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 xml:space="preserve">A </w:t>
      </w:r>
      <w:proofErr w:type="gramStart"/>
      <w:r w:rsidR="00EE2BEF">
        <w:t>HIGH PERFORMANCE</w:t>
      </w:r>
      <w:proofErr w:type="gramEnd"/>
      <w:r w:rsidR="00EE2BEF">
        <w:t xml:space="preserve"> COMPUTING CLUSTER (HPC)</w:t>
      </w:r>
      <w:r w:rsidR="0013344B">
        <w:t xml:space="preserve"> at TAMUCC</w:t>
      </w:r>
    </w:p>
    <w:p w14:paraId="2BED39FC" w14:textId="77777777" w:rsidR="00EE2BEF" w:rsidRDefault="00EE2BEF" w:rsidP="00323381"/>
    <w:p w14:paraId="46D649C5" w14:textId="77777777" w:rsidR="00372661" w:rsidRDefault="00A11325" w:rsidP="00323381">
      <w:proofErr w:type="gramStart"/>
      <w:r>
        <w:t xml:space="preserve">© </w:t>
      </w:r>
      <w:r w:rsidR="00B15AE8">
        <w:t xml:space="preserve"> Dr.</w:t>
      </w:r>
      <w:proofErr w:type="gramEnd"/>
      <w:r w:rsidR="00B15AE8">
        <w:t xml:space="preserve">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43205211" w:rsidR="00B15AE8" w:rsidRPr="00DF3AAE" w:rsidRDefault="00B15AE8" w:rsidP="00323381">
      <w:pPr>
        <w:rPr>
          <w:i/>
          <w:sz w:val="20"/>
          <w:szCs w:val="20"/>
        </w:rPr>
      </w:pPr>
      <w:r w:rsidRPr="00DF3AAE">
        <w:rPr>
          <w:i/>
          <w:sz w:val="20"/>
          <w:szCs w:val="20"/>
        </w:rPr>
        <w:t>Dr. Jonathan Puritz made dDocent 2.2</w:t>
      </w:r>
      <w:ins w:id="1" w:author="Chris Bird" w:date="2018-05-23T19:19:00Z">
        <w:r w:rsidR="00427141">
          <w:rPr>
            <w:i/>
            <w:sz w:val="20"/>
            <w:szCs w:val="20"/>
          </w:rPr>
          <w:t>.16</w:t>
        </w:r>
      </w:ins>
      <w:del w:id="2" w:author="Chris Bird" w:date="2018-05-23T19:19:00Z">
        <w:r w:rsidRPr="00DF3AAE" w:rsidDel="00427141">
          <w:rPr>
            <w:i/>
            <w:sz w:val="20"/>
            <w:szCs w:val="20"/>
          </w:rPr>
          <w:delText>4</w:delText>
        </w:r>
      </w:del>
      <w:bookmarkStart w:id="3" w:name="_GoBack"/>
      <w:bookmarkEnd w:id="3"/>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54674758" w:rsidR="00F40B61" w:rsidRDefault="00F40B61" w:rsidP="00F40B61">
      <w:pPr>
        <w:pStyle w:val="ListParagraph"/>
        <w:numPr>
          <w:ilvl w:val="0"/>
          <w:numId w:val="3"/>
        </w:numPr>
      </w:pPr>
      <w:r>
        <w:t>FASTQC</w:t>
      </w:r>
      <w:ins w:id="4" w:author="Chris Bird" w:date="2017-10-25T08:00:00Z">
        <w:r w:rsidR="008D41D7">
          <w:t xml:space="preserve"> &amp; PhiX</w:t>
        </w:r>
      </w:ins>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52253FF5" w14:textId="77777777" w:rsidR="000D4ABD" w:rsidRDefault="000D4ABD">
      <w:pPr>
        <w:rPr>
          <w:ins w:id="5" w:author="Chris Bird" w:date="2017-10-26T11:22:00Z"/>
        </w:rPr>
        <w:sectPr w:rsidR="000D4ABD">
          <w:footerReference w:type="default" r:id="rId8"/>
          <w:pgSz w:w="12240" w:h="15840"/>
          <w:pgMar w:top="1440" w:right="1440" w:bottom="1440" w:left="1440" w:header="720" w:footer="720" w:gutter="0"/>
          <w:cols w:space="720"/>
          <w:docGrid w:linePitch="360"/>
        </w:sectPr>
      </w:pPr>
    </w:p>
    <w:p w14:paraId="028A653D" w14:textId="7499FA53" w:rsidR="007870B3" w:rsidRDefault="007870B3">
      <w:del w:id="6" w:author="Chris Bird" w:date="2017-10-26T11:22:00Z">
        <w:r w:rsidDel="000D4ABD">
          <w:lastRenderedPageBreak/>
          <w:br w:type="page"/>
        </w:r>
      </w:del>
    </w:p>
    <w:p w14:paraId="125A7AB4" w14:textId="77777777" w:rsidR="00323381" w:rsidRPr="00B708FD" w:rsidRDefault="00323381" w:rsidP="00323381">
      <w:pPr>
        <w:pStyle w:val="ListParagraph"/>
        <w:numPr>
          <w:ilvl w:val="0"/>
          <w:numId w:val="1"/>
        </w:numPr>
        <w:ind w:left="720"/>
        <w:rPr>
          <w:b/>
        </w:rPr>
      </w:pPr>
      <w:r w:rsidRPr="00B708FD">
        <w:rPr>
          <w:b/>
        </w:rPr>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9"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 xml:space="preserve">When they tell you no, come see </w:t>
      </w:r>
      <w:proofErr w:type="gramStart"/>
      <w:r>
        <w:t>CEB</w:t>
      </w:r>
      <w:proofErr w:type="gramEnd"/>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proofErr w:type="gramStart"/>
      <w:r w:rsidR="00323381">
        <w:t>SSH,X</w:t>
      </w:r>
      <w:proofErr w:type="gramEnd"/>
      <w:r w:rsidR="00323381">
        <w:t>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314278" w:rsidP="009060F7">
      <w:pPr>
        <w:pStyle w:val="ListParagraph"/>
        <w:numPr>
          <w:ilvl w:val="4"/>
          <w:numId w:val="1"/>
        </w:numPr>
      </w:pPr>
      <w:hyperlink r:id="rId12"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4"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5"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lastRenderedPageBreak/>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t xml:space="preserve">ssh –X </w:t>
      </w:r>
      <w:hyperlink r:id="rId16" w:history="1">
        <w:r w:rsidR="00ED1E16" w:rsidRPr="002B445C">
          <w:rPr>
            <w:rStyle w:val="Hyperlink"/>
          </w:rPr>
          <w:t>yourislanderid@hpcm.tamucc.edu</w:t>
        </w:r>
      </w:hyperlink>
    </w:p>
    <w:p w14:paraId="1FA731CA" w14:textId="77777777" w:rsidR="00ED1E16" w:rsidRDefault="00ED1E16" w:rsidP="00ED1E16">
      <w:pPr>
        <w:pStyle w:val="ListParagraph"/>
      </w:pPr>
    </w:p>
    <w:p w14:paraId="4CB5299B" w14:textId="77777777" w:rsidR="000D4ABD" w:rsidRDefault="000D4ABD">
      <w:pPr>
        <w:rPr>
          <w:ins w:id="7" w:author="Chris Bird" w:date="2017-10-26T11:23:00Z"/>
        </w:rPr>
        <w:sectPr w:rsidR="000D4ABD">
          <w:pgSz w:w="12240" w:h="15840"/>
          <w:pgMar w:top="1440" w:right="1440" w:bottom="1440" w:left="1440" w:header="720" w:footer="720" w:gutter="0"/>
          <w:cols w:space="720"/>
          <w:docGrid w:linePitch="360"/>
        </w:sectPr>
      </w:pPr>
    </w:p>
    <w:p w14:paraId="6C2DD5F7" w14:textId="3285A91A" w:rsidR="007870B3" w:rsidRDefault="007870B3">
      <w:del w:id="8" w:author="Chris Bird" w:date="2017-10-26T11:23:00Z">
        <w:r w:rsidDel="000D4ABD">
          <w:lastRenderedPageBreak/>
          <w:br w:type="page"/>
        </w:r>
      </w:del>
    </w:p>
    <w:p w14:paraId="35765ECA" w14:textId="77777777" w:rsidR="00177A8F" w:rsidRDefault="00177A8F" w:rsidP="00323381">
      <w:pPr>
        <w:pStyle w:val="ListParagraph"/>
        <w:numPr>
          <w:ilvl w:val="0"/>
          <w:numId w:val="1"/>
        </w:numPr>
        <w:ind w:left="720"/>
        <w:rPr>
          <w:b/>
        </w:rPr>
      </w:pPr>
      <w:r w:rsidRPr="00B708FD">
        <w:rPr>
          <w:b/>
        </w:rPr>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4512281F" w:rsidR="00C809F1" w:rsidDel="000D4ABD" w:rsidRDefault="00C809F1" w:rsidP="00CF346C">
      <w:pPr>
        <w:pStyle w:val="ListParagraph"/>
        <w:numPr>
          <w:ilvl w:val="4"/>
          <w:numId w:val="1"/>
        </w:numPr>
        <w:rPr>
          <w:del w:id="9" w:author="Chris Bird" w:date="2017-10-26T11:23:00Z"/>
        </w:rPr>
      </w:pPr>
      <w:r>
        <w:t>nano scriptname.sh</w:t>
      </w:r>
    </w:p>
    <w:p w14:paraId="231C72DB" w14:textId="77777777" w:rsidR="000D4ABD" w:rsidRDefault="007870B3" w:rsidP="00CF346C">
      <w:pPr>
        <w:pStyle w:val="ListParagraph"/>
        <w:numPr>
          <w:ilvl w:val="4"/>
          <w:numId w:val="1"/>
        </w:numPr>
        <w:rPr>
          <w:ins w:id="10" w:author="Chris Bird" w:date="2017-10-26T11:23:00Z"/>
        </w:rPr>
        <w:sectPr w:rsidR="000D4ABD">
          <w:pgSz w:w="12240" w:h="15840"/>
          <w:pgMar w:top="1440" w:right="1440" w:bottom="1440" w:left="1440" w:header="720" w:footer="720" w:gutter="0"/>
          <w:cols w:space="720"/>
          <w:docGrid w:linePitch="360"/>
        </w:sectPr>
      </w:pPr>
      <w:del w:id="11" w:author="Chris Bird" w:date="2017-10-26T11:23:00Z">
        <w:r w:rsidDel="000D4ABD">
          <w:br w:type="page"/>
        </w:r>
      </w:del>
    </w:p>
    <w:p w14:paraId="6057651C" w14:textId="04D2B954" w:rsidR="007870B3" w:rsidRDefault="007870B3"/>
    <w:p w14:paraId="13CECF39" w14:textId="77777777" w:rsidR="006575AA" w:rsidRPr="00B15AE8" w:rsidRDefault="006575AA" w:rsidP="006575AA">
      <w:pPr>
        <w:pStyle w:val="ListParagraph"/>
        <w:numPr>
          <w:ilvl w:val="0"/>
          <w:numId w:val="1"/>
        </w:numPr>
        <w:rPr>
          <w:b/>
        </w:rPr>
      </w:pPr>
      <w:r w:rsidRPr="00B15AE8">
        <w:rPr>
          <w:b/>
        </w:rPr>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39A92F40" w:rsidR="005F098D" w:rsidRPr="00B15AE8" w:rsidRDefault="00B4059E" w:rsidP="005F098D">
      <w:pPr>
        <w:pStyle w:val="ListParagraph"/>
        <w:numPr>
          <w:ilvl w:val="3"/>
          <w:numId w:val="1"/>
        </w:numPr>
      </w:pPr>
      <w:r w:rsidRPr="004C7470">
        <w:rPr>
          <w:rFonts w:ascii="Courier New" w:hAnsi="Courier New" w:cs="Courier New"/>
          <w:color w:val="0070C0"/>
          <w:rPrChange w:id="12" w:author="Chris Bird" w:date="2018-05-15T06:16:00Z">
            <w:rPr/>
          </w:rPrChange>
        </w:rPr>
        <w:t>c</w:t>
      </w:r>
      <w:r w:rsidR="005F098D" w:rsidRPr="004C7470">
        <w:rPr>
          <w:rFonts w:ascii="Courier New" w:hAnsi="Courier New" w:cs="Courier New"/>
          <w:color w:val="0070C0"/>
          <w:rPrChange w:id="13" w:author="Chris Bird" w:date="2018-05-15T06:16:00Z">
            <w:rPr/>
          </w:rPrChange>
        </w:rPr>
        <w:t>d $WOR</w:t>
      </w:r>
      <w:ins w:id="14" w:author="Chris Bird" w:date="2018-05-15T06:16:00Z">
        <w:r w:rsidR="004C7470">
          <w:rPr>
            <w:rFonts w:ascii="Courier New" w:hAnsi="Courier New" w:cs="Courier New"/>
            <w:color w:val="0070C0"/>
          </w:rPr>
          <w:t>K</w:t>
        </w:r>
      </w:ins>
      <w:del w:id="15" w:author="Chris Bird" w:date="2018-05-15T06:16:00Z">
        <w:r w:rsidR="005F098D" w:rsidRPr="00B15AE8" w:rsidDel="004C7470">
          <w:delText>K</w:delText>
        </w:r>
      </w:del>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4C7470" w:rsidRDefault="005F098D" w:rsidP="005F098D">
      <w:pPr>
        <w:pStyle w:val="ListParagraph"/>
        <w:numPr>
          <w:ilvl w:val="5"/>
          <w:numId w:val="1"/>
        </w:numPr>
        <w:rPr>
          <w:rFonts w:ascii="Courier New" w:hAnsi="Courier New" w:cs="Courier New"/>
          <w:rPrChange w:id="16" w:author="Chris Bird" w:date="2018-05-15T06:15:00Z">
            <w:rPr/>
          </w:rPrChange>
        </w:rPr>
      </w:pPr>
      <w:r w:rsidRPr="004C7470">
        <w:rPr>
          <w:rFonts w:ascii="Courier New" w:hAnsi="Courier New" w:cs="Courier New"/>
          <w:color w:val="0070C0"/>
          <w:rPrChange w:id="17" w:author="Chris Bird" w:date="2018-05-15T06:15:00Z">
            <w:rPr/>
          </w:rPrChange>
        </w:rPr>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4050D6BC" w:rsidR="0073246B" w:rsidRPr="00B15AE8" w:rsidRDefault="0073246B" w:rsidP="0073246B">
      <w:pPr>
        <w:pStyle w:val="ListParagraph"/>
        <w:numPr>
          <w:ilvl w:val="3"/>
          <w:numId w:val="1"/>
        </w:numPr>
      </w:pPr>
      <w:r w:rsidRPr="004C7470">
        <w:rPr>
          <w:rFonts w:ascii="Courier New" w:hAnsi="Courier New" w:cs="Courier New"/>
          <w:color w:val="0070C0"/>
          <w:rPrChange w:id="18" w:author="Chris Bird" w:date="2018-05-15T06:16:00Z">
            <w:rPr/>
          </w:rPrChange>
        </w:rPr>
        <w:t>/work/</w:t>
      </w:r>
      <w:del w:id="19" w:author="Chris Bird" w:date="2018-05-15T06:17:00Z">
        <w:r w:rsidRPr="004C7470" w:rsidDel="004C7470">
          <w:rPr>
            <w:rFonts w:ascii="Courier New" w:hAnsi="Courier New" w:cs="Courier New"/>
            <w:color w:val="0070C0"/>
            <w:rPrChange w:id="20" w:author="Chris Bird" w:date="2018-05-15T06:16:00Z">
              <w:rPr/>
            </w:rPrChange>
          </w:rPr>
          <w:delText>GenomicSamples</w:delText>
        </w:r>
      </w:del>
      <w:ins w:id="21" w:author="Chris Bird" w:date="2018-05-15T06:17:00Z">
        <w:r w:rsidR="004C7470">
          <w:rPr>
            <w:rFonts w:ascii="Courier New" w:hAnsi="Courier New" w:cs="Courier New"/>
            <w:color w:val="0070C0"/>
          </w:rPr>
          <w:t>hobi</w:t>
        </w:r>
      </w:ins>
      <w:r w:rsidRPr="004C7470">
        <w:rPr>
          <w:rFonts w:ascii="Courier New" w:hAnsi="Courier New" w:cs="Courier New"/>
          <w:color w:val="0070C0"/>
          <w:rPrChange w:id="22" w:author="Chris Bird" w:date="2018-05-15T06:16:00Z">
            <w:rPr/>
          </w:rPrChange>
        </w:rPr>
        <w:t>/</w:t>
      </w:r>
      <w:del w:id="23" w:author="Chris Bird" w:date="2018-05-15T06:17:00Z">
        <w:r w:rsidRPr="004C7470" w:rsidDel="004C7470">
          <w:rPr>
            <w:rFonts w:ascii="Courier New" w:hAnsi="Courier New" w:cs="Courier New"/>
            <w:color w:val="0070C0"/>
            <w:rPrChange w:id="24" w:author="Chris Bird" w:date="2018-05-15T06:16:00Z">
              <w:rPr/>
            </w:rPrChange>
          </w:rPr>
          <w:delText>cbird</w:delText>
        </w:r>
      </w:del>
      <w:ins w:id="25" w:author="Chris Bird" w:date="2018-05-15T06:17:00Z">
        <w:r w:rsidR="004C7470">
          <w:rPr>
            <w:rFonts w:ascii="Courier New" w:hAnsi="Courier New" w:cs="Courier New"/>
            <w:color w:val="0070C0"/>
          </w:rPr>
          <w:t>GCL</w:t>
        </w:r>
      </w:ins>
      <w:r w:rsidRPr="004C7470">
        <w:rPr>
          <w:rFonts w:ascii="Courier New" w:hAnsi="Courier New" w:cs="Courier New"/>
          <w:color w:val="0070C0"/>
          <w:rPrChange w:id="26" w:author="Chris Bird" w:date="2018-05-15T06:16:00Z">
            <w:rPr/>
          </w:rPrChange>
        </w:rPr>
        <w:t>/script</w:t>
      </w:r>
      <w:ins w:id="27" w:author="Chris Bird" w:date="2018-05-15T06:16:00Z">
        <w:r w:rsidR="004C7470">
          <w:rPr>
            <w:rFonts w:ascii="Courier New" w:hAnsi="Courier New" w:cs="Courier New"/>
            <w:color w:val="0070C0"/>
          </w:rPr>
          <w:t>s</w:t>
        </w:r>
      </w:ins>
      <w:del w:id="28" w:author="Chris Bird" w:date="2018-05-15T06:16:00Z">
        <w:r w:rsidRPr="00B15AE8" w:rsidDel="004C7470">
          <w:delText>s</w:delText>
        </w:r>
      </w:del>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3A5B0DB5" w:rsidR="0073246B" w:rsidRPr="00B15AE8" w:rsidRDefault="004C7470" w:rsidP="0073246B">
      <w:pPr>
        <w:pStyle w:val="ListParagraph"/>
        <w:numPr>
          <w:ilvl w:val="3"/>
          <w:numId w:val="1"/>
        </w:numPr>
      </w:pPr>
      <w:ins w:id="29" w:author="Chris Bird" w:date="2018-05-15T06:16:00Z">
        <w:r w:rsidRPr="004C7470">
          <w:rPr>
            <w:rFonts w:ascii="Courier New" w:hAnsi="Courier New" w:cs="Courier New"/>
            <w:color w:val="0070C0"/>
            <w:rPrChange w:id="30" w:author="Chris Bird" w:date="2018-05-15T06:17:00Z">
              <w:rPr/>
            </w:rPrChange>
          </w:rPr>
          <w:t>m</w:t>
        </w:r>
      </w:ins>
      <w:del w:id="31" w:author="Chris Bird" w:date="2018-05-15T06:16:00Z">
        <w:r w:rsidR="0073246B" w:rsidRPr="004C7470" w:rsidDel="004C7470">
          <w:rPr>
            <w:rFonts w:ascii="Courier New" w:hAnsi="Courier New" w:cs="Courier New"/>
            <w:color w:val="0070C0"/>
            <w:rPrChange w:id="32" w:author="Chris Bird" w:date="2018-05-15T06:17:00Z">
              <w:rPr/>
            </w:rPrChange>
          </w:rPr>
          <w:delText>M</w:delText>
        </w:r>
      </w:del>
      <w:r w:rsidR="0073246B" w:rsidRPr="004C7470">
        <w:rPr>
          <w:rFonts w:ascii="Courier New" w:hAnsi="Courier New" w:cs="Courier New"/>
          <w:color w:val="0070C0"/>
          <w:rPrChange w:id="33" w:author="Chris Bird" w:date="2018-05-15T06:17:00Z">
            <w:rPr/>
          </w:rPrChange>
        </w:rPr>
        <w:t>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4C7470">
        <w:rPr>
          <w:rFonts w:ascii="Courier New" w:hAnsi="Courier New" w:cs="Courier New"/>
          <w:color w:val="0070C0"/>
          <w:rPrChange w:id="34" w:author="Chris Bird" w:date="2018-05-15T06:16:00Z">
            <w:rPr/>
          </w:rPrChange>
        </w:rPr>
        <w:t>cp /work/GenomicSamples/cbird/scripts</w:t>
      </w:r>
      <w:r w:rsidR="00DF031A" w:rsidRPr="004C7470">
        <w:rPr>
          <w:rFonts w:ascii="Courier New" w:hAnsi="Courier New" w:cs="Courier New"/>
          <w:color w:val="0070C0"/>
          <w:rPrChange w:id="35" w:author="Chris Bird" w:date="2018-05-15T06:16:00Z">
            <w:rPr/>
          </w:rPrChange>
        </w:rPr>
        <w:t>/</w:t>
      </w:r>
      <w:proofErr w:type="gramStart"/>
      <w:r w:rsidR="00DF031A" w:rsidRPr="004C7470">
        <w:rPr>
          <w:rFonts w:ascii="Courier New" w:hAnsi="Courier New" w:cs="Courier New"/>
          <w:color w:val="0070C0"/>
          <w:rPrChange w:id="36" w:author="Chris Bird" w:date="2018-05-15T06:16:00Z">
            <w:rPr/>
          </w:rPrChange>
        </w:rPr>
        <w:t>*</w:t>
      </w:r>
      <w:r w:rsidRPr="004C7470">
        <w:rPr>
          <w:rFonts w:ascii="Courier New" w:hAnsi="Courier New" w:cs="Courier New"/>
          <w:color w:val="0070C0"/>
          <w:rPrChange w:id="37" w:author="Chris Bird" w:date="2018-05-15T06:16:00Z">
            <w:rPr/>
          </w:rPrChange>
        </w:rPr>
        <w:t xml:space="preserve"> .</w:t>
      </w:r>
      <w:proofErr w:type="gramEnd"/>
      <w:r w:rsidRPr="004C7470">
        <w:rPr>
          <w:rFonts w:ascii="Courier New" w:hAnsi="Courier New" w:cs="Courier New"/>
          <w:color w:val="0070C0"/>
          <w:rPrChange w:id="38" w:author="Chris Bird" w:date="2018-05-15T06:16:00Z">
            <w:rPr/>
          </w:rPrChange>
        </w:rPr>
        <w:t>/scripts</w:t>
      </w:r>
    </w:p>
    <w:p w14:paraId="35EBCCDC" w14:textId="77777777" w:rsidR="00DF031A" w:rsidRDefault="00DF031A" w:rsidP="0073246B">
      <w:pPr>
        <w:pStyle w:val="ListParagraph"/>
        <w:numPr>
          <w:ilvl w:val="3"/>
          <w:numId w:val="1"/>
        </w:numPr>
      </w:pPr>
      <w:r w:rsidRPr="004C7470">
        <w:rPr>
          <w:rFonts w:ascii="Courier New" w:hAnsi="Courier New" w:cs="Courier New"/>
          <w:color w:val="0070C0"/>
          <w:rPrChange w:id="39" w:author="Chris Bird" w:date="2018-05-15T06:16:00Z">
            <w:rPr/>
          </w:rPrChange>
        </w:rPr>
        <w:t>mkdir scripts/ddocent</w:t>
      </w:r>
    </w:p>
    <w:p w14:paraId="321EE658" w14:textId="42EAB9C9" w:rsidR="00DF031A" w:rsidRPr="00B15AE8" w:rsidRDefault="00DF031A" w:rsidP="0073246B">
      <w:pPr>
        <w:pStyle w:val="ListParagraph"/>
        <w:numPr>
          <w:ilvl w:val="3"/>
          <w:numId w:val="1"/>
        </w:numPr>
      </w:pPr>
      <w:r w:rsidRPr="004C7470">
        <w:rPr>
          <w:rFonts w:ascii="Courier New" w:hAnsi="Courier New" w:cs="Courier New"/>
          <w:color w:val="0070C0"/>
          <w:rPrChange w:id="40" w:author="Chris Bird" w:date="2018-05-15T06:17:00Z">
            <w:rPr/>
          </w:rPrChange>
        </w:rPr>
        <w:t>cp /work/</w:t>
      </w:r>
      <w:del w:id="41" w:author="Chris Bird" w:date="2018-05-15T06:17:00Z">
        <w:r w:rsidRPr="004C7470" w:rsidDel="004C7470">
          <w:rPr>
            <w:rFonts w:ascii="Courier New" w:hAnsi="Courier New" w:cs="Courier New"/>
            <w:color w:val="0070C0"/>
            <w:rPrChange w:id="42" w:author="Chris Bird" w:date="2018-05-15T06:17:00Z">
              <w:rPr/>
            </w:rPrChange>
          </w:rPr>
          <w:delText>GenomicSamples</w:delText>
        </w:r>
      </w:del>
      <w:ins w:id="43" w:author="Chris Bird" w:date="2018-05-15T06:17:00Z">
        <w:r w:rsidR="004C7470">
          <w:rPr>
            <w:rFonts w:ascii="Courier New" w:hAnsi="Courier New" w:cs="Courier New"/>
            <w:color w:val="0070C0"/>
          </w:rPr>
          <w:t>hobi</w:t>
        </w:r>
      </w:ins>
      <w:r w:rsidRPr="004C7470">
        <w:rPr>
          <w:rFonts w:ascii="Courier New" w:hAnsi="Courier New" w:cs="Courier New"/>
          <w:color w:val="0070C0"/>
          <w:rPrChange w:id="44" w:author="Chris Bird" w:date="2018-05-15T06:17:00Z">
            <w:rPr/>
          </w:rPrChange>
        </w:rPr>
        <w:t>/</w:t>
      </w:r>
      <w:del w:id="45" w:author="Chris Bird" w:date="2018-05-15T06:17:00Z">
        <w:r w:rsidRPr="004C7470" w:rsidDel="004C7470">
          <w:rPr>
            <w:rFonts w:ascii="Courier New" w:hAnsi="Courier New" w:cs="Courier New"/>
            <w:color w:val="0070C0"/>
            <w:rPrChange w:id="46" w:author="Chris Bird" w:date="2018-05-15T06:17:00Z">
              <w:rPr/>
            </w:rPrChange>
          </w:rPr>
          <w:delText>cbird</w:delText>
        </w:r>
      </w:del>
      <w:ins w:id="47" w:author="Chris Bird" w:date="2018-05-15T06:17:00Z">
        <w:r w:rsidR="004C7470">
          <w:rPr>
            <w:rFonts w:ascii="Courier New" w:hAnsi="Courier New" w:cs="Courier New"/>
            <w:color w:val="0070C0"/>
          </w:rPr>
          <w:t>GCL</w:t>
        </w:r>
      </w:ins>
      <w:r w:rsidRPr="004C7470">
        <w:rPr>
          <w:rFonts w:ascii="Courier New" w:hAnsi="Courier New" w:cs="Courier New"/>
          <w:color w:val="0070C0"/>
          <w:rPrChange w:id="48" w:author="Chris Bird" w:date="2018-05-15T06:17:00Z">
            <w:rPr/>
          </w:rPrChange>
        </w:rPr>
        <w:t>/scripts/</w:t>
      </w:r>
      <w:del w:id="49" w:author="Chris Bird" w:date="2018-05-15T06:18:00Z">
        <w:r w:rsidRPr="004C7470" w:rsidDel="004C7470">
          <w:rPr>
            <w:rFonts w:ascii="Courier New" w:hAnsi="Courier New" w:cs="Courier New"/>
            <w:color w:val="0070C0"/>
            <w:rPrChange w:id="50" w:author="Chris Bird" w:date="2018-05-15T06:17:00Z">
              <w:rPr/>
            </w:rPrChange>
          </w:rPr>
          <w:delText>ddocent/</w:delText>
        </w:r>
      </w:del>
      <w:proofErr w:type="gramStart"/>
      <w:r w:rsidRPr="004C7470">
        <w:rPr>
          <w:rFonts w:ascii="Courier New" w:hAnsi="Courier New" w:cs="Courier New"/>
          <w:color w:val="0070C0"/>
          <w:rPrChange w:id="51" w:author="Chris Bird" w:date="2018-05-15T06:17:00Z">
            <w:rPr/>
          </w:rPrChange>
        </w:rPr>
        <w:t>* .</w:t>
      </w:r>
      <w:proofErr w:type="gramEnd"/>
      <w:r w:rsidRPr="004C7470">
        <w:rPr>
          <w:rFonts w:ascii="Courier New" w:hAnsi="Courier New" w:cs="Courier New"/>
          <w:color w:val="0070C0"/>
          <w:rPrChange w:id="52" w:author="Chris Bird" w:date="2018-05-15T06:17:00Z">
            <w:rPr/>
          </w:rPrChange>
        </w:rPr>
        <w:t>/scripts</w:t>
      </w:r>
      <w:del w:id="53" w:author="Chris Bird" w:date="2018-05-15T06:18:00Z">
        <w:r w:rsidRPr="004C7470" w:rsidDel="004C7470">
          <w:rPr>
            <w:rFonts w:ascii="Courier New" w:hAnsi="Courier New" w:cs="Courier New"/>
            <w:color w:val="0070C0"/>
            <w:rPrChange w:id="54" w:author="Chris Bird" w:date="2018-05-15T06:17:00Z">
              <w:rPr/>
            </w:rPrChange>
          </w:rPr>
          <w:delText>/ddocent</w:delText>
        </w:r>
      </w:del>
    </w:p>
    <w:p w14:paraId="66779050" w14:textId="77777777" w:rsidR="009B6098" w:rsidRPr="00B15AE8" w:rsidRDefault="009B6098" w:rsidP="009B6098">
      <w:pPr>
        <w:pStyle w:val="ListParagraph"/>
        <w:numPr>
          <w:ilvl w:val="1"/>
          <w:numId w:val="1"/>
        </w:numPr>
      </w:pPr>
      <w:r w:rsidRPr="00B15AE8">
        <w:t>Project directory</w:t>
      </w:r>
    </w:p>
    <w:p w14:paraId="55371A59" w14:textId="76B11419" w:rsidR="00E2500B" w:rsidRDefault="00E2500B" w:rsidP="00E2500B">
      <w:pPr>
        <w:pStyle w:val="ListParagraph"/>
        <w:numPr>
          <w:ilvl w:val="2"/>
          <w:numId w:val="1"/>
        </w:numPr>
        <w:rPr>
          <w:moveTo w:id="55" w:author="Christopher Bird" w:date="2017-03-25T09:02:00Z"/>
        </w:rPr>
      </w:pPr>
      <w:moveToRangeStart w:id="56" w:author="Christopher Bird" w:date="2017-03-25T09:02:00Z" w:name="move478195855"/>
      <w:moveTo w:id="57" w:author="Christopher Bird" w:date="2017-03-25T09:02:00Z">
        <w:r w:rsidRPr="00B15AE8">
          <w:t xml:space="preserve">this script, </w:t>
        </w:r>
        <w:r w:rsidRPr="004C7470">
          <w:rPr>
            <w:rFonts w:ascii="Courier New" w:hAnsi="Courier New" w:cs="Courier New"/>
            <w:b/>
            <w:color w:val="0070C0"/>
            <w:rPrChange w:id="58" w:author="Chris Bird" w:date="2018-05-15T06:15:00Z">
              <w:rPr/>
            </w:rPrChange>
          </w:rPr>
          <w:t>stdir</w:t>
        </w:r>
      </w:moveTo>
      <w:ins w:id="59" w:author="Chris Bird" w:date="2018-05-15T06:13:00Z">
        <w:r w:rsidR="008E442B" w:rsidRPr="004C7470">
          <w:rPr>
            <w:rFonts w:ascii="Courier New" w:hAnsi="Courier New" w:cs="Courier New"/>
            <w:b/>
            <w:color w:val="0070C0"/>
            <w:rPrChange w:id="60" w:author="Chris Bird" w:date="2018-05-15T06:15:00Z">
              <w:rPr/>
            </w:rPrChange>
          </w:rPr>
          <w:t>2</w:t>
        </w:r>
      </w:ins>
      <w:moveTo w:id="61" w:author="Christopher Bird" w:date="2017-03-25T09:02:00Z">
        <w:r w:rsidRPr="004C7470">
          <w:rPr>
            <w:rFonts w:ascii="Courier New" w:hAnsi="Courier New" w:cs="Courier New"/>
            <w:b/>
            <w:color w:val="0070C0"/>
            <w:rPrChange w:id="62" w:author="Chris Bird" w:date="2018-05-15T06:15:00Z">
              <w:rPr/>
            </w:rPrChange>
          </w:rPr>
          <w:t>.sh</w:t>
        </w:r>
        <w:r w:rsidRPr="00B15AE8">
          <w:t>,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63" w:author="Christopher Bird" w:date="2017-03-25T09:02:00Z"/>
        </w:rPr>
      </w:pPr>
    </w:p>
    <w:p w14:paraId="5462B5B0" w14:textId="77777777" w:rsidR="00E2500B" w:rsidRPr="004C7470" w:rsidRDefault="00E2500B" w:rsidP="00E2500B">
      <w:pPr>
        <w:pStyle w:val="ListParagraph"/>
        <w:ind w:left="2880"/>
        <w:rPr>
          <w:moveTo w:id="64" w:author="Christopher Bird" w:date="2017-03-25T09:02:00Z"/>
          <w:rFonts w:ascii="Courier New" w:hAnsi="Courier New" w:cs="Courier New"/>
          <w:color w:val="0070C0"/>
          <w:sz w:val="12"/>
          <w:szCs w:val="12"/>
          <w:rPrChange w:id="65" w:author="Chris Bird" w:date="2018-05-15T06:19:00Z">
            <w:rPr>
              <w:moveTo w:id="66" w:author="Christopher Bird" w:date="2017-03-25T09:02:00Z"/>
              <w:rFonts w:ascii="Courier New" w:hAnsi="Courier New" w:cs="Courier New"/>
              <w:sz w:val="12"/>
              <w:szCs w:val="12"/>
            </w:rPr>
          </w:rPrChange>
        </w:rPr>
      </w:pPr>
      <w:proofErr w:type="gramStart"/>
      <w:moveTo w:id="67" w:author="Christopher Bird" w:date="2017-03-25T09:02:00Z">
        <w:r w:rsidRPr="004C7470">
          <w:rPr>
            <w:rFonts w:ascii="Courier New" w:hAnsi="Courier New" w:cs="Courier New"/>
            <w:color w:val="0070C0"/>
            <w:sz w:val="12"/>
            <w:szCs w:val="12"/>
            <w:rPrChange w:id="68" w:author="Chris Bird" w:date="2018-05-15T06:19:00Z">
              <w:rPr>
                <w:rFonts w:ascii="Courier New" w:hAnsi="Courier New" w:cs="Courier New"/>
                <w:sz w:val="12"/>
                <w:szCs w:val="12"/>
              </w:rPr>
            </w:rPrChange>
          </w:rPr>
          <w:t>#!/</w:t>
        </w:r>
        <w:proofErr w:type="gramEnd"/>
        <w:r w:rsidRPr="004C7470">
          <w:rPr>
            <w:rFonts w:ascii="Courier New" w:hAnsi="Courier New" w:cs="Courier New"/>
            <w:color w:val="0070C0"/>
            <w:sz w:val="12"/>
            <w:szCs w:val="12"/>
            <w:rPrChange w:id="69" w:author="Chris Bird" w:date="2018-05-15T06:19:00Z">
              <w:rPr>
                <w:rFonts w:ascii="Courier New" w:hAnsi="Courier New" w:cs="Courier New"/>
                <w:sz w:val="12"/>
                <w:szCs w:val="12"/>
              </w:rPr>
            </w:rPrChange>
          </w:rPr>
          <w:t>bin/bash</w:t>
        </w:r>
      </w:moveTo>
    </w:p>
    <w:p w14:paraId="1BB9B45C" w14:textId="77777777" w:rsidR="004C7470" w:rsidRPr="004C7470" w:rsidRDefault="004C7470" w:rsidP="004C7470">
      <w:pPr>
        <w:pStyle w:val="ListParagraph"/>
        <w:ind w:left="2880"/>
        <w:rPr>
          <w:ins w:id="70" w:author="Chris Bird" w:date="2018-05-15T06:19:00Z"/>
          <w:rFonts w:ascii="Courier New" w:hAnsi="Courier New" w:cs="Courier New"/>
          <w:color w:val="0070C0"/>
          <w:sz w:val="12"/>
          <w:szCs w:val="12"/>
        </w:rPr>
      </w:pPr>
      <w:ins w:id="71" w:author="Chris Bird" w:date="2018-05-15T06:19:00Z">
        <w:r w:rsidRPr="004C7470">
          <w:rPr>
            <w:rFonts w:ascii="Courier New" w:hAnsi="Courier New" w:cs="Courier New"/>
            <w:color w:val="0070C0"/>
            <w:sz w:val="12"/>
            <w:szCs w:val="12"/>
          </w:rPr>
          <w:t>mkdir assembly</w:t>
        </w:r>
      </w:ins>
    </w:p>
    <w:p w14:paraId="3E48FFFE" w14:textId="77777777" w:rsidR="004C7470" w:rsidRPr="004C7470" w:rsidRDefault="004C7470" w:rsidP="004C7470">
      <w:pPr>
        <w:pStyle w:val="ListParagraph"/>
        <w:ind w:left="2880"/>
        <w:rPr>
          <w:ins w:id="72" w:author="Chris Bird" w:date="2018-05-15T06:19:00Z"/>
          <w:rFonts w:ascii="Courier New" w:hAnsi="Courier New" w:cs="Courier New"/>
          <w:color w:val="0070C0"/>
          <w:sz w:val="12"/>
          <w:szCs w:val="12"/>
        </w:rPr>
      </w:pPr>
      <w:ins w:id="73" w:author="Chris Bird" w:date="2018-05-15T06:19:00Z">
        <w:r w:rsidRPr="004C7470">
          <w:rPr>
            <w:rFonts w:ascii="Courier New" w:hAnsi="Courier New" w:cs="Courier New"/>
            <w:color w:val="0070C0"/>
            <w:sz w:val="12"/>
            <w:szCs w:val="12"/>
          </w:rPr>
          <w:t>mkdir assembly/FASTQC</w:t>
        </w:r>
      </w:ins>
    </w:p>
    <w:p w14:paraId="1191938F" w14:textId="77777777" w:rsidR="004C7470" w:rsidRPr="004C7470" w:rsidRDefault="004C7470" w:rsidP="004C7470">
      <w:pPr>
        <w:pStyle w:val="ListParagraph"/>
        <w:ind w:left="2880"/>
        <w:rPr>
          <w:ins w:id="74" w:author="Chris Bird" w:date="2018-05-15T06:19:00Z"/>
          <w:rFonts w:ascii="Courier New" w:hAnsi="Courier New" w:cs="Courier New"/>
          <w:color w:val="0070C0"/>
          <w:sz w:val="12"/>
          <w:szCs w:val="12"/>
        </w:rPr>
      </w:pPr>
      <w:ins w:id="75" w:author="Chris Bird" w:date="2018-05-15T06:19:00Z">
        <w:r w:rsidRPr="004C7470">
          <w:rPr>
            <w:rFonts w:ascii="Courier New" w:hAnsi="Courier New" w:cs="Courier New"/>
            <w:color w:val="0070C0"/>
            <w:sz w:val="12"/>
            <w:szCs w:val="12"/>
          </w:rPr>
          <w:t>mkdir assembly/logfiles</w:t>
        </w:r>
      </w:ins>
    </w:p>
    <w:p w14:paraId="18D69816" w14:textId="77777777" w:rsidR="004C7470" w:rsidRPr="004C7470" w:rsidRDefault="004C7470" w:rsidP="004C7470">
      <w:pPr>
        <w:pStyle w:val="ListParagraph"/>
        <w:ind w:left="2880"/>
        <w:rPr>
          <w:ins w:id="76" w:author="Chris Bird" w:date="2018-05-15T06:19:00Z"/>
          <w:rFonts w:ascii="Courier New" w:hAnsi="Courier New" w:cs="Courier New"/>
          <w:color w:val="0070C0"/>
          <w:sz w:val="12"/>
          <w:szCs w:val="12"/>
        </w:rPr>
      </w:pPr>
      <w:ins w:id="77" w:author="Chris Bird" w:date="2018-05-15T06:19:00Z">
        <w:r w:rsidRPr="004C7470">
          <w:rPr>
            <w:rFonts w:ascii="Courier New" w:hAnsi="Courier New" w:cs="Courier New"/>
            <w:color w:val="0070C0"/>
            <w:sz w:val="12"/>
            <w:szCs w:val="12"/>
          </w:rPr>
          <w:t>mkdir assembly/trimreports</w:t>
        </w:r>
      </w:ins>
    </w:p>
    <w:p w14:paraId="7B95543D" w14:textId="77777777" w:rsidR="004C7470" w:rsidRPr="004C7470" w:rsidRDefault="004C7470" w:rsidP="004C7470">
      <w:pPr>
        <w:pStyle w:val="ListParagraph"/>
        <w:ind w:left="2880"/>
        <w:rPr>
          <w:ins w:id="78" w:author="Chris Bird" w:date="2018-05-15T06:19:00Z"/>
          <w:rFonts w:ascii="Courier New" w:hAnsi="Courier New" w:cs="Courier New"/>
          <w:color w:val="0070C0"/>
          <w:sz w:val="12"/>
          <w:szCs w:val="12"/>
        </w:rPr>
      </w:pPr>
      <w:ins w:id="79" w:author="Chris Bird" w:date="2018-05-15T06:19:00Z">
        <w:r w:rsidRPr="004C7470">
          <w:rPr>
            <w:rFonts w:ascii="Courier New" w:hAnsi="Courier New" w:cs="Courier New"/>
            <w:color w:val="0070C0"/>
            <w:sz w:val="12"/>
            <w:szCs w:val="12"/>
          </w:rPr>
          <w:t>mkdir fastq</w:t>
        </w:r>
      </w:ins>
    </w:p>
    <w:p w14:paraId="2ACD969B" w14:textId="77777777" w:rsidR="004C7470" w:rsidRPr="004C7470" w:rsidRDefault="004C7470" w:rsidP="004C7470">
      <w:pPr>
        <w:pStyle w:val="ListParagraph"/>
        <w:ind w:left="2880"/>
        <w:rPr>
          <w:ins w:id="80" w:author="Chris Bird" w:date="2018-05-15T06:19:00Z"/>
          <w:rFonts w:ascii="Courier New" w:hAnsi="Courier New" w:cs="Courier New"/>
          <w:color w:val="0070C0"/>
          <w:sz w:val="12"/>
          <w:szCs w:val="12"/>
        </w:rPr>
      </w:pPr>
      <w:ins w:id="81" w:author="Chris Bird" w:date="2018-05-15T06:19:00Z">
        <w:r w:rsidRPr="004C7470">
          <w:rPr>
            <w:rFonts w:ascii="Courier New" w:hAnsi="Courier New" w:cs="Courier New"/>
            <w:color w:val="0070C0"/>
            <w:sz w:val="12"/>
            <w:szCs w:val="12"/>
          </w:rPr>
          <w:t>mkdir FASTQC</w:t>
        </w:r>
      </w:ins>
    </w:p>
    <w:p w14:paraId="2C178842" w14:textId="77777777" w:rsidR="004C7470" w:rsidRPr="004C7470" w:rsidRDefault="004C7470" w:rsidP="004C7470">
      <w:pPr>
        <w:pStyle w:val="ListParagraph"/>
        <w:ind w:left="2880"/>
        <w:rPr>
          <w:ins w:id="82" w:author="Chris Bird" w:date="2018-05-15T06:19:00Z"/>
          <w:rFonts w:ascii="Courier New" w:hAnsi="Courier New" w:cs="Courier New"/>
          <w:color w:val="0070C0"/>
          <w:sz w:val="12"/>
          <w:szCs w:val="12"/>
        </w:rPr>
      </w:pPr>
      <w:ins w:id="83" w:author="Chris Bird" w:date="2018-05-15T06:19:00Z">
        <w:r w:rsidRPr="004C7470">
          <w:rPr>
            <w:rFonts w:ascii="Courier New" w:hAnsi="Courier New" w:cs="Courier New"/>
            <w:color w:val="0070C0"/>
            <w:sz w:val="12"/>
            <w:szCs w:val="12"/>
          </w:rPr>
          <w:t>mkdir highReadNum</w:t>
        </w:r>
      </w:ins>
    </w:p>
    <w:p w14:paraId="1DD31E8D" w14:textId="77777777" w:rsidR="004C7470" w:rsidRPr="004C7470" w:rsidRDefault="004C7470" w:rsidP="004C7470">
      <w:pPr>
        <w:pStyle w:val="ListParagraph"/>
        <w:ind w:left="2880"/>
        <w:rPr>
          <w:ins w:id="84" w:author="Chris Bird" w:date="2018-05-15T06:19:00Z"/>
          <w:rFonts w:ascii="Courier New" w:hAnsi="Courier New" w:cs="Courier New"/>
          <w:color w:val="0070C0"/>
          <w:sz w:val="12"/>
          <w:szCs w:val="12"/>
        </w:rPr>
      </w:pPr>
      <w:ins w:id="85" w:author="Chris Bird" w:date="2018-05-15T06:19:00Z">
        <w:r w:rsidRPr="004C7470">
          <w:rPr>
            <w:rFonts w:ascii="Courier New" w:hAnsi="Courier New" w:cs="Courier New"/>
            <w:color w:val="0070C0"/>
            <w:sz w:val="12"/>
            <w:szCs w:val="12"/>
          </w:rPr>
          <w:t>mkdir lowReadNum</w:t>
        </w:r>
      </w:ins>
    </w:p>
    <w:p w14:paraId="4747C124" w14:textId="77777777" w:rsidR="004C7470" w:rsidRPr="004C7470" w:rsidRDefault="004C7470" w:rsidP="004C7470">
      <w:pPr>
        <w:pStyle w:val="ListParagraph"/>
        <w:ind w:left="2880"/>
        <w:rPr>
          <w:ins w:id="86" w:author="Chris Bird" w:date="2018-05-15T06:19:00Z"/>
          <w:rFonts w:ascii="Courier New" w:hAnsi="Courier New" w:cs="Courier New"/>
          <w:color w:val="0070C0"/>
          <w:sz w:val="12"/>
          <w:szCs w:val="12"/>
        </w:rPr>
      </w:pPr>
      <w:ins w:id="87" w:author="Chris Bird" w:date="2018-05-15T06:19:00Z">
        <w:r w:rsidRPr="004C7470">
          <w:rPr>
            <w:rFonts w:ascii="Courier New" w:hAnsi="Courier New" w:cs="Courier New"/>
            <w:color w:val="0070C0"/>
            <w:sz w:val="12"/>
            <w:szCs w:val="12"/>
          </w:rPr>
          <w:t>mkdir mapping</w:t>
        </w:r>
      </w:ins>
    </w:p>
    <w:p w14:paraId="26C96B94" w14:textId="77777777" w:rsidR="004C7470" w:rsidRPr="004C7470" w:rsidRDefault="004C7470" w:rsidP="004C7470">
      <w:pPr>
        <w:pStyle w:val="ListParagraph"/>
        <w:ind w:left="2880"/>
        <w:rPr>
          <w:ins w:id="88" w:author="Chris Bird" w:date="2018-05-15T06:19:00Z"/>
          <w:rFonts w:ascii="Courier New" w:hAnsi="Courier New" w:cs="Courier New"/>
          <w:color w:val="0070C0"/>
          <w:sz w:val="12"/>
          <w:szCs w:val="12"/>
        </w:rPr>
      </w:pPr>
      <w:ins w:id="89" w:author="Chris Bird" w:date="2018-05-15T06:19:00Z">
        <w:r w:rsidRPr="004C7470">
          <w:rPr>
            <w:rFonts w:ascii="Courier New" w:hAnsi="Courier New" w:cs="Courier New"/>
            <w:color w:val="0070C0"/>
            <w:sz w:val="12"/>
            <w:szCs w:val="12"/>
          </w:rPr>
          <w:t>mkdir mapping/FASTQC</w:t>
        </w:r>
      </w:ins>
    </w:p>
    <w:p w14:paraId="1830DD04" w14:textId="77777777" w:rsidR="004C7470" w:rsidRPr="004C7470" w:rsidRDefault="004C7470" w:rsidP="004C7470">
      <w:pPr>
        <w:pStyle w:val="ListParagraph"/>
        <w:ind w:left="2880"/>
        <w:rPr>
          <w:ins w:id="90" w:author="Chris Bird" w:date="2018-05-15T06:19:00Z"/>
          <w:rFonts w:ascii="Courier New" w:hAnsi="Courier New" w:cs="Courier New"/>
          <w:color w:val="0070C0"/>
          <w:sz w:val="12"/>
          <w:szCs w:val="12"/>
        </w:rPr>
      </w:pPr>
      <w:ins w:id="91" w:author="Chris Bird" w:date="2018-05-15T06:19:00Z">
        <w:r w:rsidRPr="004C7470">
          <w:rPr>
            <w:rFonts w:ascii="Courier New" w:hAnsi="Courier New" w:cs="Courier New"/>
            <w:color w:val="0070C0"/>
            <w:sz w:val="12"/>
            <w:szCs w:val="12"/>
          </w:rPr>
          <w:t>mkdir mapping/logfiles</w:t>
        </w:r>
      </w:ins>
    </w:p>
    <w:p w14:paraId="259BAA89" w14:textId="77777777" w:rsidR="004C7470" w:rsidRPr="004C7470" w:rsidRDefault="004C7470" w:rsidP="004C7470">
      <w:pPr>
        <w:pStyle w:val="ListParagraph"/>
        <w:ind w:left="2880"/>
        <w:rPr>
          <w:ins w:id="92" w:author="Chris Bird" w:date="2018-05-15T06:19:00Z"/>
          <w:rFonts w:ascii="Courier New" w:hAnsi="Courier New" w:cs="Courier New"/>
          <w:color w:val="0070C0"/>
          <w:sz w:val="12"/>
          <w:szCs w:val="12"/>
        </w:rPr>
      </w:pPr>
      <w:ins w:id="93" w:author="Chris Bird" w:date="2018-05-15T06:19:00Z">
        <w:r w:rsidRPr="004C7470">
          <w:rPr>
            <w:rFonts w:ascii="Courier New" w:hAnsi="Courier New" w:cs="Courier New"/>
            <w:color w:val="0070C0"/>
            <w:sz w:val="12"/>
            <w:szCs w:val="12"/>
          </w:rPr>
          <w:t>mkdir mapping/trimreports</w:t>
        </w:r>
      </w:ins>
    </w:p>
    <w:p w14:paraId="5FEA1991" w14:textId="77777777" w:rsidR="004C7470" w:rsidRPr="004C7470" w:rsidRDefault="004C7470" w:rsidP="004C7470">
      <w:pPr>
        <w:pStyle w:val="ListParagraph"/>
        <w:ind w:left="2880"/>
        <w:rPr>
          <w:ins w:id="94" w:author="Chris Bird" w:date="2018-05-15T06:19:00Z"/>
          <w:rFonts w:ascii="Courier New" w:hAnsi="Courier New" w:cs="Courier New"/>
          <w:color w:val="0070C0"/>
          <w:sz w:val="12"/>
          <w:szCs w:val="12"/>
        </w:rPr>
      </w:pPr>
      <w:ins w:id="95" w:author="Chris Bird" w:date="2018-05-15T06:19:00Z">
        <w:r w:rsidRPr="004C7470">
          <w:rPr>
            <w:rFonts w:ascii="Courier New" w:hAnsi="Courier New" w:cs="Courier New"/>
            <w:color w:val="0070C0"/>
            <w:sz w:val="12"/>
            <w:szCs w:val="12"/>
          </w:rPr>
          <w:t>mkdir removed_seqs</w:t>
        </w:r>
      </w:ins>
    </w:p>
    <w:p w14:paraId="69E1099C" w14:textId="657D4102" w:rsidR="00E2500B" w:rsidDel="004C7470" w:rsidRDefault="004C7470" w:rsidP="004C7470">
      <w:pPr>
        <w:pStyle w:val="ListParagraph"/>
        <w:ind w:left="2160" w:firstLine="720"/>
        <w:rPr>
          <w:del w:id="96" w:author="Chris Bird" w:date="2018-05-15T06:19:00Z"/>
          <w:rFonts w:ascii="Courier New" w:hAnsi="Courier New" w:cs="Courier New"/>
          <w:color w:val="0070C0"/>
          <w:sz w:val="12"/>
          <w:szCs w:val="12"/>
        </w:rPr>
      </w:pPr>
      <w:ins w:id="97" w:author="Chris Bird" w:date="2018-05-15T06:19:00Z">
        <w:r w:rsidRPr="004C7470">
          <w:rPr>
            <w:rFonts w:ascii="Courier New" w:hAnsi="Courier New" w:cs="Courier New"/>
            <w:color w:val="0070C0"/>
            <w:sz w:val="12"/>
            <w:szCs w:val="12"/>
          </w:rPr>
          <w:t>mkdir filtering</w:t>
        </w:r>
      </w:ins>
      <w:moveTo w:id="98" w:author="Christopher Bird" w:date="2017-03-25T09:02:00Z">
        <w:del w:id="99" w:author="Chris Bird" w:date="2018-05-15T06:19:00Z">
          <w:r w:rsidR="00E2500B" w:rsidRPr="004C7470" w:rsidDel="004C7470">
            <w:rPr>
              <w:rFonts w:ascii="Courier New" w:hAnsi="Courier New" w:cs="Courier New"/>
              <w:color w:val="0070C0"/>
              <w:sz w:val="12"/>
              <w:szCs w:val="12"/>
              <w:rPrChange w:id="100" w:author="Chris Bird" w:date="2018-05-15T06:19:00Z">
                <w:rPr>
                  <w:rFonts w:ascii="Courier New" w:hAnsi="Courier New" w:cs="Courier New"/>
                  <w:sz w:val="12"/>
                  <w:szCs w:val="12"/>
                </w:rPr>
              </w:rPrChange>
            </w:rPr>
            <w:delText>stdirname=”projectdirectoryname”</w:delText>
          </w:r>
        </w:del>
      </w:moveTo>
    </w:p>
    <w:p w14:paraId="1133D27B" w14:textId="77777777" w:rsidR="004C7470" w:rsidRPr="004C7470" w:rsidRDefault="004C7470">
      <w:pPr>
        <w:pStyle w:val="ListParagraph"/>
        <w:ind w:left="2160" w:firstLine="720"/>
        <w:rPr>
          <w:ins w:id="101" w:author="Chris Bird" w:date="2018-05-15T06:19:00Z"/>
          <w:moveTo w:id="102" w:author="Christopher Bird" w:date="2017-03-25T09:02:00Z"/>
          <w:rFonts w:ascii="Courier New" w:hAnsi="Courier New" w:cs="Courier New"/>
          <w:color w:val="0070C0"/>
          <w:sz w:val="12"/>
          <w:szCs w:val="12"/>
          <w:rPrChange w:id="103" w:author="Chris Bird" w:date="2018-05-15T06:19:00Z">
            <w:rPr>
              <w:ins w:id="104" w:author="Chris Bird" w:date="2018-05-15T06:19:00Z"/>
              <w:moveTo w:id="105" w:author="Christopher Bird" w:date="2017-03-25T09:02:00Z"/>
              <w:rFonts w:ascii="Courier New" w:hAnsi="Courier New" w:cs="Courier New"/>
              <w:sz w:val="12"/>
              <w:szCs w:val="12"/>
            </w:rPr>
          </w:rPrChange>
        </w:rPr>
        <w:pPrChange w:id="106" w:author="Chris Bird" w:date="2018-05-15T06:19:00Z">
          <w:pPr>
            <w:pStyle w:val="ListParagraph"/>
            <w:ind w:left="2880"/>
          </w:pPr>
        </w:pPrChange>
      </w:pPr>
    </w:p>
    <w:p w14:paraId="793A9C5B" w14:textId="2F6C6B3B" w:rsidR="00E2500B" w:rsidRPr="004C7470" w:rsidDel="004C7470" w:rsidRDefault="00E2500B">
      <w:pPr>
        <w:pStyle w:val="ListParagraph"/>
        <w:ind w:left="2160" w:firstLine="720"/>
        <w:rPr>
          <w:del w:id="107" w:author="Chris Bird" w:date="2018-05-15T06:19:00Z"/>
          <w:moveTo w:id="108" w:author="Christopher Bird" w:date="2017-03-25T09:02:00Z"/>
          <w:rFonts w:ascii="Courier New" w:hAnsi="Courier New" w:cs="Courier New"/>
          <w:color w:val="0070C0"/>
          <w:sz w:val="12"/>
          <w:szCs w:val="12"/>
          <w:rPrChange w:id="109" w:author="Chris Bird" w:date="2018-05-15T06:19:00Z">
            <w:rPr>
              <w:del w:id="110" w:author="Chris Bird" w:date="2018-05-15T06:19:00Z"/>
              <w:moveTo w:id="111" w:author="Christopher Bird" w:date="2017-03-25T09:02:00Z"/>
              <w:rFonts w:ascii="Courier New" w:hAnsi="Courier New" w:cs="Courier New"/>
              <w:sz w:val="12"/>
              <w:szCs w:val="12"/>
            </w:rPr>
          </w:rPrChange>
        </w:rPr>
        <w:pPrChange w:id="112" w:author="Chris Bird" w:date="2018-05-15T06:19:00Z">
          <w:pPr>
            <w:pStyle w:val="ListParagraph"/>
            <w:ind w:left="2880"/>
          </w:pPr>
        </w:pPrChange>
      </w:pPr>
      <w:moveTo w:id="113" w:author="Christopher Bird" w:date="2017-03-25T09:02:00Z">
        <w:del w:id="114" w:author="Chris Bird" w:date="2018-05-15T06:19:00Z">
          <w:r w:rsidRPr="004C7470" w:rsidDel="004C7470">
            <w:rPr>
              <w:rFonts w:ascii="Courier New" w:hAnsi="Courier New" w:cs="Courier New"/>
              <w:color w:val="0070C0"/>
              <w:sz w:val="12"/>
              <w:szCs w:val="12"/>
              <w:rPrChange w:id="115" w:author="Chris Bird" w:date="2018-05-15T06:19:00Z">
                <w:rPr>
                  <w:rFonts w:ascii="Courier New" w:hAnsi="Courier New" w:cs="Courier New"/>
                  <w:sz w:val="12"/>
                  <w:szCs w:val="12"/>
                </w:rPr>
              </w:rPrChange>
            </w:rPr>
            <w:delText>mkdir $stdirname</w:delText>
          </w:r>
        </w:del>
      </w:moveTo>
    </w:p>
    <w:p w14:paraId="588D4478" w14:textId="6D5A91EB" w:rsidR="00E2500B" w:rsidRPr="004C7470" w:rsidDel="004C7470" w:rsidRDefault="00E2500B">
      <w:pPr>
        <w:pStyle w:val="ListParagraph"/>
        <w:ind w:left="2160" w:firstLine="720"/>
        <w:rPr>
          <w:del w:id="116" w:author="Chris Bird" w:date="2018-05-15T06:19:00Z"/>
          <w:moveTo w:id="117" w:author="Christopher Bird" w:date="2017-03-25T09:02:00Z"/>
          <w:rFonts w:ascii="Courier New" w:hAnsi="Courier New" w:cs="Courier New"/>
          <w:color w:val="0070C0"/>
          <w:sz w:val="12"/>
          <w:szCs w:val="12"/>
          <w:rPrChange w:id="118" w:author="Chris Bird" w:date="2018-05-15T06:19:00Z">
            <w:rPr>
              <w:del w:id="119" w:author="Chris Bird" w:date="2018-05-15T06:19:00Z"/>
              <w:moveTo w:id="120" w:author="Christopher Bird" w:date="2017-03-25T09:02:00Z"/>
              <w:rFonts w:ascii="Courier New" w:hAnsi="Courier New" w:cs="Courier New"/>
              <w:sz w:val="12"/>
              <w:szCs w:val="12"/>
            </w:rPr>
          </w:rPrChange>
        </w:rPr>
        <w:pPrChange w:id="121" w:author="Chris Bird" w:date="2018-05-15T06:19:00Z">
          <w:pPr>
            <w:pStyle w:val="ListParagraph"/>
            <w:ind w:left="2880"/>
          </w:pPr>
        </w:pPrChange>
      </w:pPr>
      <w:moveTo w:id="122" w:author="Christopher Bird" w:date="2017-03-25T09:02:00Z">
        <w:del w:id="123" w:author="Chris Bird" w:date="2018-05-15T06:19:00Z">
          <w:r w:rsidRPr="004C7470" w:rsidDel="004C7470">
            <w:rPr>
              <w:rFonts w:ascii="Courier New" w:hAnsi="Courier New" w:cs="Courier New"/>
              <w:color w:val="0070C0"/>
              <w:sz w:val="12"/>
              <w:szCs w:val="12"/>
              <w:rPrChange w:id="124" w:author="Chris Bird" w:date="2018-05-15T06:19:00Z">
                <w:rPr>
                  <w:rFonts w:ascii="Courier New" w:hAnsi="Courier New" w:cs="Courier New"/>
                  <w:sz w:val="12"/>
                  <w:szCs w:val="12"/>
                </w:rPr>
              </w:rPrChange>
            </w:rPr>
            <w:delText>mkdir $stdirname/assembly</w:delText>
          </w:r>
        </w:del>
      </w:moveTo>
    </w:p>
    <w:p w14:paraId="3E88A1B6" w14:textId="469CDC42" w:rsidR="00E2500B" w:rsidRPr="004C7470" w:rsidDel="004C7470" w:rsidRDefault="00E2500B">
      <w:pPr>
        <w:pStyle w:val="ListParagraph"/>
        <w:ind w:left="2160" w:firstLine="720"/>
        <w:rPr>
          <w:del w:id="125" w:author="Chris Bird" w:date="2018-05-15T06:19:00Z"/>
          <w:moveTo w:id="126" w:author="Christopher Bird" w:date="2017-03-25T09:02:00Z"/>
          <w:rFonts w:ascii="Courier New" w:hAnsi="Courier New" w:cs="Courier New"/>
          <w:color w:val="0070C0"/>
          <w:sz w:val="12"/>
          <w:szCs w:val="12"/>
          <w:rPrChange w:id="127" w:author="Chris Bird" w:date="2018-05-15T06:19:00Z">
            <w:rPr>
              <w:del w:id="128" w:author="Chris Bird" w:date="2018-05-15T06:19:00Z"/>
              <w:moveTo w:id="129" w:author="Christopher Bird" w:date="2017-03-25T09:02:00Z"/>
              <w:rFonts w:ascii="Courier New" w:hAnsi="Courier New" w:cs="Courier New"/>
              <w:sz w:val="12"/>
              <w:szCs w:val="12"/>
            </w:rPr>
          </w:rPrChange>
        </w:rPr>
        <w:pPrChange w:id="130" w:author="Chris Bird" w:date="2018-05-15T06:19:00Z">
          <w:pPr>
            <w:pStyle w:val="ListParagraph"/>
            <w:ind w:left="2880"/>
          </w:pPr>
        </w:pPrChange>
      </w:pPr>
      <w:moveTo w:id="131" w:author="Christopher Bird" w:date="2017-03-25T09:02:00Z">
        <w:del w:id="132" w:author="Chris Bird" w:date="2018-05-15T06:19:00Z">
          <w:r w:rsidRPr="004C7470" w:rsidDel="004C7470">
            <w:rPr>
              <w:rFonts w:ascii="Courier New" w:hAnsi="Courier New" w:cs="Courier New"/>
              <w:color w:val="0070C0"/>
              <w:sz w:val="12"/>
              <w:szCs w:val="12"/>
              <w:rPrChange w:id="133" w:author="Chris Bird" w:date="2018-05-15T06:19:00Z">
                <w:rPr>
                  <w:rFonts w:ascii="Courier New" w:hAnsi="Courier New" w:cs="Courier New"/>
                  <w:sz w:val="12"/>
                  <w:szCs w:val="12"/>
                </w:rPr>
              </w:rPrChange>
            </w:rPr>
            <w:delText>mkdir $stdirname/assembly/FASTQC</w:delText>
          </w:r>
        </w:del>
      </w:moveTo>
    </w:p>
    <w:p w14:paraId="1AB08F19" w14:textId="0ABA9B6F" w:rsidR="00E2500B" w:rsidRPr="004C7470" w:rsidDel="004C7470" w:rsidRDefault="00E2500B">
      <w:pPr>
        <w:pStyle w:val="ListParagraph"/>
        <w:ind w:left="2160" w:firstLine="720"/>
        <w:rPr>
          <w:del w:id="134" w:author="Chris Bird" w:date="2018-05-15T06:19:00Z"/>
          <w:moveTo w:id="135" w:author="Christopher Bird" w:date="2017-03-25T09:02:00Z"/>
          <w:rFonts w:ascii="Courier New" w:hAnsi="Courier New" w:cs="Courier New"/>
          <w:color w:val="0070C0"/>
          <w:sz w:val="12"/>
          <w:szCs w:val="12"/>
          <w:rPrChange w:id="136" w:author="Chris Bird" w:date="2018-05-15T06:19:00Z">
            <w:rPr>
              <w:del w:id="137" w:author="Chris Bird" w:date="2018-05-15T06:19:00Z"/>
              <w:moveTo w:id="138" w:author="Christopher Bird" w:date="2017-03-25T09:02:00Z"/>
              <w:rFonts w:ascii="Courier New" w:hAnsi="Courier New" w:cs="Courier New"/>
              <w:sz w:val="12"/>
              <w:szCs w:val="12"/>
            </w:rPr>
          </w:rPrChange>
        </w:rPr>
        <w:pPrChange w:id="139" w:author="Chris Bird" w:date="2018-05-15T06:19:00Z">
          <w:pPr>
            <w:pStyle w:val="ListParagraph"/>
            <w:ind w:left="2880"/>
          </w:pPr>
        </w:pPrChange>
      </w:pPr>
      <w:moveTo w:id="140" w:author="Christopher Bird" w:date="2017-03-25T09:02:00Z">
        <w:del w:id="141" w:author="Chris Bird" w:date="2018-05-15T06:19:00Z">
          <w:r w:rsidRPr="004C7470" w:rsidDel="004C7470">
            <w:rPr>
              <w:rFonts w:ascii="Courier New" w:hAnsi="Courier New" w:cs="Courier New"/>
              <w:color w:val="0070C0"/>
              <w:sz w:val="12"/>
              <w:szCs w:val="12"/>
              <w:rPrChange w:id="142" w:author="Chris Bird" w:date="2018-05-15T06:19:00Z">
                <w:rPr>
                  <w:rFonts w:ascii="Courier New" w:hAnsi="Courier New" w:cs="Courier New"/>
                  <w:sz w:val="12"/>
                  <w:szCs w:val="12"/>
                </w:rPr>
              </w:rPrChange>
            </w:rPr>
            <w:delText>mkdir $stdirname/assembly/logfiles</w:delText>
          </w:r>
        </w:del>
      </w:moveTo>
    </w:p>
    <w:p w14:paraId="026E6C9B" w14:textId="33E9A16E" w:rsidR="00E2500B" w:rsidRPr="004C7470" w:rsidDel="004C7470" w:rsidRDefault="00E2500B">
      <w:pPr>
        <w:pStyle w:val="ListParagraph"/>
        <w:ind w:left="2160" w:firstLine="720"/>
        <w:rPr>
          <w:del w:id="143" w:author="Chris Bird" w:date="2018-05-15T06:19:00Z"/>
          <w:moveTo w:id="144" w:author="Christopher Bird" w:date="2017-03-25T09:02:00Z"/>
          <w:rFonts w:ascii="Courier New" w:hAnsi="Courier New" w:cs="Courier New"/>
          <w:color w:val="0070C0"/>
          <w:sz w:val="12"/>
          <w:szCs w:val="12"/>
          <w:rPrChange w:id="145" w:author="Chris Bird" w:date="2018-05-15T06:19:00Z">
            <w:rPr>
              <w:del w:id="146" w:author="Chris Bird" w:date="2018-05-15T06:19:00Z"/>
              <w:moveTo w:id="147" w:author="Christopher Bird" w:date="2017-03-25T09:02:00Z"/>
              <w:rFonts w:ascii="Courier New" w:hAnsi="Courier New" w:cs="Courier New"/>
              <w:sz w:val="12"/>
              <w:szCs w:val="12"/>
            </w:rPr>
          </w:rPrChange>
        </w:rPr>
        <w:pPrChange w:id="148" w:author="Chris Bird" w:date="2018-05-15T06:19:00Z">
          <w:pPr>
            <w:pStyle w:val="ListParagraph"/>
            <w:ind w:left="2880"/>
          </w:pPr>
        </w:pPrChange>
      </w:pPr>
      <w:moveTo w:id="149" w:author="Christopher Bird" w:date="2017-03-25T09:02:00Z">
        <w:del w:id="150" w:author="Chris Bird" w:date="2018-05-15T06:19:00Z">
          <w:r w:rsidRPr="004C7470" w:rsidDel="004C7470">
            <w:rPr>
              <w:rFonts w:ascii="Courier New" w:hAnsi="Courier New" w:cs="Courier New"/>
              <w:color w:val="0070C0"/>
              <w:sz w:val="12"/>
              <w:szCs w:val="12"/>
              <w:rPrChange w:id="151" w:author="Chris Bird" w:date="2018-05-15T06:19:00Z">
                <w:rPr>
                  <w:rFonts w:ascii="Courier New" w:hAnsi="Courier New" w:cs="Courier New"/>
                  <w:sz w:val="12"/>
                  <w:szCs w:val="12"/>
                </w:rPr>
              </w:rPrChange>
            </w:rPr>
            <w:delText>mkdir $stdirname/assembly/trimreports</w:delText>
          </w:r>
        </w:del>
      </w:moveTo>
    </w:p>
    <w:p w14:paraId="61492476" w14:textId="2A84ADC1" w:rsidR="00E2500B" w:rsidRPr="004C7470" w:rsidDel="004C7470" w:rsidRDefault="00E2500B">
      <w:pPr>
        <w:pStyle w:val="ListParagraph"/>
        <w:ind w:left="2160" w:firstLine="720"/>
        <w:rPr>
          <w:del w:id="152" w:author="Chris Bird" w:date="2018-05-15T06:19:00Z"/>
          <w:moveTo w:id="153" w:author="Christopher Bird" w:date="2017-03-25T09:02:00Z"/>
          <w:rFonts w:ascii="Courier New" w:hAnsi="Courier New" w:cs="Courier New"/>
          <w:color w:val="0070C0"/>
          <w:sz w:val="12"/>
          <w:szCs w:val="12"/>
          <w:rPrChange w:id="154" w:author="Chris Bird" w:date="2018-05-15T06:19:00Z">
            <w:rPr>
              <w:del w:id="155" w:author="Chris Bird" w:date="2018-05-15T06:19:00Z"/>
              <w:moveTo w:id="156" w:author="Christopher Bird" w:date="2017-03-25T09:02:00Z"/>
              <w:rFonts w:ascii="Courier New" w:hAnsi="Courier New" w:cs="Courier New"/>
              <w:sz w:val="12"/>
              <w:szCs w:val="12"/>
            </w:rPr>
          </w:rPrChange>
        </w:rPr>
        <w:pPrChange w:id="157" w:author="Chris Bird" w:date="2018-05-15T06:19:00Z">
          <w:pPr>
            <w:pStyle w:val="ListParagraph"/>
            <w:ind w:left="2880"/>
          </w:pPr>
        </w:pPrChange>
      </w:pPr>
      <w:moveTo w:id="158" w:author="Christopher Bird" w:date="2017-03-25T09:02:00Z">
        <w:del w:id="159" w:author="Chris Bird" w:date="2018-05-15T06:19:00Z">
          <w:r w:rsidRPr="004C7470" w:rsidDel="004C7470">
            <w:rPr>
              <w:rFonts w:ascii="Courier New" w:hAnsi="Courier New" w:cs="Courier New"/>
              <w:color w:val="0070C0"/>
              <w:sz w:val="12"/>
              <w:szCs w:val="12"/>
              <w:rPrChange w:id="160" w:author="Chris Bird" w:date="2018-05-15T06:19:00Z">
                <w:rPr>
                  <w:rFonts w:ascii="Courier New" w:hAnsi="Courier New" w:cs="Courier New"/>
                  <w:sz w:val="12"/>
                  <w:szCs w:val="12"/>
                </w:rPr>
              </w:rPrChange>
            </w:rPr>
            <w:delText>mkdir $stdirname/fastq</w:delText>
          </w:r>
        </w:del>
      </w:moveTo>
    </w:p>
    <w:p w14:paraId="4E08BEE0" w14:textId="3F0A827B" w:rsidR="00E2500B" w:rsidRPr="004C7470" w:rsidDel="004C7470" w:rsidRDefault="00E2500B">
      <w:pPr>
        <w:pStyle w:val="ListParagraph"/>
        <w:ind w:left="2160" w:firstLine="720"/>
        <w:rPr>
          <w:del w:id="161" w:author="Chris Bird" w:date="2018-05-15T06:19:00Z"/>
          <w:moveTo w:id="162" w:author="Christopher Bird" w:date="2017-03-25T09:02:00Z"/>
          <w:rFonts w:ascii="Courier New" w:hAnsi="Courier New" w:cs="Courier New"/>
          <w:color w:val="0070C0"/>
          <w:sz w:val="12"/>
          <w:szCs w:val="12"/>
          <w:rPrChange w:id="163" w:author="Chris Bird" w:date="2018-05-15T06:19:00Z">
            <w:rPr>
              <w:del w:id="164" w:author="Chris Bird" w:date="2018-05-15T06:19:00Z"/>
              <w:moveTo w:id="165" w:author="Christopher Bird" w:date="2017-03-25T09:02:00Z"/>
              <w:rFonts w:ascii="Courier New" w:hAnsi="Courier New" w:cs="Courier New"/>
              <w:sz w:val="12"/>
              <w:szCs w:val="12"/>
            </w:rPr>
          </w:rPrChange>
        </w:rPr>
        <w:pPrChange w:id="166" w:author="Chris Bird" w:date="2018-05-15T06:19:00Z">
          <w:pPr>
            <w:pStyle w:val="ListParagraph"/>
            <w:ind w:left="2880"/>
          </w:pPr>
        </w:pPrChange>
      </w:pPr>
      <w:moveTo w:id="167" w:author="Christopher Bird" w:date="2017-03-25T09:02:00Z">
        <w:del w:id="168" w:author="Chris Bird" w:date="2018-05-15T06:19:00Z">
          <w:r w:rsidRPr="004C7470" w:rsidDel="004C7470">
            <w:rPr>
              <w:rFonts w:ascii="Courier New" w:hAnsi="Courier New" w:cs="Courier New"/>
              <w:color w:val="0070C0"/>
              <w:sz w:val="12"/>
              <w:szCs w:val="12"/>
              <w:rPrChange w:id="169" w:author="Chris Bird" w:date="2018-05-15T06:19:00Z">
                <w:rPr>
                  <w:rFonts w:ascii="Courier New" w:hAnsi="Courier New" w:cs="Courier New"/>
                  <w:sz w:val="12"/>
                  <w:szCs w:val="12"/>
                </w:rPr>
              </w:rPrChange>
            </w:rPr>
            <w:delText>mkdir $stdirname/FASTQC</w:delText>
          </w:r>
        </w:del>
      </w:moveTo>
    </w:p>
    <w:p w14:paraId="408F7975" w14:textId="113C7976" w:rsidR="00E2500B" w:rsidRPr="004C7470" w:rsidDel="004C7470" w:rsidRDefault="00E2500B">
      <w:pPr>
        <w:pStyle w:val="ListParagraph"/>
        <w:ind w:left="2160" w:firstLine="720"/>
        <w:rPr>
          <w:del w:id="170" w:author="Chris Bird" w:date="2018-05-15T06:19:00Z"/>
          <w:moveTo w:id="171" w:author="Christopher Bird" w:date="2017-03-25T09:02:00Z"/>
          <w:rFonts w:ascii="Courier New" w:hAnsi="Courier New" w:cs="Courier New"/>
          <w:color w:val="0070C0"/>
          <w:sz w:val="12"/>
          <w:szCs w:val="12"/>
          <w:rPrChange w:id="172" w:author="Chris Bird" w:date="2018-05-15T06:19:00Z">
            <w:rPr>
              <w:del w:id="173" w:author="Chris Bird" w:date="2018-05-15T06:19:00Z"/>
              <w:moveTo w:id="174" w:author="Christopher Bird" w:date="2017-03-25T09:02:00Z"/>
              <w:rFonts w:ascii="Courier New" w:hAnsi="Courier New" w:cs="Courier New"/>
              <w:sz w:val="12"/>
              <w:szCs w:val="12"/>
            </w:rPr>
          </w:rPrChange>
        </w:rPr>
        <w:pPrChange w:id="175" w:author="Chris Bird" w:date="2018-05-15T06:19:00Z">
          <w:pPr>
            <w:pStyle w:val="ListParagraph"/>
            <w:ind w:left="2880"/>
          </w:pPr>
        </w:pPrChange>
      </w:pPr>
      <w:moveTo w:id="176" w:author="Christopher Bird" w:date="2017-03-25T09:02:00Z">
        <w:del w:id="177" w:author="Chris Bird" w:date="2018-05-15T06:19:00Z">
          <w:r w:rsidRPr="004C7470" w:rsidDel="004C7470">
            <w:rPr>
              <w:rFonts w:ascii="Courier New" w:hAnsi="Courier New" w:cs="Courier New"/>
              <w:color w:val="0070C0"/>
              <w:sz w:val="12"/>
              <w:szCs w:val="12"/>
              <w:rPrChange w:id="178" w:author="Chris Bird" w:date="2018-05-15T06:19:00Z">
                <w:rPr>
                  <w:rFonts w:ascii="Courier New" w:hAnsi="Courier New" w:cs="Courier New"/>
                  <w:sz w:val="12"/>
                  <w:szCs w:val="12"/>
                </w:rPr>
              </w:rPrChange>
            </w:rPr>
            <w:delText>mkdir $stdirname/highReadNum</w:delText>
          </w:r>
        </w:del>
      </w:moveTo>
    </w:p>
    <w:p w14:paraId="5B334E6D" w14:textId="580C5000" w:rsidR="00E2500B" w:rsidRPr="004C7470" w:rsidDel="004C7470" w:rsidRDefault="00E2500B">
      <w:pPr>
        <w:pStyle w:val="ListParagraph"/>
        <w:ind w:left="2160" w:firstLine="720"/>
        <w:rPr>
          <w:del w:id="179" w:author="Chris Bird" w:date="2018-05-15T06:19:00Z"/>
          <w:moveTo w:id="180" w:author="Christopher Bird" w:date="2017-03-25T09:02:00Z"/>
          <w:rFonts w:ascii="Courier New" w:hAnsi="Courier New" w:cs="Courier New"/>
          <w:color w:val="0070C0"/>
          <w:sz w:val="12"/>
          <w:szCs w:val="12"/>
          <w:rPrChange w:id="181" w:author="Chris Bird" w:date="2018-05-15T06:19:00Z">
            <w:rPr>
              <w:del w:id="182" w:author="Chris Bird" w:date="2018-05-15T06:19:00Z"/>
              <w:moveTo w:id="183" w:author="Christopher Bird" w:date="2017-03-25T09:02:00Z"/>
              <w:rFonts w:ascii="Courier New" w:hAnsi="Courier New" w:cs="Courier New"/>
              <w:sz w:val="12"/>
              <w:szCs w:val="12"/>
            </w:rPr>
          </w:rPrChange>
        </w:rPr>
        <w:pPrChange w:id="184" w:author="Chris Bird" w:date="2018-05-15T06:19:00Z">
          <w:pPr>
            <w:pStyle w:val="ListParagraph"/>
            <w:ind w:left="2880"/>
          </w:pPr>
        </w:pPrChange>
      </w:pPr>
      <w:moveTo w:id="185" w:author="Christopher Bird" w:date="2017-03-25T09:02:00Z">
        <w:del w:id="186" w:author="Chris Bird" w:date="2018-05-15T06:19:00Z">
          <w:r w:rsidRPr="004C7470" w:rsidDel="004C7470">
            <w:rPr>
              <w:rFonts w:ascii="Courier New" w:hAnsi="Courier New" w:cs="Courier New"/>
              <w:color w:val="0070C0"/>
              <w:sz w:val="12"/>
              <w:szCs w:val="12"/>
              <w:rPrChange w:id="187" w:author="Chris Bird" w:date="2018-05-15T06:19:00Z">
                <w:rPr>
                  <w:rFonts w:ascii="Courier New" w:hAnsi="Courier New" w:cs="Courier New"/>
                  <w:sz w:val="12"/>
                  <w:szCs w:val="12"/>
                </w:rPr>
              </w:rPrChange>
            </w:rPr>
            <w:delText>mkdir $stdirname/lowReadNum</w:delText>
          </w:r>
        </w:del>
      </w:moveTo>
    </w:p>
    <w:p w14:paraId="5A548C07" w14:textId="6B65E950" w:rsidR="00E2500B" w:rsidRPr="004C7470" w:rsidDel="004C7470" w:rsidRDefault="00E2500B">
      <w:pPr>
        <w:pStyle w:val="ListParagraph"/>
        <w:ind w:left="2160" w:firstLine="720"/>
        <w:rPr>
          <w:del w:id="188" w:author="Chris Bird" w:date="2018-05-15T06:19:00Z"/>
          <w:moveTo w:id="189" w:author="Christopher Bird" w:date="2017-03-25T09:02:00Z"/>
          <w:rFonts w:ascii="Courier New" w:hAnsi="Courier New" w:cs="Courier New"/>
          <w:color w:val="0070C0"/>
          <w:sz w:val="12"/>
          <w:szCs w:val="12"/>
          <w:rPrChange w:id="190" w:author="Chris Bird" w:date="2018-05-15T06:19:00Z">
            <w:rPr>
              <w:del w:id="191" w:author="Chris Bird" w:date="2018-05-15T06:19:00Z"/>
              <w:moveTo w:id="192" w:author="Christopher Bird" w:date="2017-03-25T09:02:00Z"/>
              <w:rFonts w:ascii="Courier New" w:hAnsi="Courier New" w:cs="Courier New"/>
              <w:sz w:val="12"/>
              <w:szCs w:val="12"/>
            </w:rPr>
          </w:rPrChange>
        </w:rPr>
        <w:pPrChange w:id="193" w:author="Chris Bird" w:date="2018-05-15T06:19:00Z">
          <w:pPr>
            <w:pStyle w:val="ListParagraph"/>
            <w:ind w:left="2880"/>
          </w:pPr>
        </w:pPrChange>
      </w:pPr>
      <w:moveTo w:id="194" w:author="Christopher Bird" w:date="2017-03-25T09:02:00Z">
        <w:del w:id="195" w:author="Chris Bird" w:date="2018-05-15T06:19:00Z">
          <w:r w:rsidRPr="004C7470" w:rsidDel="004C7470">
            <w:rPr>
              <w:rFonts w:ascii="Courier New" w:hAnsi="Courier New" w:cs="Courier New"/>
              <w:color w:val="0070C0"/>
              <w:sz w:val="12"/>
              <w:szCs w:val="12"/>
              <w:rPrChange w:id="196" w:author="Chris Bird" w:date="2018-05-15T06:19:00Z">
                <w:rPr>
                  <w:rFonts w:ascii="Courier New" w:hAnsi="Courier New" w:cs="Courier New"/>
                  <w:sz w:val="12"/>
                  <w:szCs w:val="12"/>
                </w:rPr>
              </w:rPrChange>
            </w:rPr>
            <w:delText>mkdir $stdirname/mapping</w:delText>
          </w:r>
        </w:del>
      </w:moveTo>
    </w:p>
    <w:p w14:paraId="788CDFFA" w14:textId="3FB48FAF" w:rsidR="00E2500B" w:rsidRPr="004C7470" w:rsidDel="004C7470" w:rsidRDefault="00E2500B">
      <w:pPr>
        <w:pStyle w:val="ListParagraph"/>
        <w:ind w:left="2160" w:firstLine="720"/>
        <w:rPr>
          <w:del w:id="197" w:author="Chris Bird" w:date="2018-05-15T06:19:00Z"/>
          <w:moveTo w:id="198" w:author="Christopher Bird" w:date="2017-03-25T09:02:00Z"/>
          <w:rFonts w:ascii="Courier New" w:hAnsi="Courier New" w:cs="Courier New"/>
          <w:color w:val="0070C0"/>
          <w:sz w:val="12"/>
          <w:szCs w:val="12"/>
          <w:rPrChange w:id="199" w:author="Chris Bird" w:date="2018-05-15T06:19:00Z">
            <w:rPr>
              <w:del w:id="200" w:author="Chris Bird" w:date="2018-05-15T06:19:00Z"/>
              <w:moveTo w:id="201" w:author="Christopher Bird" w:date="2017-03-25T09:02:00Z"/>
              <w:rFonts w:ascii="Courier New" w:hAnsi="Courier New" w:cs="Courier New"/>
              <w:sz w:val="12"/>
              <w:szCs w:val="12"/>
            </w:rPr>
          </w:rPrChange>
        </w:rPr>
        <w:pPrChange w:id="202" w:author="Chris Bird" w:date="2018-05-15T06:19:00Z">
          <w:pPr>
            <w:pStyle w:val="ListParagraph"/>
            <w:ind w:left="2880"/>
          </w:pPr>
        </w:pPrChange>
      </w:pPr>
      <w:moveTo w:id="203" w:author="Christopher Bird" w:date="2017-03-25T09:02:00Z">
        <w:del w:id="204" w:author="Chris Bird" w:date="2018-05-15T06:19:00Z">
          <w:r w:rsidRPr="004C7470" w:rsidDel="004C7470">
            <w:rPr>
              <w:rFonts w:ascii="Courier New" w:hAnsi="Courier New" w:cs="Courier New"/>
              <w:color w:val="0070C0"/>
              <w:sz w:val="12"/>
              <w:szCs w:val="12"/>
              <w:rPrChange w:id="205" w:author="Chris Bird" w:date="2018-05-15T06:19:00Z">
                <w:rPr>
                  <w:rFonts w:ascii="Courier New" w:hAnsi="Courier New" w:cs="Courier New"/>
                  <w:sz w:val="12"/>
                  <w:szCs w:val="12"/>
                </w:rPr>
              </w:rPrChange>
            </w:rPr>
            <w:delText>mkdir $stdirname/mapping/FASTQC</w:delText>
          </w:r>
        </w:del>
      </w:moveTo>
    </w:p>
    <w:p w14:paraId="4F796830" w14:textId="0CF8FC87" w:rsidR="00E2500B" w:rsidRPr="004C7470" w:rsidDel="004C7470" w:rsidRDefault="00E2500B">
      <w:pPr>
        <w:pStyle w:val="ListParagraph"/>
        <w:ind w:left="2160" w:firstLine="720"/>
        <w:rPr>
          <w:del w:id="206" w:author="Chris Bird" w:date="2018-05-15T06:19:00Z"/>
          <w:moveTo w:id="207" w:author="Christopher Bird" w:date="2017-03-25T09:02:00Z"/>
          <w:rFonts w:ascii="Courier New" w:hAnsi="Courier New" w:cs="Courier New"/>
          <w:color w:val="0070C0"/>
          <w:sz w:val="12"/>
          <w:szCs w:val="12"/>
          <w:rPrChange w:id="208" w:author="Chris Bird" w:date="2018-05-15T06:19:00Z">
            <w:rPr>
              <w:del w:id="209" w:author="Chris Bird" w:date="2018-05-15T06:19:00Z"/>
              <w:moveTo w:id="210" w:author="Christopher Bird" w:date="2017-03-25T09:02:00Z"/>
              <w:rFonts w:ascii="Courier New" w:hAnsi="Courier New" w:cs="Courier New"/>
              <w:sz w:val="12"/>
              <w:szCs w:val="12"/>
            </w:rPr>
          </w:rPrChange>
        </w:rPr>
        <w:pPrChange w:id="211" w:author="Chris Bird" w:date="2018-05-15T06:19:00Z">
          <w:pPr>
            <w:pStyle w:val="ListParagraph"/>
            <w:ind w:left="2880"/>
          </w:pPr>
        </w:pPrChange>
      </w:pPr>
      <w:moveTo w:id="212" w:author="Christopher Bird" w:date="2017-03-25T09:02:00Z">
        <w:del w:id="213" w:author="Chris Bird" w:date="2018-05-15T06:19:00Z">
          <w:r w:rsidRPr="004C7470" w:rsidDel="004C7470">
            <w:rPr>
              <w:rFonts w:ascii="Courier New" w:hAnsi="Courier New" w:cs="Courier New"/>
              <w:color w:val="0070C0"/>
              <w:sz w:val="12"/>
              <w:szCs w:val="12"/>
              <w:rPrChange w:id="214" w:author="Chris Bird" w:date="2018-05-15T06:19:00Z">
                <w:rPr>
                  <w:rFonts w:ascii="Courier New" w:hAnsi="Courier New" w:cs="Courier New"/>
                  <w:sz w:val="12"/>
                  <w:szCs w:val="12"/>
                </w:rPr>
              </w:rPrChange>
            </w:rPr>
            <w:delText>mkdir $stdirname/mapping/logfiles</w:delText>
          </w:r>
        </w:del>
      </w:moveTo>
    </w:p>
    <w:p w14:paraId="7F9EE8B4" w14:textId="46FC7340" w:rsidR="00E2500B" w:rsidRPr="004C7470" w:rsidDel="004C7470" w:rsidRDefault="00E2500B">
      <w:pPr>
        <w:pStyle w:val="ListParagraph"/>
        <w:ind w:left="2160" w:firstLine="720"/>
        <w:rPr>
          <w:del w:id="215" w:author="Chris Bird" w:date="2018-05-15T06:19:00Z"/>
          <w:moveTo w:id="216" w:author="Christopher Bird" w:date="2017-03-25T09:02:00Z"/>
          <w:rFonts w:ascii="Courier New" w:hAnsi="Courier New" w:cs="Courier New"/>
          <w:color w:val="0070C0"/>
          <w:sz w:val="12"/>
          <w:szCs w:val="12"/>
          <w:rPrChange w:id="217" w:author="Chris Bird" w:date="2018-05-15T06:19:00Z">
            <w:rPr>
              <w:del w:id="218" w:author="Chris Bird" w:date="2018-05-15T06:19:00Z"/>
              <w:moveTo w:id="219" w:author="Christopher Bird" w:date="2017-03-25T09:02:00Z"/>
              <w:rFonts w:ascii="Courier New" w:hAnsi="Courier New" w:cs="Courier New"/>
              <w:sz w:val="12"/>
              <w:szCs w:val="12"/>
            </w:rPr>
          </w:rPrChange>
        </w:rPr>
        <w:pPrChange w:id="220" w:author="Chris Bird" w:date="2018-05-15T06:19:00Z">
          <w:pPr>
            <w:pStyle w:val="ListParagraph"/>
            <w:ind w:left="2880"/>
          </w:pPr>
        </w:pPrChange>
      </w:pPr>
      <w:moveTo w:id="221" w:author="Christopher Bird" w:date="2017-03-25T09:02:00Z">
        <w:del w:id="222" w:author="Chris Bird" w:date="2018-05-15T06:19:00Z">
          <w:r w:rsidRPr="004C7470" w:rsidDel="004C7470">
            <w:rPr>
              <w:rFonts w:ascii="Courier New" w:hAnsi="Courier New" w:cs="Courier New"/>
              <w:color w:val="0070C0"/>
              <w:sz w:val="12"/>
              <w:szCs w:val="12"/>
              <w:rPrChange w:id="223" w:author="Chris Bird" w:date="2018-05-15T06:19:00Z">
                <w:rPr>
                  <w:rFonts w:ascii="Courier New" w:hAnsi="Courier New" w:cs="Courier New"/>
                  <w:sz w:val="12"/>
                  <w:szCs w:val="12"/>
                </w:rPr>
              </w:rPrChange>
            </w:rPr>
            <w:delText>mkdir $stdirname/mapping/trimreports</w:delText>
          </w:r>
        </w:del>
      </w:moveTo>
    </w:p>
    <w:p w14:paraId="0E52377B" w14:textId="5DDE3E88" w:rsidR="00E2500B" w:rsidRPr="004C7470" w:rsidDel="004C7470" w:rsidRDefault="00E2500B">
      <w:pPr>
        <w:pStyle w:val="ListParagraph"/>
        <w:ind w:left="2160" w:firstLine="720"/>
        <w:rPr>
          <w:del w:id="224" w:author="Chris Bird" w:date="2018-05-15T06:19:00Z"/>
          <w:moveTo w:id="225" w:author="Christopher Bird" w:date="2017-03-25T09:02:00Z"/>
          <w:rFonts w:ascii="Courier New" w:hAnsi="Courier New" w:cs="Courier New"/>
          <w:color w:val="0070C0"/>
          <w:sz w:val="12"/>
          <w:szCs w:val="12"/>
          <w:rPrChange w:id="226" w:author="Chris Bird" w:date="2018-05-15T06:19:00Z">
            <w:rPr>
              <w:del w:id="227" w:author="Chris Bird" w:date="2018-05-15T06:19:00Z"/>
              <w:moveTo w:id="228" w:author="Christopher Bird" w:date="2017-03-25T09:02:00Z"/>
              <w:rFonts w:ascii="Courier New" w:hAnsi="Courier New" w:cs="Courier New"/>
              <w:sz w:val="12"/>
              <w:szCs w:val="12"/>
            </w:rPr>
          </w:rPrChange>
        </w:rPr>
        <w:pPrChange w:id="229" w:author="Chris Bird" w:date="2018-05-15T06:19:00Z">
          <w:pPr>
            <w:pStyle w:val="ListParagraph"/>
            <w:ind w:left="2880"/>
          </w:pPr>
        </w:pPrChange>
      </w:pPr>
      <w:moveTo w:id="230" w:author="Christopher Bird" w:date="2017-03-25T09:02:00Z">
        <w:del w:id="231" w:author="Chris Bird" w:date="2018-05-15T06:19:00Z">
          <w:r w:rsidRPr="004C7470" w:rsidDel="004C7470">
            <w:rPr>
              <w:rFonts w:ascii="Courier New" w:hAnsi="Courier New" w:cs="Courier New"/>
              <w:color w:val="0070C0"/>
              <w:sz w:val="12"/>
              <w:szCs w:val="12"/>
              <w:rPrChange w:id="232" w:author="Chris Bird" w:date="2018-05-15T06:19:00Z">
                <w:rPr>
                  <w:rFonts w:ascii="Courier New" w:hAnsi="Courier New" w:cs="Courier New"/>
                  <w:sz w:val="12"/>
                  <w:szCs w:val="12"/>
                </w:rPr>
              </w:rPrChange>
            </w:rPr>
            <w:delText>mkdir $stdirname/removed_seqs</w:delText>
          </w:r>
        </w:del>
      </w:moveTo>
    </w:p>
    <w:p w14:paraId="0327275B" w14:textId="70882487" w:rsidR="00E2500B" w:rsidRPr="004C7470" w:rsidDel="004C7470" w:rsidRDefault="00E2500B">
      <w:pPr>
        <w:pStyle w:val="ListParagraph"/>
        <w:ind w:left="2160" w:firstLine="720"/>
        <w:rPr>
          <w:del w:id="233" w:author="Chris Bird" w:date="2018-05-15T06:19:00Z"/>
          <w:moveTo w:id="234" w:author="Christopher Bird" w:date="2017-03-25T09:02:00Z"/>
          <w:rFonts w:ascii="Courier New" w:hAnsi="Courier New" w:cs="Courier New"/>
          <w:color w:val="0070C0"/>
          <w:sz w:val="12"/>
          <w:szCs w:val="12"/>
          <w:rPrChange w:id="235" w:author="Chris Bird" w:date="2018-05-15T06:19:00Z">
            <w:rPr>
              <w:del w:id="236" w:author="Chris Bird" w:date="2018-05-15T06:19:00Z"/>
              <w:moveTo w:id="237" w:author="Christopher Bird" w:date="2017-03-25T09:02:00Z"/>
              <w:rFonts w:ascii="Courier New" w:hAnsi="Courier New" w:cs="Courier New"/>
              <w:sz w:val="12"/>
              <w:szCs w:val="12"/>
            </w:rPr>
          </w:rPrChange>
        </w:rPr>
        <w:pPrChange w:id="238" w:author="Chris Bird" w:date="2018-05-15T06:19:00Z">
          <w:pPr>
            <w:pStyle w:val="ListParagraph"/>
            <w:ind w:left="2880"/>
          </w:pPr>
        </w:pPrChange>
      </w:pPr>
      <w:moveTo w:id="239" w:author="Christopher Bird" w:date="2017-03-25T09:02:00Z">
        <w:del w:id="240" w:author="Chris Bird" w:date="2018-05-15T06:19:00Z">
          <w:r w:rsidRPr="004C7470" w:rsidDel="004C7470">
            <w:rPr>
              <w:rFonts w:ascii="Courier New" w:hAnsi="Courier New" w:cs="Courier New"/>
              <w:color w:val="0070C0"/>
              <w:sz w:val="12"/>
              <w:szCs w:val="12"/>
              <w:rPrChange w:id="241" w:author="Chris Bird" w:date="2018-05-15T06:19:00Z">
                <w:rPr>
                  <w:rFonts w:ascii="Courier New" w:hAnsi="Courier New" w:cs="Courier New"/>
                  <w:sz w:val="12"/>
                  <w:szCs w:val="12"/>
                </w:rPr>
              </w:rPrChange>
            </w:rPr>
            <w:delText>mkdir $stdirname/filtering</w:delText>
          </w:r>
        </w:del>
      </w:moveTo>
    </w:p>
    <w:moveToRangeEnd w:id="56"/>
    <w:p w14:paraId="71C02A40" w14:textId="77777777" w:rsidR="00BE1D4E" w:rsidRDefault="00BE1D4E">
      <w:pPr>
        <w:pStyle w:val="ListParagraph"/>
        <w:ind w:left="2160" w:firstLine="720"/>
        <w:rPr>
          <w:ins w:id="242" w:author="Christopher Bird" w:date="2017-03-25T09:05:00Z"/>
        </w:rPr>
        <w:pPrChange w:id="243" w:author="Chris Bird" w:date="2018-05-15T06:19: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lastRenderedPageBreak/>
        <w:t>Fastqc</w:t>
      </w:r>
    </w:p>
    <w:p w14:paraId="034F6100" w14:textId="77777777" w:rsidR="009B6098" w:rsidRPr="00B15AE8" w:rsidRDefault="009B6098" w:rsidP="009B6098">
      <w:pPr>
        <w:pStyle w:val="ListParagraph"/>
        <w:numPr>
          <w:ilvl w:val="4"/>
          <w:numId w:val="1"/>
        </w:numPr>
      </w:pPr>
      <w:r w:rsidRPr="00B15AE8">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244" w:author="Christopher Bird" w:date="2017-03-25T09:02:00Z"/>
        </w:rPr>
      </w:pPr>
      <w:moveFromRangeStart w:id="245" w:author="Christopher Bird" w:date="2017-03-25T09:02:00Z" w:name="move478195855"/>
      <w:moveFrom w:id="246"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247" w:author="Christopher Bird" w:date="2017-03-25T09:02:00Z"/>
        </w:rPr>
      </w:pPr>
    </w:p>
    <w:p w14:paraId="21FD43EC" w14:textId="5F970FE7" w:rsidR="009B6098" w:rsidRPr="00683B17" w:rsidDel="00E2500B" w:rsidRDefault="005F098D" w:rsidP="009B6098">
      <w:pPr>
        <w:pStyle w:val="ListParagraph"/>
        <w:ind w:left="2880"/>
        <w:rPr>
          <w:moveFrom w:id="248" w:author="Christopher Bird" w:date="2017-03-25T09:02:00Z"/>
          <w:rFonts w:ascii="Courier New" w:hAnsi="Courier New" w:cs="Courier New"/>
          <w:sz w:val="12"/>
          <w:szCs w:val="12"/>
        </w:rPr>
      </w:pPr>
      <w:moveFrom w:id="249"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250" w:author="Christopher Bird" w:date="2017-03-25T09:02:00Z"/>
          <w:rFonts w:ascii="Courier New" w:hAnsi="Courier New" w:cs="Courier New"/>
          <w:sz w:val="12"/>
          <w:szCs w:val="12"/>
        </w:rPr>
      </w:pPr>
      <w:moveFrom w:id="251"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252" w:author="Christopher Bird" w:date="2017-03-25T09:02:00Z"/>
          <w:rFonts w:ascii="Courier New" w:hAnsi="Courier New" w:cs="Courier New"/>
          <w:sz w:val="12"/>
          <w:szCs w:val="12"/>
        </w:rPr>
      </w:pPr>
      <w:moveFrom w:id="25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254" w:author="Christopher Bird" w:date="2017-03-25T09:02:00Z"/>
          <w:rFonts w:ascii="Courier New" w:hAnsi="Courier New" w:cs="Courier New"/>
          <w:sz w:val="12"/>
          <w:szCs w:val="12"/>
        </w:rPr>
      </w:pPr>
      <w:moveFrom w:id="25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256" w:author="Christopher Bird" w:date="2017-03-25T09:02:00Z"/>
          <w:rFonts w:ascii="Courier New" w:hAnsi="Courier New" w:cs="Courier New"/>
          <w:sz w:val="12"/>
          <w:szCs w:val="12"/>
        </w:rPr>
      </w:pPr>
      <w:moveFrom w:id="25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258" w:author="Christopher Bird" w:date="2017-03-25T09:02:00Z"/>
          <w:rFonts w:ascii="Courier New" w:hAnsi="Courier New" w:cs="Courier New"/>
          <w:sz w:val="12"/>
          <w:szCs w:val="12"/>
        </w:rPr>
      </w:pPr>
      <w:moveFrom w:id="25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260" w:author="Christopher Bird" w:date="2017-03-25T09:02:00Z"/>
          <w:rFonts w:ascii="Courier New" w:hAnsi="Courier New" w:cs="Courier New"/>
          <w:sz w:val="12"/>
          <w:szCs w:val="12"/>
        </w:rPr>
      </w:pPr>
      <w:moveFrom w:id="26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262" w:author="Christopher Bird" w:date="2017-03-25T09:02:00Z"/>
          <w:rFonts w:ascii="Courier New" w:hAnsi="Courier New" w:cs="Courier New"/>
          <w:sz w:val="12"/>
          <w:szCs w:val="12"/>
        </w:rPr>
      </w:pPr>
      <w:moveFrom w:id="26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264" w:author="Christopher Bird" w:date="2017-03-25T09:02:00Z"/>
          <w:rFonts w:ascii="Courier New" w:hAnsi="Courier New" w:cs="Courier New"/>
          <w:sz w:val="12"/>
          <w:szCs w:val="12"/>
        </w:rPr>
      </w:pPr>
      <w:moveFrom w:id="26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266" w:author="Christopher Bird" w:date="2017-03-25T09:02:00Z"/>
          <w:rFonts w:ascii="Courier New" w:hAnsi="Courier New" w:cs="Courier New"/>
          <w:sz w:val="12"/>
          <w:szCs w:val="12"/>
        </w:rPr>
      </w:pPr>
      <w:moveFrom w:id="26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268" w:author="Christopher Bird" w:date="2017-03-25T09:02:00Z"/>
          <w:rFonts w:ascii="Courier New" w:hAnsi="Courier New" w:cs="Courier New"/>
          <w:sz w:val="12"/>
          <w:szCs w:val="12"/>
        </w:rPr>
      </w:pPr>
      <w:moveFrom w:id="26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270" w:author="Christopher Bird" w:date="2017-03-25T09:02:00Z"/>
          <w:rFonts w:ascii="Courier New" w:hAnsi="Courier New" w:cs="Courier New"/>
          <w:sz w:val="12"/>
          <w:szCs w:val="12"/>
        </w:rPr>
      </w:pPr>
      <w:moveFrom w:id="27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272" w:author="Christopher Bird" w:date="2017-03-25T09:02:00Z"/>
          <w:rFonts w:ascii="Courier New" w:hAnsi="Courier New" w:cs="Courier New"/>
          <w:sz w:val="12"/>
          <w:szCs w:val="12"/>
        </w:rPr>
      </w:pPr>
      <w:moveFrom w:id="27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274" w:author="Christopher Bird" w:date="2017-03-25T09:02:00Z"/>
          <w:rFonts w:ascii="Courier New" w:hAnsi="Courier New" w:cs="Courier New"/>
          <w:sz w:val="12"/>
          <w:szCs w:val="12"/>
        </w:rPr>
      </w:pPr>
      <w:moveFrom w:id="27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276" w:author="Christopher Bird" w:date="2017-03-25T09:02:00Z"/>
          <w:rFonts w:ascii="Courier New" w:hAnsi="Courier New" w:cs="Courier New"/>
          <w:sz w:val="12"/>
          <w:szCs w:val="12"/>
        </w:rPr>
      </w:pPr>
      <w:moveFrom w:id="27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278" w:author="Christopher Bird" w:date="2017-03-25T09:02:00Z"/>
          <w:rFonts w:ascii="Courier New" w:hAnsi="Courier New" w:cs="Courier New"/>
          <w:sz w:val="12"/>
          <w:szCs w:val="12"/>
        </w:rPr>
      </w:pPr>
      <w:moveFrom w:id="27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280" w:author="Christopher Bird" w:date="2017-03-25T09:02:00Z"/>
          <w:rFonts w:ascii="Courier New" w:hAnsi="Courier New" w:cs="Courier New"/>
          <w:sz w:val="12"/>
          <w:szCs w:val="12"/>
        </w:rPr>
      </w:pPr>
      <w:moveFrom w:id="28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245"/>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282" w:author="Christopher Bird" w:date="2017-03-25T09:09:00Z">
        <w:r w:rsidRPr="00B15AE8" w:rsidDel="00943D96">
          <w:delText xml:space="preserve">harbors </w:delText>
        </w:r>
      </w:del>
      <w:ins w:id="283" w:author="Christopher Bird" w:date="2017-03-25T09:09:00Z">
        <w:r w:rsidR="00943D96">
          <w:t xml:space="preserve">will </w:t>
        </w:r>
        <w:proofErr w:type="gramStart"/>
        <w:r w:rsidR="00943D96">
          <w:t xml:space="preserve">harbor </w:t>
        </w:r>
        <w:r w:rsidR="00943D96" w:rsidRPr="00B15AE8">
          <w:t xml:space="preserve"> </w:t>
        </w:r>
      </w:ins>
      <w:r w:rsidRPr="00B15AE8">
        <w:t>particular</w:t>
      </w:r>
      <w:proofErr w:type="gramEnd"/>
      <w:r w:rsidRPr="00B15AE8">
        <w:t xml:space="preserve">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4C7470">
        <w:rPr>
          <w:rFonts w:ascii="Courier New" w:hAnsi="Courier New" w:cs="Courier New"/>
          <w:b/>
          <w:color w:val="0070C0"/>
          <w:rPrChange w:id="284" w:author="Chris Bird" w:date="2018-05-15T06:20:00Z">
            <w:rPr/>
          </w:rPrChange>
        </w:rPr>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proofErr w:type="gramStart"/>
      <w:r w:rsidRPr="00B15AE8">
        <w:t>config.trim</w:t>
      </w:r>
      <w:proofErr w:type="gramEnd"/>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w:t>
      </w:r>
      <w:proofErr w:type="gramStart"/>
      <w:r w:rsidRPr="00B15AE8">
        <w:t>*.fasta</w:t>
      </w:r>
      <w:proofErr w:type="gramEnd"/>
      <w:r w:rsidRPr="00B15AE8">
        <w:t>* files</w:t>
      </w:r>
    </w:p>
    <w:p w14:paraId="7E6586D0" w14:textId="77777777" w:rsidR="00007B5B" w:rsidRPr="00B15AE8" w:rsidRDefault="00007B5B" w:rsidP="00007B5B">
      <w:pPr>
        <w:pStyle w:val="ListParagraph"/>
        <w:numPr>
          <w:ilvl w:val="3"/>
          <w:numId w:val="1"/>
        </w:numPr>
      </w:pPr>
      <w:r w:rsidRPr="00B15AE8">
        <w:lastRenderedPageBreak/>
        <w:t xml:space="preserve">The subdirectories’ purpose </w:t>
      </w:r>
      <w:proofErr w:type="gramStart"/>
      <w:r w:rsidRPr="00B15AE8">
        <w:t>are</w:t>
      </w:r>
      <w:proofErr w:type="gramEnd"/>
      <w:r w:rsidRPr="00B15AE8">
        <w:t xml:space="preserv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 xml:space="preserve">Libraries with too many reads are stored and processed here, not in the project directory with the </w:t>
      </w:r>
      <w:proofErr w:type="gramStart"/>
      <w:r w:rsidRPr="00B15AE8">
        <w:t>other .</w:t>
      </w:r>
      <w:proofErr w:type="gramEnd"/>
      <w:r w:rsidRPr="00B15AE8">
        <w:t>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 xml:space="preserve">Libraries with too few reads are stored and processed here, not in the project directory with the </w:t>
      </w:r>
      <w:proofErr w:type="gramStart"/>
      <w:r w:rsidRPr="00B15AE8">
        <w:t>other .</w:t>
      </w:r>
      <w:proofErr w:type="gramEnd"/>
      <w:r w:rsidRPr="00B15AE8">
        <w:t>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29CEADC9" w:rsidR="009B6098" w:rsidRPr="00B15AE8" w:rsidRDefault="008B7F99" w:rsidP="006A6320">
      <w:pPr>
        <w:pStyle w:val="ListParagraph"/>
        <w:numPr>
          <w:ilvl w:val="1"/>
          <w:numId w:val="1"/>
        </w:numPr>
      </w:pPr>
      <w:r w:rsidRPr="00B15AE8">
        <w:t>Access to directories is important.  I need to be able to access your directories</w:t>
      </w:r>
      <w:ins w:id="285" w:author="Chris Bird" w:date="2018-05-15T06:21:00Z">
        <w:r w:rsidR="004C7470">
          <w:t>,</w:t>
        </w:r>
      </w:ins>
      <w:r w:rsidRPr="00B15AE8">
        <w:t xml:space="preserve">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4C7470">
        <w:rPr>
          <w:rFonts w:ascii="Courier New" w:hAnsi="Courier New" w:cs="Courier New"/>
          <w:b/>
          <w:color w:val="0070C0"/>
          <w:rPrChange w:id="286" w:author="Chris Bird" w:date="2018-05-15T06:22:00Z">
            <w:rPr/>
          </w:rPrChange>
        </w:rPr>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4C7470">
        <w:rPr>
          <w:rFonts w:ascii="Courier New" w:hAnsi="Courier New" w:cs="Courier New"/>
          <w:b/>
          <w:color w:val="0070C0"/>
          <w:rPrChange w:id="287" w:author="Chris Bird" w:date="2018-05-15T06:22:00Z">
            <w:rPr/>
          </w:rPrChange>
        </w:rPr>
        <w:t>chmod –R 770 /work/GenomicSamples/yourislanderid</w:t>
      </w:r>
    </w:p>
    <w:p w14:paraId="0747E6F7" w14:textId="77777777" w:rsidR="007C6063" w:rsidRPr="000663D5" w:rsidRDefault="007C6063" w:rsidP="000663D5">
      <w:pPr>
        <w:pStyle w:val="ListParagraph"/>
        <w:ind w:left="1440"/>
        <w:rPr>
          <w:b/>
        </w:rPr>
      </w:pPr>
    </w:p>
    <w:p w14:paraId="247C32AB" w14:textId="77777777" w:rsidR="000D4ABD" w:rsidRDefault="000D4ABD" w:rsidP="006575AA">
      <w:pPr>
        <w:rPr>
          <w:ins w:id="288" w:author="Chris Bird" w:date="2017-10-26T11:24:00Z"/>
          <w:b/>
        </w:rPr>
        <w:sectPr w:rsidR="000D4ABD">
          <w:pgSz w:w="12240" w:h="15840"/>
          <w:pgMar w:top="1440" w:right="1440" w:bottom="1440" w:left="1440" w:header="720" w:footer="720" w:gutter="0"/>
          <w:cols w:space="720"/>
          <w:docGrid w:linePitch="360"/>
        </w:sectPr>
      </w:pPr>
    </w:p>
    <w:p w14:paraId="6C74516B" w14:textId="7A302805" w:rsidR="006575AA" w:rsidRPr="006575AA" w:rsidRDefault="006575AA" w:rsidP="006575AA">
      <w:pPr>
        <w:rPr>
          <w:b/>
        </w:rPr>
      </w:pPr>
      <w:del w:id="289" w:author="Chris Bird" w:date="2017-10-26T11:24:00Z">
        <w:r w:rsidRPr="006575AA" w:rsidDel="000D4ABD">
          <w:rPr>
            <w:b/>
          </w:rPr>
          <w:lastRenderedPageBreak/>
          <w:br w:type="page"/>
        </w:r>
      </w:del>
    </w:p>
    <w:p w14:paraId="45646A59" w14:textId="218E6711" w:rsidR="00372661" w:rsidRPr="00B708FD" w:rsidRDefault="00372661" w:rsidP="00323381">
      <w:pPr>
        <w:pStyle w:val="ListParagraph"/>
        <w:numPr>
          <w:ilvl w:val="0"/>
          <w:numId w:val="1"/>
        </w:numPr>
        <w:ind w:left="720"/>
        <w:rPr>
          <w:b/>
        </w:rPr>
      </w:pPr>
      <w:r w:rsidRPr="00B708FD">
        <w:rPr>
          <w:b/>
        </w:rPr>
        <w:t>FASTQC</w:t>
      </w:r>
      <w:ins w:id="290" w:author="Chris Bird" w:date="2017-10-25T08:00:00Z">
        <w:r w:rsidR="008D41D7">
          <w:rPr>
            <w:b/>
          </w:rPr>
          <w:t>,</w:t>
        </w:r>
      </w:ins>
      <w:del w:id="291" w:author="Chris Bird" w:date="2017-10-25T08:00:00Z">
        <w:r w:rsidR="004241A4" w:rsidRPr="00B708FD" w:rsidDel="008D41D7">
          <w:rPr>
            <w:b/>
          </w:rPr>
          <w:delText xml:space="preserve"> &amp;</w:delText>
        </w:r>
      </w:del>
      <w:r w:rsidR="004241A4" w:rsidRPr="00B708FD">
        <w:rPr>
          <w:b/>
        </w:rPr>
        <w:t xml:space="preserve"> MultiQC</w:t>
      </w:r>
      <w:ins w:id="292" w:author="Chris Bird" w:date="2017-10-25T08:00:00Z">
        <w:r w:rsidR="008D41D7">
          <w:rPr>
            <w:b/>
          </w:rPr>
          <w:t>, &amp; PhiX</w:t>
        </w:r>
      </w:ins>
    </w:p>
    <w:p w14:paraId="3850ACED" w14:textId="333332CA"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ins w:id="293" w:author="Chris Bird" w:date="2017-10-25T08:03:00Z">
        <w:r w:rsidR="00CA745E">
          <w:t xml:space="preserve">.  PhiX is a virus whose DNA is spiked into Illumina sequencing runs for quality control and to increase the diversity of libraries. While most is removed, some PhiX </w:t>
        </w:r>
      </w:ins>
      <w:ins w:id="294" w:author="Chris Bird" w:date="2017-10-25T08:04:00Z">
        <w:r w:rsidR="00CA745E">
          <w:t>sequences</w:t>
        </w:r>
      </w:ins>
      <w:ins w:id="295" w:author="Chris Bird" w:date="2017-10-25T08:03:00Z">
        <w:r w:rsidR="00CA745E">
          <w:t xml:space="preserve"> usually end up in your data</w:t>
        </w:r>
      </w:ins>
      <w:ins w:id="296" w:author="Chris Bird" w:date="2017-10-25T08:04:00Z">
        <w:r w:rsidR="00CA745E">
          <w:t>, and it should be removed</w:t>
        </w:r>
      </w:ins>
      <w:ins w:id="297" w:author="Chris Bird" w:date="2017-10-25T08:03:00Z">
        <w:r w:rsidR="00CA745E">
          <w:t>.</w:t>
        </w:r>
      </w:ins>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 xml:space="preserve">Run: </w:t>
      </w:r>
      <w:r w:rsidRPr="004C7470">
        <w:rPr>
          <w:rFonts w:ascii="Courier New" w:hAnsi="Courier New" w:cs="Courier New"/>
          <w:b/>
          <w:color w:val="0070C0"/>
          <w:rPrChange w:id="298" w:author="Chris Bird" w:date="2018-05-15T06:23:00Z">
            <w:rPr/>
          </w:rPrChange>
        </w:rPr>
        <w:t>sbatch runFASTQC.sh</w:t>
      </w:r>
    </w:p>
    <w:p w14:paraId="3CDAEC5D" w14:textId="77777777" w:rsidR="004241A4" w:rsidRDefault="004241A4">
      <w:pPr>
        <w:pStyle w:val="ListParagraph"/>
        <w:ind w:left="1800"/>
        <w:pPrChange w:id="299" w:author="Chris Bird" w:date="2018-05-15T06:32:00Z">
          <w:pPr>
            <w:pStyle w:val="ListParagraph"/>
          </w:pPr>
        </w:pPrChange>
      </w:pPr>
    </w:p>
    <w:p w14:paraId="265BC14A" w14:textId="77777777" w:rsidR="002619F9" w:rsidRPr="002619F9" w:rsidRDefault="002619F9">
      <w:pPr>
        <w:pStyle w:val="ListParagraph"/>
        <w:ind w:left="1800"/>
        <w:rPr>
          <w:ins w:id="300" w:author="Chris Bird" w:date="2018-05-15T06:31:00Z"/>
          <w:rFonts w:ascii="Courier New" w:hAnsi="Courier New" w:cs="Courier New"/>
          <w:color w:val="0070C0"/>
          <w:sz w:val="12"/>
          <w:szCs w:val="12"/>
        </w:rPr>
        <w:pPrChange w:id="301" w:author="Chris Bird" w:date="2018-05-15T06:32:00Z">
          <w:pPr>
            <w:pStyle w:val="ListParagraph"/>
          </w:pPr>
        </w:pPrChange>
      </w:pPr>
      <w:proofErr w:type="gramStart"/>
      <w:ins w:id="302" w:author="Chris Bird" w:date="2018-05-15T06:31:00Z">
        <w:r w:rsidRPr="002619F9">
          <w:rPr>
            <w:rFonts w:ascii="Courier New" w:hAnsi="Courier New" w:cs="Courier New"/>
            <w:color w:val="0070C0"/>
            <w:sz w:val="12"/>
            <w:szCs w:val="12"/>
          </w:rPr>
          <w:t>#!/</w:t>
        </w:r>
        <w:proofErr w:type="gramEnd"/>
        <w:r w:rsidRPr="002619F9">
          <w:rPr>
            <w:rFonts w:ascii="Courier New" w:hAnsi="Courier New" w:cs="Courier New"/>
            <w:color w:val="0070C0"/>
            <w:sz w:val="12"/>
            <w:szCs w:val="12"/>
          </w:rPr>
          <w:t>bin/bash</w:t>
        </w:r>
      </w:ins>
    </w:p>
    <w:p w14:paraId="29130A94" w14:textId="77777777" w:rsidR="002619F9" w:rsidRPr="002619F9" w:rsidRDefault="002619F9">
      <w:pPr>
        <w:pStyle w:val="ListParagraph"/>
        <w:ind w:left="1800"/>
        <w:rPr>
          <w:ins w:id="303" w:author="Chris Bird" w:date="2018-05-15T06:31:00Z"/>
          <w:rFonts w:ascii="Courier New" w:hAnsi="Courier New" w:cs="Courier New"/>
          <w:color w:val="0070C0"/>
          <w:sz w:val="12"/>
          <w:szCs w:val="12"/>
        </w:rPr>
        <w:pPrChange w:id="304" w:author="Chris Bird" w:date="2018-05-15T06:32:00Z">
          <w:pPr>
            <w:pStyle w:val="ListParagraph"/>
          </w:pPr>
        </w:pPrChange>
      </w:pPr>
    </w:p>
    <w:p w14:paraId="5A89894F" w14:textId="77777777" w:rsidR="002619F9" w:rsidRPr="002619F9" w:rsidRDefault="002619F9">
      <w:pPr>
        <w:pStyle w:val="ListParagraph"/>
        <w:ind w:left="1800"/>
        <w:rPr>
          <w:ins w:id="305" w:author="Chris Bird" w:date="2018-05-15T06:31:00Z"/>
          <w:rFonts w:ascii="Courier New" w:hAnsi="Courier New" w:cs="Courier New"/>
          <w:color w:val="0070C0"/>
          <w:sz w:val="12"/>
          <w:szCs w:val="12"/>
        </w:rPr>
        <w:pPrChange w:id="306" w:author="Chris Bird" w:date="2018-05-15T06:32:00Z">
          <w:pPr>
            <w:pStyle w:val="ListParagraph"/>
          </w:pPr>
        </w:pPrChange>
      </w:pPr>
      <w:ins w:id="307" w:author="Chris Bird" w:date="2018-05-15T06:31:00Z">
        <w:r w:rsidRPr="002619F9">
          <w:rPr>
            <w:rFonts w:ascii="Courier New" w:hAnsi="Courier New" w:cs="Courier New"/>
            <w:color w:val="0070C0"/>
            <w:sz w:val="12"/>
            <w:szCs w:val="12"/>
          </w:rPr>
          <w:t>#SBATCH --job-name=fqc</w:t>
        </w:r>
      </w:ins>
    </w:p>
    <w:p w14:paraId="696588B8" w14:textId="77777777" w:rsidR="002619F9" w:rsidRPr="002619F9" w:rsidRDefault="002619F9">
      <w:pPr>
        <w:pStyle w:val="ListParagraph"/>
        <w:ind w:left="1800"/>
        <w:rPr>
          <w:ins w:id="308" w:author="Chris Bird" w:date="2018-05-15T06:31:00Z"/>
          <w:rFonts w:ascii="Courier New" w:hAnsi="Courier New" w:cs="Courier New"/>
          <w:color w:val="0070C0"/>
          <w:sz w:val="12"/>
          <w:szCs w:val="12"/>
        </w:rPr>
        <w:pPrChange w:id="309" w:author="Chris Bird" w:date="2018-05-15T06:32:00Z">
          <w:pPr>
            <w:pStyle w:val="ListParagraph"/>
          </w:pPr>
        </w:pPrChange>
      </w:pPr>
      <w:ins w:id="310" w:author="Chris Bird" w:date="2018-05-15T06:31:00Z">
        <w:r w:rsidRPr="002619F9">
          <w:rPr>
            <w:rFonts w:ascii="Courier New" w:hAnsi="Courier New" w:cs="Courier New"/>
            <w:color w:val="0070C0"/>
            <w:sz w:val="12"/>
            <w:szCs w:val="12"/>
          </w:rPr>
          <w:t>#SBATCH --time=96:00:00</w:t>
        </w:r>
      </w:ins>
    </w:p>
    <w:p w14:paraId="773ADFB2" w14:textId="77777777" w:rsidR="002619F9" w:rsidRPr="002619F9" w:rsidRDefault="002619F9">
      <w:pPr>
        <w:pStyle w:val="ListParagraph"/>
        <w:ind w:left="1800"/>
        <w:rPr>
          <w:ins w:id="311" w:author="Chris Bird" w:date="2018-05-15T06:31:00Z"/>
          <w:rFonts w:ascii="Courier New" w:hAnsi="Courier New" w:cs="Courier New"/>
          <w:color w:val="0070C0"/>
          <w:sz w:val="12"/>
          <w:szCs w:val="12"/>
        </w:rPr>
        <w:pPrChange w:id="312" w:author="Chris Bird" w:date="2018-05-15T06:32:00Z">
          <w:pPr>
            <w:pStyle w:val="ListParagraph"/>
          </w:pPr>
        </w:pPrChange>
      </w:pPr>
      <w:ins w:id="313" w:author="Chris Bird" w:date="2018-05-15T06:31:00Z">
        <w:r w:rsidRPr="002619F9">
          <w:rPr>
            <w:rFonts w:ascii="Courier New" w:hAnsi="Courier New" w:cs="Courier New"/>
            <w:color w:val="0070C0"/>
            <w:sz w:val="12"/>
            <w:szCs w:val="12"/>
          </w:rPr>
          <w:t>#SBATCH -p normal</w:t>
        </w:r>
      </w:ins>
    </w:p>
    <w:p w14:paraId="28A49C3D" w14:textId="77777777" w:rsidR="002619F9" w:rsidRPr="002619F9" w:rsidRDefault="002619F9">
      <w:pPr>
        <w:pStyle w:val="ListParagraph"/>
        <w:ind w:left="1800"/>
        <w:rPr>
          <w:ins w:id="314" w:author="Chris Bird" w:date="2018-05-15T06:31:00Z"/>
          <w:rFonts w:ascii="Courier New" w:hAnsi="Courier New" w:cs="Courier New"/>
          <w:color w:val="0070C0"/>
          <w:sz w:val="12"/>
          <w:szCs w:val="12"/>
        </w:rPr>
        <w:pPrChange w:id="315" w:author="Chris Bird" w:date="2018-05-15T06:32:00Z">
          <w:pPr>
            <w:pStyle w:val="ListParagraph"/>
          </w:pPr>
        </w:pPrChange>
      </w:pPr>
      <w:ins w:id="316" w:author="Chris Bird" w:date="2018-05-15T06:31:00Z">
        <w:r w:rsidRPr="002619F9">
          <w:rPr>
            <w:rFonts w:ascii="Courier New" w:hAnsi="Courier New" w:cs="Courier New"/>
            <w:color w:val="0070C0"/>
            <w:sz w:val="12"/>
            <w:szCs w:val="12"/>
          </w:rPr>
          <w:t>#SBATCH --nodes=1</w:t>
        </w:r>
      </w:ins>
    </w:p>
    <w:p w14:paraId="4E0A8B47" w14:textId="77777777" w:rsidR="002619F9" w:rsidRPr="002619F9" w:rsidRDefault="002619F9">
      <w:pPr>
        <w:pStyle w:val="ListParagraph"/>
        <w:ind w:left="1800"/>
        <w:rPr>
          <w:ins w:id="317" w:author="Chris Bird" w:date="2018-05-15T06:31:00Z"/>
          <w:rFonts w:ascii="Courier New" w:hAnsi="Courier New" w:cs="Courier New"/>
          <w:color w:val="0070C0"/>
          <w:sz w:val="12"/>
          <w:szCs w:val="12"/>
        </w:rPr>
        <w:pPrChange w:id="318" w:author="Chris Bird" w:date="2018-05-15T06:32:00Z">
          <w:pPr>
            <w:pStyle w:val="ListParagraph"/>
          </w:pPr>
        </w:pPrChange>
      </w:pPr>
      <w:ins w:id="319" w:author="Chris Bird" w:date="2018-05-15T06:31:00Z">
        <w:r w:rsidRPr="002619F9">
          <w:rPr>
            <w:rFonts w:ascii="Courier New" w:hAnsi="Courier New" w:cs="Courier New"/>
            <w:color w:val="0070C0"/>
            <w:sz w:val="12"/>
            <w:szCs w:val="12"/>
          </w:rPr>
          <w:t>#SBATCH --mail-user=cbird@tamucc.edu</w:t>
        </w:r>
      </w:ins>
    </w:p>
    <w:p w14:paraId="058E08B3" w14:textId="77777777" w:rsidR="002619F9" w:rsidRPr="002619F9" w:rsidRDefault="002619F9">
      <w:pPr>
        <w:pStyle w:val="ListParagraph"/>
        <w:ind w:left="1800"/>
        <w:rPr>
          <w:ins w:id="320" w:author="Chris Bird" w:date="2018-05-15T06:31:00Z"/>
          <w:rFonts w:ascii="Courier New" w:hAnsi="Courier New" w:cs="Courier New"/>
          <w:color w:val="0070C0"/>
          <w:sz w:val="12"/>
          <w:szCs w:val="12"/>
        </w:rPr>
        <w:pPrChange w:id="321" w:author="Chris Bird" w:date="2018-05-15T06:32:00Z">
          <w:pPr>
            <w:pStyle w:val="ListParagraph"/>
          </w:pPr>
        </w:pPrChange>
      </w:pPr>
      <w:ins w:id="322" w:author="Chris Bird" w:date="2018-05-15T06:31:00Z">
        <w:r w:rsidRPr="002619F9">
          <w:rPr>
            <w:rFonts w:ascii="Courier New" w:hAnsi="Courier New" w:cs="Courier New"/>
            <w:color w:val="0070C0"/>
            <w:sz w:val="12"/>
            <w:szCs w:val="12"/>
          </w:rPr>
          <w:t>#SBATCH --mail-type=</w:t>
        </w:r>
        <w:proofErr w:type="gramStart"/>
        <w:r w:rsidRPr="002619F9">
          <w:rPr>
            <w:rFonts w:ascii="Courier New" w:hAnsi="Courier New" w:cs="Courier New"/>
            <w:color w:val="0070C0"/>
            <w:sz w:val="12"/>
            <w:szCs w:val="12"/>
          </w:rPr>
          <w:t>begin  #</w:t>
        </w:r>
        <w:proofErr w:type="gramEnd"/>
        <w:r w:rsidRPr="002619F9">
          <w:rPr>
            <w:rFonts w:ascii="Courier New" w:hAnsi="Courier New" w:cs="Courier New"/>
            <w:color w:val="0070C0"/>
            <w:sz w:val="12"/>
            <w:szCs w:val="12"/>
          </w:rPr>
          <w:t xml:space="preserve"> email me when the job starts</w:t>
        </w:r>
      </w:ins>
    </w:p>
    <w:p w14:paraId="34F06FB4" w14:textId="77777777" w:rsidR="002619F9" w:rsidRPr="002619F9" w:rsidRDefault="002619F9">
      <w:pPr>
        <w:pStyle w:val="ListParagraph"/>
        <w:ind w:left="1800"/>
        <w:rPr>
          <w:ins w:id="323" w:author="Chris Bird" w:date="2018-05-15T06:31:00Z"/>
          <w:rFonts w:ascii="Courier New" w:hAnsi="Courier New" w:cs="Courier New"/>
          <w:color w:val="0070C0"/>
          <w:sz w:val="12"/>
          <w:szCs w:val="12"/>
        </w:rPr>
        <w:pPrChange w:id="324" w:author="Chris Bird" w:date="2018-05-15T06:32:00Z">
          <w:pPr>
            <w:pStyle w:val="ListParagraph"/>
          </w:pPr>
        </w:pPrChange>
      </w:pPr>
      <w:ins w:id="325" w:author="Chris Bird" w:date="2018-05-15T06:31:00Z">
        <w:r w:rsidRPr="002619F9">
          <w:rPr>
            <w:rFonts w:ascii="Courier New" w:hAnsi="Courier New" w:cs="Courier New"/>
            <w:color w:val="0070C0"/>
            <w:sz w:val="12"/>
            <w:szCs w:val="12"/>
          </w:rPr>
          <w:t>#SBATCH --mail-type=end    # email me when the job finish</w:t>
        </w:r>
      </w:ins>
    </w:p>
    <w:p w14:paraId="06FA1A78" w14:textId="77777777" w:rsidR="002619F9" w:rsidRPr="002619F9" w:rsidRDefault="002619F9">
      <w:pPr>
        <w:pStyle w:val="ListParagraph"/>
        <w:ind w:left="1800"/>
        <w:rPr>
          <w:ins w:id="326" w:author="Chris Bird" w:date="2018-05-15T06:31:00Z"/>
          <w:rFonts w:ascii="Courier New" w:hAnsi="Courier New" w:cs="Courier New"/>
          <w:color w:val="0070C0"/>
          <w:sz w:val="12"/>
          <w:szCs w:val="12"/>
        </w:rPr>
        <w:pPrChange w:id="327" w:author="Chris Bird" w:date="2018-05-15T06:32:00Z">
          <w:pPr>
            <w:pStyle w:val="ListParagraph"/>
          </w:pPr>
        </w:pPrChange>
      </w:pPr>
    </w:p>
    <w:p w14:paraId="43D62B69" w14:textId="77777777" w:rsidR="002619F9" w:rsidRPr="002619F9" w:rsidRDefault="002619F9">
      <w:pPr>
        <w:pStyle w:val="ListParagraph"/>
        <w:ind w:left="1800"/>
        <w:rPr>
          <w:ins w:id="328" w:author="Chris Bird" w:date="2018-05-15T06:31:00Z"/>
          <w:rFonts w:ascii="Courier New" w:hAnsi="Courier New" w:cs="Courier New"/>
          <w:color w:val="0070C0"/>
          <w:sz w:val="12"/>
          <w:szCs w:val="12"/>
        </w:rPr>
        <w:pPrChange w:id="329" w:author="Chris Bird" w:date="2018-05-15T06:32:00Z">
          <w:pPr>
            <w:pStyle w:val="ListParagraph"/>
          </w:pPr>
        </w:pPrChange>
      </w:pPr>
      <w:ins w:id="330" w:author="Chris Bird" w:date="2018-05-15T06:31:00Z">
        <w:r w:rsidRPr="002619F9">
          <w:rPr>
            <w:rFonts w:ascii="Courier New" w:hAnsi="Courier New" w:cs="Courier New"/>
            <w:color w:val="0070C0"/>
            <w:sz w:val="12"/>
            <w:szCs w:val="12"/>
          </w:rPr>
          <w:t>module load fastqc</w:t>
        </w:r>
      </w:ins>
    </w:p>
    <w:p w14:paraId="0A4C2F5E" w14:textId="77777777" w:rsidR="002619F9" w:rsidRPr="002619F9" w:rsidRDefault="002619F9">
      <w:pPr>
        <w:pStyle w:val="ListParagraph"/>
        <w:ind w:left="1800"/>
        <w:rPr>
          <w:ins w:id="331" w:author="Chris Bird" w:date="2018-05-15T06:31:00Z"/>
          <w:rFonts w:ascii="Courier New" w:hAnsi="Courier New" w:cs="Courier New"/>
          <w:color w:val="0070C0"/>
          <w:sz w:val="12"/>
          <w:szCs w:val="12"/>
        </w:rPr>
        <w:pPrChange w:id="332" w:author="Chris Bird" w:date="2018-05-15T06:32:00Z">
          <w:pPr>
            <w:pStyle w:val="ListParagraph"/>
          </w:pPr>
        </w:pPrChange>
      </w:pPr>
      <w:ins w:id="333" w:author="Chris Bird" w:date="2018-05-15T06:31:00Z">
        <w:r w:rsidRPr="002619F9">
          <w:rPr>
            <w:rFonts w:ascii="Courier New" w:hAnsi="Courier New" w:cs="Courier New"/>
            <w:color w:val="0070C0"/>
            <w:sz w:val="12"/>
            <w:szCs w:val="12"/>
          </w:rPr>
          <w:t>module load parallel</w:t>
        </w:r>
      </w:ins>
    </w:p>
    <w:p w14:paraId="27C1E2EC" w14:textId="77777777" w:rsidR="002619F9" w:rsidRPr="002619F9" w:rsidRDefault="002619F9">
      <w:pPr>
        <w:pStyle w:val="ListParagraph"/>
        <w:ind w:left="1800"/>
        <w:rPr>
          <w:ins w:id="334" w:author="Chris Bird" w:date="2018-05-15T06:31:00Z"/>
          <w:rFonts w:ascii="Courier New" w:hAnsi="Courier New" w:cs="Courier New"/>
          <w:color w:val="0070C0"/>
          <w:sz w:val="12"/>
          <w:szCs w:val="12"/>
        </w:rPr>
        <w:pPrChange w:id="335" w:author="Chris Bird" w:date="2018-05-15T06:32:00Z">
          <w:pPr>
            <w:pStyle w:val="ListParagraph"/>
          </w:pPr>
        </w:pPrChange>
      </w:pPr>
      <w:ins w:id="336" w:author="Chris Bird" w:date="2018-05-15T06:31:00Z">
        <w:r w:rsidRPr="002619F9">
          <w:rPr>
            <w:rFonts w:ascii="Courier New" w:hAnsi="Courier New" w:cs="Courier New"/>
            <w:color w:val="0070C0"/>
            <w:sz w:val="12"/>
            <w:szCs w:val="12"/>
          </w:rPr>
          <w:t>module load multiqc</w:t>
        </w:r>
      </w:ins>
    </w:p>
    <w:p w14:paraId="542B2CEF" w14:textId="77777777" w:rsidR="002619F9" w:rsidRPr="002619F9" w:rsidRDefault="002619F9">
      <w:pPr>
        <w:pStyle w:val="ListParagraph"/>
        <w:ind w:left="1800"/>
        <w:rPr>
          <w:ins w:id="337" w:author="Chris Bird" w:date="2018-05-15T06:31:00Z"/>
          <w:rFonts w:ascii="Courier New" w:hAnsi="Courier New" w:cs="Courier New"/>
          <w:color w:val="0070C0"/>
          <w:sz w:val="12"/>
          <w:szCs w:val="12"/>
        </w:rPr>
        <w:pPrChange w:id="338" w:author="Chris Bird" w:date="2018-05-15T06:32:00Z">
          <w:pPr>
            <w:pStyle w:val="ListParagraph"/>
          </w:pPr>
        </w:pPrChange>
      </w:pPr>
    </w:p>
    <w:p w14:paraId="1767A551" w14:textId="77777777" w:rsidR="002619F9" w:rsidRPr="002619F9" w:rsidRDefault="002619F9">
      <w:pPr>
        <w:pStyle w:val="ListParagraph"/>
        <w:ind w:left="1800"/>
        <w:rPr>
          <w:ins w:id="339" w:author="Chris Bird" w:date="2018-05-15T06:31:00Z"/>
          <w:rFonts w:ascii="Courier New" w:hAnsi="Courier New" w:cs="Courier New"/>
          <w:color w:val="0070C0"/>
          <w:sz w:val="12"/>
          <w:szCs w:val="12"/>
        </w:rPr>
        <w:pPrChange w:id="340" w:author="Chris Bird" w:date="2018-05-15T06:32:00Z">
          <w:pPr>
            <w:pStyle w:val="ListParagraph"/>
          </w:pPr>
        </w:pPrChange>
      </w:pPr>
      <w:ins w:id="341" w:author="Chris Bird" w:date="2018-05-15T06:31:00Z">
        <w:r w:rsidRPr="002619F9">
          <w:rPr>
            <w:rFonts w:ascii="Courier New" w:hAnsi="Courier New" w:cs="Courier New"/>
            <w:color w:val="0070C0"/>
            <w:sz w:val="12"/>
            <w:szCs w:val="12"/>
          </w:rPr>
          <w:t>#run fastqc in parallel</w:t>
        </w:r>
      </w:ins>
    </w:p>
    <w:p w14:paraId="7E3DDBC1" w14:textId="77777777" w:rsidR="002619F9" w:rsidRPr="002619F9" w:rsidRDefault="002619F9">
      <w:pPr>
        <w:pStyle w:val="ListParagraph"/>
        <w:ind w:left="1800"/>
        <w:rPr>
          <w:ins w:id="342" w:author="Chris Bird" w:date="2018-05-15T06:31:00Z"/>
          <w:rFonts w:ascii="Courier New" w:hAnsi="Courier New" w:cs="Courier New"/>
          <w:color w:val="0070C0"/>
          <w:sz w:val="12"/>
          <w:szCs w:val="12"/>
        </w:rPr>
        <w:pPrChange w:id="343" w:author="Chris Bird" w:date="2018-05-15T06:32:00Z">
          <w:pPr>
            <w:pStyle w:val="ListParagraph"/>
          </w:pPr>
        </w:pPrChange>
      </w:pPr>
      <w:ins w:id="344" w:author="Chris Bird" w:date="2018-05-15T06:31:00Z">
        <w:r w:rsidRPr="002619F9">
          <w:rPr>
            <w:rFonts w:ascii="Courier New" w:hAnsi="Courier New" w:cs="Courier New"/>
            <w:color w:val="0070C0"/>
            <w:sz w:val="12"/>
            <w:szCs w:val="12"/>
          </w:rPr>
          <w:t>ls *fq.gz | parallel "fastqc {}"</w:t>
        </w:r>
      </w:ins>
    </w:p>
    <w:p w14:paraId="26247852" w14:textId="77777777" w:rsidR="002619F9" w:rsidRPr="002619F9" w:rsidRDefault="002619F9">
      <w:pPr>
        <w:pStyle w:val="ListParagraph"/>
        <w:ind w:left="1800"/>
        <w:rPr>
          <w:ins w:id="345" w:author="Chris Bird" w:date="2018-05-15T06:31:00Z"/>
          <w:rFonts w:ascii="Courier New" w:hAnsi="Courier New" w:cs="Courier New"/>
          <w:color w:val="0070C0"/>
          <w:sz w:val="12"/>
          <w:szCs w:val="12"/>
        </w:rPr>
        <w:pPrChange w:id="346" w:author="Chris Bird" w:date="2018-05-15T06:32:00Z">
          <w:pPr>
            <w:pStyle w:val="ListParagraph"/>
          </w:pPr>
        </w:pPrChange>
      </w:pPr>
    </w:p>
    <w:p w14:paraId="6028A958" w14:textId="77777777" w:rsidR="002619F9" w:rsidRPr="002619F9" w:rsidRDefault="002619F9">
      <w:pPr>
        <w:pStyle w:val="ListParagraph"/>
        <w:ind w:left="1800"/>
        <w:rPr>
          <w:ins w:id="347" w:author="Chris Bird" w:date="2018-05-15T06:31:00Z"/>
          <w:rFonts w:ascii="Courier New" w:hAnsi="Courier New" w:cs="Courier New"/>
          <w:color w:val="0070C0"/>
          <w:sz w:val="12"/>
          <w:szCs w:val="12"/>
        </w:rPr>
        <w:pPrChange w:id="348" w:author="Chris Bird" w:date="2018-05-15T06:32:00Z">
          <w:pPr>
            <w:pStyle w:val="ListParagraph"/>
          </w:pPr>
        </w:pPrChange>
      </w:pPr>
      <w:ins w:id="349" w:author="Chris Bird" w:date="2018-05-15T06:31:00Z">
        <w:r w:rsidRPr="002619F9">
          <w:rPr>
            <w:rFonts w:ascii="Courier New" w:hAnsi="Courier New" w:cs="Courier New"/>
            <w:color w:val="0070C0"/>
            <w:sz w:val="12"/>
            <w:szCs w:val="12"/>
          </w:rPr>
          <w:t>#make a directory called FASTQC and move the FASTQC files into the directory</w:t>
        </w:r>
      </w:ins>
    </w:p>
    <w:p w14:paraId="12F580B8" w14:textId="77777777" w:rsidR="002619F9" w:rsidRPr="002619F9" w:rsidRDefault="002619F9">
      <w:pPr>
        <w:pStyle w:val="ListParagraph"/>
        <w:ind w:left="1800"/>
        <w:rPr>
          <w:ins w:id="350" w:author="Chris Bird" w:date="2018-05-15T06:31:00Z"/>
          <w:rFonts w:ascii="Courier New" w:hAnsi="Courier New" w:cs="Courier New"/>
          <w:color w:val="0070C0"/>
          <w:sz w:val="12"/>
          <w:szCs w:val="12"/>
        </w:rPr>
        <w:pPrChange w:id="351" w:author="Chris Bird" w:date="2018-05-15T06:32:00Z">
          <w:pPr>
            <w:pStyle w:val="ListParagraph"/>
          </w:pPr>
        </w:pPrChange>
      </w:pPr>
      <w:ins w:id="352" w:author="Chris Bird" w:date="2018-05-15T06:31:00Z">
        <w:r w:rsidRPr="002619F9">
          <w:rPr>
            <w:rFonts w:ascii="Courier New" w:hAnsi="Courier New" w:cs="Courier New"/>
            <w:color w:val="0070C0"/>
            <w:sz w:val="12"/>
            <w:szCs w:val="12"/>
          </w:rPr>
          <w:t>mkdir FASTQC</w:t>
        </w:r>
      </w:ins>
    </w:p>
    <w:p w14:paraId="6F57CDF6" w14:textId="77777777" w:rsidR="002619F9" w:rsidRPr="002619F9" w:rsidRDefault="002619F9">
      <w:pPr>
        <w:pStyle w:val="ListParagraph"/>
        <w:ind w:left="1800"/>
        <w:rPr>
          <w:ins w:id="353" w:author="Chris Bird" w:date="2018-05-15T06:31:00Z"/>
          <w:rFonts w:ascii="Courier New" w:hAnsi="Courier New" w:cs="Courier New"/>
          <w:color w:val="0070C0"/>
          <w:sz w:val="12"/>
          <w:szCs w:val="12"/>
        </w:rPr>
        <w:pPrChange w:id="354" w:author="Chris Bird" w:date="2018-05-15T06:32:00Z">
          <w:pPr>
            <w:pStyle w:val="ListParagraph"/>
          </w:pPr>
        </w:pPrChange>
      </w:pPr>
      <w:ins w:id="355" w:author="Chris Bird" w:date="2018-05-15T06:31:00Z">
        <w:r w:rsidRPr="002619F9">
          <w:rPr>
            <w:rFonts w:ascii="Courier New" w:hAnsi="Courier New" w:cs="Courier New"/>
            <w:color w:val="0070C0"/>
            <w:sz w:val="12"/>
            <w:szCs w:val="12"/>
          </w:rPr>
          <w:t>ls *fastqc.html | parallel "mv {} FASTQC"</w:t>
        </w:r>
      </w:ins>
    </w:p>
    <w:p w14:paraId="16853C46" w14:textId="77777777" w:rsidR="002619F9" w:rsidRPr="002619F9" w:rsidRDefault="002619F9">
      <w:pPr>
        <w:pStyle w:val="ListParagraph"/>
        <w:ind w:left="1800"/>
        <w:rPr>
          <w:ins w:id="356" w:author="Chris Bird" w:date="2018-05-15T06:31:00Z"/>
          <w:rFonts w:ascii="Courier New" w:hAnsi="Courier New" w:cs="Courier New"/>
          <w:color w:val="0070C0"/>
          <w:sz w:val="12"/>
          <w:szCs w:val="12"/>
        </w:rPr>
        <w:pPrChange w:id="357" w:author="Chris Bird" w:date="2018-05-15T06:32:00Z">
          <w:pPr>
            <w:pStyle w:val="ListParagraph"/>
          </w:pPr>
        </w:pPrChange>
      </w:pPr>
      <w:ins w:id="358" w:author="Chris Bird" w:date="2018-05-15T06:31:00Z">
        <w:r w:rsidRPr="002619F9">
          <w:rPr>
            <w:rFonts w:ascii="Courier New" w:hAnsi="Courier New" w:cs="Courier New"/>
            <w:color w:val="0070C0"/>
            <w:sz w:val="12"/>
            <w:szCs w:val="12"/>
          </w:rPr>
          <w:t>ls *fastqc.zip | parallel "mv {} FASTQC"</w:t>
        </w:r>
      </w:ins>
    </w:p>
    <w:p w14:paraId="1065FE1C" w14:textId="77777777" w:rsidR="002619F9" w:rsidRPr="002619F9" w:rsidRDefault="002619F9">
      <w:pPr>
        <w:pStyle w:val="ListParagraph"/>
        <w:ind w:left="1800"/>
        <w:rPr>
          <w:ins w:id="359" w:author="Chris Bird" w:date="2018-05-15T06:31:00Z"/>
          <w:rFonts w:ascii="Courier New" w:hAnsi="Courier New" w:cs="Courier New"/>
          <w:color w:val="0070C0"/>
          <w:sz w:val="12"/>
          <w:szCs w:val="12"/>
        </w:rPr>
        <w:pPrChange w:id="360" w:author="Chris Bird" w:date="2018-05-15T06:32:00Z">
          <w:pPr>
            <w:pStyle w:val="ListParagraph"/>
          </w:pPr>
        </w:pPrChange>
      </w:pPr>
    </w:p>
    <w:p w14:paraId="35AA839A" w14:textId="33D21FE3" w:rsidR="004241A4" w:rsidRPr="004C7470" w:rsidDel="002619F9" w:rsidRDefault="002619F9">
      <w:pPr>
        <w:pStyle w:val="ListParagraph"/>
        <w:ind w:left="1800"/>
        <w:rPr>
          <w:del w:id="361" w:author="Chris Bird" w:date="2018-05-15T06:31:00Z"/>
          <w:rFonts w:ascii="Courier New" w:hAnsi="Courier New" w:cs="Courier New"/>
          <w:color w:val="0070C0"/>
          <w:sz w:val="12"/>
          <w:szCs w:val="12"/>
          <w:rPrChange w:id="362" w:author="Chris Bird" w:date="2018-05-15T06:22:00Z">
            <w:rPr>
              <w:del w:id="363" w:author="Chris Bird" w:date="2018-05-15T06:31:00Z"/>
              <w:rFonts w:ascii="Courier New" w:hAnsi="Courier New" w:cs="Courier New"/>
              <w:sz w:val="12"/>
              <w:szCs w:val="12"/>
            </w:rPr>
          </w:rPrChange>
        </w:rPr>
      </w:pPr>
      <w:ins w:id="364" w:author="Chris Bird" w:date="2018-05-15T06:31:00Z">
        <w:r w:rsidRPr="002619F9">
          <w:rPr>
            <w:rFonts w:ascii="Courier New" w:hAnsi="Courier New" w:cs="Courier New"/>
            <w:color w:val="0070C0"/>
            <w:sz w:val="12"/>
            <w:szCs w:val="12"/>
          </w:rPr>
          <w:t>multiqc FASTQC/</w:t>
        </w:r>
      </w:ins>
      <w:del w:id="365" w:author="Chris Bird" w:date="2018-05-15T06:31:00Z">
        <w:r w:rsidR="004241A4" w:rsidRPr="004C7470" w:rsidDel="002619F9">
          <w:rPr>
            <w:rFonts w:ascii="Courier New" w:hAnsi="Courier New" w:cs="Courier New"/>
            <w:color w:val="0070C0"/>
            <w:sz w:val="12"/>
            <w:szCs w:val="12"/>
            <w:rPrChange w:id="366" w:author="Chris Bird" w:date="2018-05-15T06:22:00Z">
              <w:rPr>
                <w:rFonts w:ascii="Courier New" w:hAnsi="Courier New" w:cs="Courier New"/>
                <w:sz w:val="12"/>
                <w:szCs w:val="12"/>
              </w:rPr>
            </w:rPrChange>
          </w:rPr>
          <w:delText>#!/bin/bash</w:delText>
        </w:r>
      </w:del>
    </w:p>
    <w:p w14:paraId="69878049" w14:textId="0A80E6DF" w:rsidR="004241A4" w:rsidRPr="004C7470" w:rsidDel="002619F9" w:rsidRDefault="004241A4">
      <w:pPr>
        <w:pStyle w:val="ListParagraph"/>
        <w:ind w:left="1800"/>
        <w:rPr>
          <w:del w:id="367" w:author="Chris Bird" w:date="2018-05-15T06:31:00Z"/>
          <w:rFonts w:ascii="Courier New" w:hAnsi="Courier New" w:cs="Courier New"/>
          <w:color w:val="0070C0"/>
          <w:sz w:val="12"/>
          <w:szCs w:val="12"/>
          <w:rPrChange w:id="368" w:author="Chris Bird" w:date="2018-05-15T06:22:00Z">
            <w:rPr>
              <w:del w:id="369" w:author="Chris Bird" w:date="2018-05-15T06:31:00Z"/>
              <w:rFonts w:ascii="Courier New" w:hAnsi="Courier New" w:cs="Courier New"/>
              <w:sz w:val="12"/>
              <w:szCs w:val="12"/>
            </w:rPr>
          </w:rPrChange>
        </w:rPr>
      </w:pPr>
    </w:p>
    <w:p w14:paraId="0E516C74" w14:textId="0E25BACD" w:rsidR="004241A4" w:rsidRPr="004C7470" w:rsidDel="002619F9" w:rsidRDefault="004241A4">
      <w:pPr>
        <w:pStyle w:val="ListParagraph"/>
        <w:ind w:left="1800"/>
        <w:rPr>
          <w:del w:id="370" w:author="Chris Bird" w:date="2018-05-15T06:31:00Z"/>
          <w:rFonts w:ascii="Courier New" w:hAnsi="Courier New" w:cs="Courier New"/>
          <w:color w:val="0070C0"/>
          <w:sz w:val="12"/>
          <w:szCs w:val="12"/>
          <w:rPrChange w:id="371" w:author="Chris Bird" w:date="2018-05-15T06:22:00Z">
            <w:rPr>
              <w:del w:id="372" w:author="Chris Bird" w:date="2018-05-15T06:31:00Z"/>
              <w:rFonts w:ascii="Courier New" w:hAnsi="Courier New" w:cs="Courier New"/>
              <w:sz w:val="12"/>
              <w:szCs w:val="12"/>
            </w:rPr>
          </w:rPrChange>
        </w:rPr>
      </w:pPr>
      <w:del w:id="373" w:author="Chris Bird" w:date="2018-05-15T06:31:00Z">
        <w:r w:rsidRPr="004C7470" w:rsidDel="002619F9">
          <w:rPr>
            <w:rFonts w:ascii="Courier New" w:hAnsi="Courier New" w:cs="Courier New"/>
            <w:color w:val="0070C0"/>
            <w:sz w:val="12"/>
            <w:szCs w:val="12"/>
            <w:rPrChange w:id="374" w:author="Chris Bird" w:date="2018-05-15T06:22:00Z">
              <w:rPr>
                <w:rFonts w:ascii="Courier New" w:hAnsi="Courier New" w:cs="Courier New"/>
                <w:sz w:val="12"/>
                <w:szCs w:val="12"/>
              </w:rPr>
            </w:rPrChange>
          </w:rPr>
          <w:delText>#SBATCH --job-name=fqcFDA</w:delText>
        </w:r>
      </w:del>
    </w:p>
    <w:p w14:paraId="64BA6240" w14:textId="587C1061" w:rsidR="004241A4" w:rsidRPr="004C7470" w:rsidDel="002619F9" w:rsidRDefault="004241A4">
      <w:pPr>
        <w:pStyle w:val="ListParagraph"/>
        <w:ind w:left="1800"/>
        <w:rPr>
          <w:del w:id="375" w:author="Chris Bird" w:date="2018-05-15T06:31:00Z"/>
          <w:rFonts w:ascii="Courier New" w:hAnsi="Courier New" w:cs="Courier New"/>
          <w:color w:val="0070C0"/>
          <w:sz w:val="12"/>
          <w:szCs w:val="12"/>
          <w:rPrChange w:id="376" w:author="Chris Bird" w:date="2018-05-15T06:22:00Z">
            <w:rPr>
              <w:del w:id="377" w:author="Chris Bird" w:date="2018-05-15T06:31:00Z"/>
              <w:rFonts w:ascii="Courier New" w:hAnsi="Courier New" w:cs="Courier New"/>
              <w:sz w:val="12"/>
              <w:szCs w:val="12"/>
            </w:rPr>
          </w:rPrChange>
        </w:rPr>
      </w:pPr>
      <w:del w:id="378" w:author="Chris Bird" w:date="2018-05-15T06:31:00Z">
        <w:r w:rsidRPr="004C7470" w:rsidDel="002619F9">
          <w:rPr>
            <w:rFonts w:ascii="Courier New" w:hAnsi="Courier New" w:cs="Courier New"/>
            <w:color w:val="0070C0"/>
            <w:sz w:val="12"/>
            <w:szCs w:val="12"/>
            <w:rPrChange w:id="379" w:author="Chris Bird" w:date="2018-05-15T06:22:00Z">
              <w:rPr>
                <w:rFonts w:ascii="Courier New" w:hAnsi="Courier New" w:cs="Courier New"/>
                <w:sz w:val="12"/>
                <w:szCs w:val="12"/>
              </w:rPr>
            </w:rPrChange>
          </w:rPr>
          <w:delText>#SBATCH --time=24:00:00</w:delText>
        </w:r>
      </w:del>
    </w:p>
    <w:p w14:paraId="5D580F5C" w14:textId="08A218C6" w:rsidR="004241A4" w:rsidRPr="004C7470" w:rsidDel="002619F9" w:rsidRDefault="004241A4">
      <w:pPr>
        <w:pStyle w:val="ListParagraph"/>
        <w:ind w:left="1800"/>
        <w:rPr>
          <w:del w:id="380" w:author="Chris Bird" w:date="2018-05-15T06:31:00Z"/>
          <w:rFonts w:ascii="Courier New" w:hAnsi="Courier New" w:cs="Courier New"/>
          <w:color w:val="0070C0"/>
          <w:sz w:val="12"/>
          <w:szCs w:val="12"/>
          <w:rPrChange w:id="381" w:author="Chris Bird" w:date="2018-05-15T06:22:00Z">
            <w:rPr>
              <w:del w:id="382" w:author="Chris Bird" w:date="2018-05-15T06:31:00Z"/>
              <w:rFonts w:ascii="Courier New" w:hAnsi="Courier New" w:cs="Courier New"/>
              <w:sz w:val="12"/>
              <w:szCs w:val="12"/>
            </w:rPr>
          </w:rPrChange>
        </w:rPr>
      </w:pPr>
      <w:del w:id="383" w:author="Chris Bird" w:date="2018-05-15T06:31:00Z">
        <w:r w:rsidRPr="004C7470" w:rsidDel="002619F9">
          <w:rPr>
            <w:rFonts w:ascii="Courier New" w:hAnsi="Courier New" w:cs="Courier New"/>
            <w:color w:val="0070C0"/>
            <w:sz w:val="12"/>
            <w:szCs w:val="12"/>
            <w:rPrChange w:id="384" w:author="Chris Bird" w:date="2018-05-15T06:22:00Z">
              <w:rPr>
                <w:rFonts w:ascii="Courier New" w:hAnsi="Courier New" w:cs="Courier New"/>
                <w:sz w:val="12"/>
                <w:szCs w:val="12"/>
              </w:rPr>
            </w:rPrChange>
          </w:rPr>
          <w:delText>#SBATCH -p normal</w:delText>
        </w:r>
      </w:del>
    </w:p>
    <w:p w14:paraId="16521BA9" w14:textId="4D9D1B3A" w:rsidR="004241A4" w:rsidRPr="004C7470" w:rsidDel="002619F9" w:rsidRDefault="004241A4">
      <w:pPr>
        <w:pStyle w:val="ListParagraph"/>
        <w:ind w:left="1800"/>
        <w:rPr>
          <w:del w:id="385" w:author="Chris Bird" w:date="2018-05-15T06:31:00Z"/>
          <w:rFonts w:ascii="Courier New" w:hAnsi="Courier New" w:cs="Courier New"/>
          <w:color w:val="0070C0"/>
          <w:sz w:val="12"/>
          <w:szCs w:val="12"/>
          <w:rPrChange w:id="386" w:author="Chris Bird" w:date="2018-05-15T06:22:00Z">
            <w:rPr>
              <w:del w:id="387" w:author="Chris Bird" w:date="2018-05-15T06:31:00Z"/>
              <w:rFonts w:ascii="Courier New" w:hAnsi="Courier New" w:cs="Courier New"/>
              <w:sz w:val="12"/>
              <w:szCs w:val="12"/>
            </w:rPr>
          </w:rPrChange>
        </w:rPr>
      </w:pPr>
      <w:del w:id="388" w:author="Chris Bird" w:date="2018-05-15T06:31:00Z">
        <w:r w:rsidRPr="004C7470" w:rsidDel="002619F9">
          <w:rPr>
            <w:rFonts w:ascii="Courier New" w:hAnsi="Courier New" w:cs="Courier New"/>
            <w:color w:val="0070C0"/>
            <w:sz w:val="12"/>
            <w:szCs w:val="12"/>
            <w:rPrChange w:id="389" w:author="Chris Bird" w:date="2018-05-15T06:22:00Z">
              <w:rPr>
                <w:rFonts w:ascii="Courier New" w:hAnsi="Courier New" w:cs="Courier New"/>
                <w:sz w:val="12"/>
                <w:szCs w:val="12"/>
              </w:rPr>
            </w:rPrChange>
          </w:rPr>
          <w:delText>#SBATCH --nodes=1</w:delText>
        </w:r>
      </w:del>
    </w:p>
    <w:p w14:paraId="66FBD0B3" w14:textId="1F2A5BDC" w:rsidR="004241A4" w:rsidRPr="004C7470" w:rsidDel="002619F9" w:rsidRDefault="004241A4">
      <w:pPr>
        <w:pStyle w:val="ListParagraph"/>
        <w:ind w:left="1800"/>
        <w:rPr>
          <w:del w:id="390" w:author="Chris Bird" w:date="2018-05-15T06:31:00Z"/>
          <w:rFonts w:ascii="Courier New" w:hAnsi="Courier New" w:cs="Courier New"/>
          <w:color w:val="0070C0"/>
          <w:sz w:val="12"/>
          <w:szCs w:val="12"/>
          <w:rPrChange w:id="391" w:author="Chris Bird" w:date="2018-05-15T06:22:00Z">
            <w:rPr>
              <w:del w:id="392" w:author="Chris Bird" w:date="2018-05-15T06:31:00Z"/>
              <w:rFonts w:ascii="Courier New" w:hAnsi="Courier New" w:cs="Courier New"/>
              <w:sz w:val="12"/>
              <w:szCs w:val="12"/>
            </w:rPr>
          </w:rPrChange>
        </w:rPr>
      </w:pPr>
      <w:del w:id="393" w:author="Chris Bird" w:date="2018-05-15T06:31:00Z">
        <w:r w:rsidRPr="004C7470" w:rsidDel="002619F9">
          <w:rPr>
            <w:rFonts w:ascii="Courier New" w:hAnsi="Courier New" w:cs="Courier New"/>
            <w:color w:val="0070C0"/>
            <w:sz w:val="12"/>
            <w:szCs w:val="12"/>
            <w:rPrChange w:id="394" w:author="Chris Bird" w:date="2018-05-15T06:22:00Z">
              <w:rPr>
                <w:rFonts w:ascii="Courier New" w:hAnsi="Courier New" w:cs="Courier New"/>
                <w:sz w:val="12"/>
                <w:szCs w:val="12"/>
              </w:rPr>
            </w:rPrChange>
          </w:rPr>
          <w:delText>#SBATCH --mail-user=islanderid@tamucc.edu</w:delText>
        </w:r>
      </w:del>
    </w:p>
    <w:p w14:paraId="6582469B" w14:textId="3712CDF4" w:rsidR="004241A4" w:rsidRPr="004C7470" w:rsidDel="002619F9" w:rsidRDefault="004241A4">
      <w:pPr>
        <w:pStyle w:val="ListParagraph"/>
        <w:ind w:left="1800"/>
        <w:rPr>
          <w:del w:id="395" w:author="Chris Bird" w:date="2018-05-15T06:31:00Z"/>
          <w:rFonts w:ascii="Courier New" w:hAnsi="Courier New" w:cs="Courier New"/>
          <w:color w:val="0070C0"/>
          <w:sz w:val="12"/>
          <w:szCs w:val="12"/>
          <w:rPrChange w:id="396" w:author="Chris Bird" w:date="2018-05-15T06:22:00Z">
            <w:rPr>
              <w:del w:id="397" w:author="Chris Bird" w:date="2018-05-15T06:31:00Z"/>
              <w:rFonts w:ascii="Courier New" w:hAnsi="Courier New" w:cs="Courier New"/>
              <w:sz w:val="12"/>
              <w:szCs w:val="12"/>
            </w:rPr>
          </w:rPrChange>
        </w:rPr>
      </w:pPr>
      <w:del w:id="398" w:author="Chris Bird" w:date="2018-05-15T06:31:00Z">
        <w:r w:rsidRPr="004C7470" w:rsidDel="002619F9">
          <w:rPr>
            <w:rFonts w:ascii="Courier New" w:hAnsi="Courier New" w:cs="Courier New"/>
            <w:color w:val="0070C0"/>
            <w:sz w:val="12"/>
            <w:szCs w:val="12"/>
            <w:rPrChange w:id="399" w:author="Chris Bird" w:date="2018-05-15T06:22:00Z">
              <w:rPr>
                <w:rFonts w:ascii="Courier New" w:hAnsi="Courier New" w:cs="Courier New"/>
                <w:sz w:val="12"/>
                <w:szCs w:val="12"/>
              </w:rPr>
            </w:rPrChange>
          </w:rPr>
          <w:delText>#SBATCH --mail-type=begin  # email me when the job starts</w:delText>
        </w:r>
      </w:del>
    </w:p>
    <w:p w14:paraId="51DB9182" w14:textId="6773EAF8" w:rsidR="004241A4" w:rsidRPr="004C7470" w:rsidDel="002619F9" w:rsidRDefault="004241A4">
      <w:pPr>
        <w:pStyle w:val="ListParagraph"/>
        <w:ind w:left="1800"/>
        <w:rPr>
          <w:del w:id="400" w:author="Chris Bird" w:date="2018-05-15T06:31:00Z"/>
          <w:rFonts w:ascii="Courier New" w:hAnsi="Courier New" w:cs="Courier New"/>
          <w:color w:val="0070C0"/>
          <w:sz w:val="12"/>
          <w:szCs w:val="12"/>
          <w:rPrChange w:id="401" w:author="Chris Bird" w:date="2018-05-15T06:22:00Z">
            <w:rPr>
              <w:del w:id="402" w:author="Chris Bird" w:date="2018-05-15T06:31:00Z"/>
              <w:rFonts w:ascii="Courier New" w:hAnsi="Courier New" w:cs="Courier New"/>
              <w:sz w:val="12"/>
              <w:szCs w:val="12"/>
            </w:rPr>
          </w:rPrChange>
        </w:rPr>
      </w:pPr>
      <w:del w:id="403" w:author="Chris Bird" w:date="2018-05-15T06:31:00Z">
        <w:r w:rsidRPr="004C7470" w:rsidDel="002619F9">
          <w:rPr>
            <w:rFonts w:ascii="Courier New" w:hAnsi="Courier New" w:cs="Courier New"/>
            <w:color w:val="0070C0"/>
            <w:sz w:val="12"/>
            <w:szCs w:val="12"/>
            <w:rPrChange w:id="404" w:author="Chris Bird" w:date="2018-05-15T06:22:00Z">
              <w:rPr>
                <w:rFonts w:ascii="Courier New" w:hAnsi="Courier New" w:cs="Courier New"/>
                <w:sz w:val="12"/>
                <w:szCs w:val="12"/>
              </w:rPr>
            </w:rPrChange>
          </w:rPr>
          <w:delText>#SBATCH --mail-type=end    # email me when the job finish</w:delText>
        </w:r>
      </w:del>
    </w:p>
    <w:p w14:paraId="6F6A02F6" w14:textId="650A2A6C" w:rsidR="004241A4" w:rsidRPr="004C7470" w:rsidDel="002619F9" w:rsidRDefault="004241A4">
      <w:pPr>
        <w:pStyle w:val="ListParagraph"/>
        <w:ind w:left="1800"/>
        <w:rPr>
          <w:del w:id="405" w:author="Chris Bird" w:date="2018-05-15T06:31:00Z"/>
          <w:rFonts w:ascii="Courier New" w:hAnsi="Courier New" w:cs="Courier New"/>
          <w:color w:val="0070C0"/>
          <w:sz w:val="12"/>
          <w:szCs w:val="12"/>
          <w:rPrChange w:id="406" w:author="Chris Bird" w:date="2018-05-15T06:22:00Z">
            <w:rPr>
              <w:del w:id="407" w:author="Chris Bird" w:date="2018-05-15T06:31:00Z"/>
              <w:rFonts w:ascii="Courier New" w:hAnsi="Courier New" w:cs="Courier New"/>
              <w:sz w:val="12"/>
              <w:szCs w:val="12"/>
            </w:rPr>
          </w:rPrChange>
        </w:rPr>
      </w:pPr>
    </w:p>
    <w:p w14:paraId="5100964C" w14:textId="520A5483" w:rsidR="004241A4" w:rsidRPr="004C7470" w:rsidDel="002619F9" w:rsidRDefault="004241A4">
      <w:pPr>
        <w:pStyle w:val="ListParagraph"/>
        <w:ind w:left="1800"/>
        <w:rPr>
          <w:del w:id="408" w:author="Chris Bird" w:date="2018-05-15T06:31:00Z"/>
          <w:rFonts w:ascii="Courier New" w:hAnsi="Courier New" w:cs="Courier New"/>
          <w:color w:val="0070C0"/>
          <w:sz w:val="12"/>
          <w:szCs w:val="12"/>
          <w:rPrChange w:id="409" w:author="Chris Bird" w:date="2018-05-15T06:22:00Z">
            <w:rPr>
              <w:del w:id="410" w:author="Chris Bird" w:date="2018-05-15T06:31:00Z"/>
              <w:rFonts w:ascii="Courier New" w:hAnsi="Courier New" w:cs="Courier New"/>
              <w:sz w:val="12"/>
              <w:szCs w:val="12"/>
            </w:rPr>
          </w:rPrChange>
        </w:rPr>
      </w:pPr>
      <w:del w:id="411" w:author="Chris Bird" w:date="2018-05-15T06:31:00Z">
        <w:r w:rsidRPr="004C7470" w:rsidDel="002619F9">
          <w:rPr>
            <w:rFonts w:ascii="Courier New" w:hAnsi="Courier New" w:cs="Courier New"/>
            <w:color w:val="0070C0"/>
            <w:sz w:val="12"/>
            <w:szCs w:val="12"/>
            <w:rPrChange w:id="412" w:author="Chris Bird" w:date="2018-05-15T06:22:00Z">
              <w:rPr>
                <w:rFonts w:ascii="Courier New" w:hAnsi="Courier New" w:cs="Courier New"/>
                <w:sz w:val="12"/>
                <w:szCs w:val="12"/>
              </w:rPr>
            </w:rPrChange>
          </w:rPr>
          <w:delText>module load fastqc</w:delText>
        </w:r>
      </w:del>
    </w:p>
    <w:p w14:paraId="1E92B010" w14:textId="71591947" w:rsidR="004241A4" w:rsidRPr="004C7470" w:rsidDel="002619F9" w:rsidRDefault="004241A4">
      <w:pPr>
        <w:pStyle w:val="ListParagraph"/>
        <w:ind w:left="1800"/>
        <w:rPr>
          <w:del w:id="413" w:author="Chris Bird" w:date="2018-05-15T06:31:00Z"/>
          <w:rFonts w:ascii="Courier New" w:hAnsi="Courier New" w:cs="Courier New"/>
          <w:color w:val="0070C0"/>
          <w:sz w:val="12"/>
          <w:szCs w:val="12"/>
          <w:rPrChange w:id="414" w:author="Chris Bird" w:date="2018-05-15T06:22:00Z">
            <w:rPr>
              <w:del w:id="415" w:author="Chris Bird" w:date="2018-05-15T06:31:00Z"/>
              <w:rFonts w:ascii="Courier New" w:hAnsi="Courier New" w:cs="Courier New"/>
              <w:sz w:val="12"/>
              <w:szCs w:val="12"/>
            </w:rPr>
          </w:rPrChange>
        </w:rPr>
      </w:pPr>
      <w:del w:id="416" w:author="Chris Bird" w:date="2018-05-15T06:31:00Z">
        <w:r w:rsidRPr="004C7470" w:rsidDel="002619F9">
          <w:rPr>
            <w:rFonts w:ascii="Courier New" w:hAnsi="Courier New" w:cs="Courier New"/>
            <w:color w:val="0070C0"/>
            <w:sz w:val="12"/>
            <w:szCs w:val="12"/>
            <w:rPrChange w:id="417" w:author="Chris Bird" w:date="2018-05-15T06:22:00Z">
              <w:rPr>
                <w:rFonts w:ascii="Courier New" w:hAnsi="Courier New" w:cs="Courier New"/>
                <w:sz w:val="12"/>
                <w:szCs w:val="12"/>
              </w:rPr>
            </w:rPrChange>
          </w:rPr>
          <w:delText>module load parallel/20160722</w:delText>
        </w:r>
      </w:del>
    </w:p>
    <w:p w14:paraId="7C79101A" w14:textId="022BA405" w:rsidR="004241A4" w:rsidRPr="004C7470" w:rsidDel="002619F9" w:rsidRDefault="004241A4">
      <w:pPr>
        <w:pStyle w:val="ListParagraph"/>
        <w:ind w:left="1800"/>
        <w:rPr>
          <w:del w:id="418" w:author="Chris Bird" w:date="2018-05-15T06:31:00Z"/>
          <w:rFonts w:ascii="Courier New" w:hAnsi="Courier New" w:cs="Courier New"/>
          <w:color w:val="0070C0"/>
          <w:sz w:val="12"/>
          <w:szCs w:val="12"/>
          <w:rPrChange w:id="419" w:author="Chris Bird" w:date="2018-05-15T06:22:00Z">
            <w:rPr>
              <w:del w:id="420" w:author="Chris Bird" w:date="2018-05-15T06:31:00Z"/>
              <w:rFonts w:ascii="Courier New" w:hAnsi="Courier New" w:cs="Courier New"/>
              <w:sz w:val="12"/>
              <w:szCs w:val="12"/>
            </w:rPr>
          </w:rPrChange>
        </w:rPr>
      </w:pPr>
    </w:p>
    <w:p w14:paraId="4B6BC1C9" w14:textId="5F400498" w:rsidR="004241A4" w:rsidRPr="004C7470" w:rsidDel="002619F9" w:rsidRDefault="004241A4">
      <w:pPr>
        <w:pStyle w:val="ListParagraph"/>
        <w:ind w:left="1800"/>
        <w:rPr>
          <w:del w:id="421" w:author="Chris Bird" w:date="2018-05-15T06:31:00Z"/>
          <w:rFonts w:ascii="Courier New" w:hAnsi="Courier New" w:cs="Courier New"/>
          <w:color w:val="0070C0"/>
          <w:sz w:val="12"/>
          <w:szCs w:val="12"/>
          <w:rPrChange w:id="422" w:author="Chris Bird" w:date="2018-05-15T06:22:00Z">
            <w:rPr>
              <w:del w:id="423" w:author="Chris Bird" w:date="2018-05-15T06:31:00Z"/>
              <w:rFonts w:ascii="Courier New" w:hAnsi="Courier New" w:cs="Courier New"/>
              <w:sz w:val="12"/>
              <w:szCs w:val="12"/>
            </w:rPr>
          </w:rPrChange>
        </w:rPr>
      </w:pPr>
      <w:del w:id="424" w:author="Chris Bird" w:date="2018-05-15T06:31:00Z">
        <w:r w:rsidRPr="004C7470" w:rsidDel="002619F9">
          <w:rPr>
            <w:rFonts w:ascii="Courier New" w:hAnsi="Courier New" w:cs="Courier New"/>
            <w:color w:val="0070C0"/>
            <w:sz w:val="12"/>
            <w:szCs w:val="12"/>
            <w:rPrChange w:id="425" w:author="Chris Bird" w:date="2018-05-15T06:22:00Z">
              <w:rPr>
                <w:rFonts w:ascii="Courier New" w:hAnsi="Courier New" w:cs="Courier New"/>
                <w:sz w:val="12"/>
                <w:szCs w:val="12"/>
              </w:rPr>
            </w:rPrChange>
          </w:rPr>
          <w:delText>#run fastqc in parallel</w:delText>
        </w:r>
      </w:del>
    </w:p>
    <w:p w14:paraId="7FF61E19" w14:textId="4A8AD8B3" w:rsidR="004241A4" w:rsidRPr="004C7470" w:rsidDel="002619F9" w:rsidRDefault="004241A4">
      <w:pPr>
        <w:pStyle w:val="ListParagraph"/>
        <w:ind w:left="1800"/>
        <w:rPr>
          <w:del w:id="426" w:author="Chris Bird" w:date="2018-05-15T06:31:00Z"/>
          <w:rFonts w:ascii="Courier New" w:hAnsi="Courier New" w:cs="Courier New"/>
          <w:color w:val="0070C0"/>
          <w:sz w:val="12"/>
          <w:szCs w:val="12"/>
          <w:rPrChange w:id="427" w:author="Chris Bird" w:date="2018-05-15T06:22:00Z">
            <w:rPr>
              <w:del w:id="428" w:author="Chris Bird" w:date="2018-05-15T06:31:00Z"/>
              <w:rFonts w:ascii="Courier New" w:hAnsi="Courier New" w:cs="Courier New"/>
              <w:sz w:val="12"/>
              <w:szCs w:val="12"/>
            </w:rPr>
          </w:rPrChange>
        </w:rPr>
      </w:pPr>
      <w:del w:id="429" w:author="Chris Bird" w:date="2018-05-15T06:31:00Z">
        <w:r w:rsidRPr="004C7470" w:rsidDel="002619F9">
          <w:rPr>
            <w:rFonts w:ascii="Courier New" w:hAnsi="Courier New" w:cs="Courier New"/>
            <w:color w:val="0070C0"/>
            <w:sz w:val="12"/>
            <w:szCs w:val="12"/>
            <w:rPrChange w:id="430" w:author="Chris Bird" w:date="2018-05-15T06:22:00Z">
              <w:rPr>
                <w:rFonts w:ascii="Courier New" w:hAnsi="Courier New" w:cs="Courier New"/>
                <w:sz w:val="12"/>
                <w:szCs w:val="12"/>
              </w:rPr>
            </w:rPrChange>
          </w:rPr>
          <w:delText>ls *001.fq.gz | parallel "fastqc {}"</w:delText>
        </w:r>
      </w:del>
    </w:p>
    <w:p w14:paraId="1FED9C5F" w14:textId="4BA82910" w:rsidR="004241A4" w:rsidRPr="004C7470" w:rsidDel="002619F9" w:rsidRDefault="004241A4">
      <w:pPr>
        <w:pStyle w:val="ListParagraph"/>
        <w:ind w:left="1800"/>
        <w:rPr>
          <w:del w:id="431" w:author="Chris Bird" w:date="2018-05-15T06:31:00Z"/>
          <w:rFonts w:ascii="Courier New" w:hAnsi="Courier New" w:cs="Courier New"/>
          <w:color w:val="0070C0"/>
          <w:sz w:val="12"/>
          <w:szCs w:val="12"/>
          <w:rPrChange w:id="432" w:author="Chris Bird" w:date="2018-05-15T06:22:00Z">
            <w:rPr>
              <w:del w:id="433" w:author="Chris Bird" w:date="2018-05-15T06:31:00Z"/>
              <w:rFonts w:ascii="Courier New" w:hAnsi="Courier New" w:cs="Courier New"/>
              <w:sz w:val="12"/>
              <w:szCs w:val="12"/>
            </w:rPr>
          </w:rPrChange>
        </w:rPr>
      </w:pPr>
    </w:p>
    <w:p w14:paraId="7994A294" w14:textId="0D3C2315" w:rsidR="004241A4" w:rsidRPr="004C7470" w:rsidDel="002619F9" w:rsidRDefault="004241A4">
      <w:pPr>
        <w:pStyle w:val="ListParagraph"/>
        <w:ind w:left="1800"/>
        <w:rPr>
          <w:del w:id="434" w:author="Chris Bird" w:date="2018-05-15T06:31:00Z"/>
          <w:rFonts w:ascii="Courier New" w:hAnsi="Courier New" w:cs="Courier New"/>
          <w:color w:val="0070C0"/>
          <w:sz w:val="12"/>
          <w:szCs w:val="12"/>
          <w:rPrChange w:id="435" w:author="Chris Bird" w:date="2018-05-15T06:22:00Z">
            <w:rPr>
              <w:del w:id="436" w:author="Chris Bird" w:date="2018-05-15T06:31:00Z"/>
              <w:rFonts w:ascii="Courier New" w:hAnsi="Courier New" w:cs="Courier New"/>
              <w:sz w:val="12"/>
              <w:szCs w:val="12"/>
            </w:rPr>
          </w:rPrChange>
        </w:rPr>
      </w:pPr>
      <w:del w:id="437" w:author="Chris Bird" w:date="2018-05-15T06:31:00Z">
        <w:r w:rsidRPr="004C7470" w:rsidDel="002619F9">
          <w:rPr>
            <w:rFonts w:ascii="Courier New" w:hAnsi="Courier New" w:cs="Courier New"/>
            <w:color w:val="0070C0"/>
            <w:sz w:val="12"/>
            <w:szCs w:val="12"/>
            <w:rPrChange w:id="438" w:author="Chris Bird" w:date="2018-05-15T06:22:00Z">
              <w:rPr>
                <w:rFonts w:ascii="Courier New" w:hAnsi="Courier New" w:cs="Courier New"/>
                <w:sz w:val="12"/>
                <w:szCs w:val="12"/>
              </w:rPr>
            </w:rPrChange>
          </w:rPr>
          <w:delText>#make a directory called FASTQC and move the FASTQC files into the directory</w:delText>
        </w:r>
      </w:del>
    </w:p>
    <w:p w14:paraId="562DFF33" w14:textId="571A8F0E" w:rsidR="004241A4" w:rsidRPr="004C7470" w:rsidDel="002619F9" w:rsidRDefault="004241A4">
      <w:pPr>
        <w:pStyle w:val="ListParagraph"/>
        <w:ind w:left="1800"/>
        <w:rPr>
          <w:del w:id="439" w:author="Chris Bird" w:date="2018-05-15T06:31:00Z"/>
          <w:rFonts w:ascii="Courier New" w:hAnsi="Courier New" w:cs="Courier New"/>
          <w:color w:val="0070C0"/>
          <w:sz w:val="12"/>
          <w:szCs w:val="12"/>
          <w:rPrChange w:id="440" w:author="Chris Bird" w:date="2018-05-15T06:22:00Z">
            <w:rPr>
              <w:del w:id="441" w:author="Chris Bird" w:date="2018-05-15T06:31:00Z"/>
              <w:rFonts w:ascii="Courier New" w:hAnsi="Courier New" w:cs="Courier New"/>
              <w:sz w:val="12"/>
              <w:szCs w:val="12"/>
            </w:rPr>
          </w:rPrChange>
        </w:rPr>
      </w:pPr>
      <w:del w:id="442" w:author="Chris Bird" w:date="2018-05-15T06:31:00Z">
        <w:r w:rsidRPr="004C7470" w:rsidDel="002619F9">
          <w:rPr>
            <w:rFonts w:ascii="Courier New" w:hAnsi="Courier New" w:cs="Courier New"/>
            <w:color w:val="0070C0"/>
            <w:sz w:val="12"/>
            <w:szCs w:val="12"/>
            <w:rPrChange w:id="443" w:author="Chris Bird" w:date="2018-05-15T06:22:00Z">
              <w:rPr>
                <w:rFonts w:ascii="Courier New" w:hAnsi="Courier New" w:cs="Courier New"/>
                <w:sz w:val="12"/>
                <w:szCs w:val="12"/>
              </w:rPr>
            </w:rPrChange>
          </w:rPr>
          <w:delText>mkdir FASTQC</w:delText>
        </w:r>
      </w:del>
    </w:p>
    <w:p w14:paraId="3DA4360C" w14:textId="30EEEF4B" w:rsidR="004241A4" w:rsidRPr="004C7470" w:rsidDel="002619F9" w:rsidRDefault="004241A4">
      <w:pPr>
        <w:pStyle w:val="ListParagraph"/>
        <w:ind w:left="1800"/>
        <w:rPr>
          <w:del w:id="444" w:author="Chris Bird" w:date="2018-05-15T06:31:00Z"/>
          <w:rFonts w:ascii="Courier New" w:hAnsi="Courier New" w:cs="Courier New"/>
          <w:color w:val="0070C0"/>
          <w:sz w:val="12"/>
          <w:szCs w:val="12"/>
          <w:rPrChange w:id="445" w:author="Chris Bird" w:date="2018-05-15T06:22:00Z">
            <w:rPr>
              <w:del w:id="446" w:author="Chris Bird" w:date="2018-05-15T06:31:00Z"/>
              <w:rFonts w:ascii="Courier New" w:hAnsi="Courier New" w:cs="Courier New"/>
              <w:sz w:val="12"/>
              <w:szCs w:val="12"/>
            </w:rPr>
          </w:rPrChange>
        </w:rPr>
      </w:pPr>
      <w:del w:id="447" w:author="Chris Bird" w:date="2018-05-15T06:31:00Z">
        <w:r w:rsidRPr="004C7470" w:rsidDel="002619F9">
          <w:rPr>
            <w:rFonts w:ascii="Courier New" w:hAnsi="Courier New" w:cs="Courier New"/>
            <w:color w:val="0070C0"/>
            <w:sz w:val="12"/>
            <w:szCs w:val="12"/>
            <w:rPrChange w:id="448" w:author="Chris Bird" w:date="2018-05-15T06:22:00Z">
              <w:rPr>
                <w:rFonts w:ascii="Courier New" w:hAnsi="Courier New" w:cs="Courier New"/>
                <w:sz w:val="12"/>
                <w:szCs w:val="12"/>
              </w:rPr>
            </w:rPrChange>
          </w:rPr>
          <w:delText>ls *fastqc.html | parallel "mv {} FASTQC"</w:delText>
        </w:r>
      </w:del>
    </w:p>
    <w:p w14:paraId="5FBA4120" w14:textId="595ED69A" w:rsidR="004241A4" w:rsidRPr="004C7470" w:rsidDel="002619F9" w:rsidRDefault="004241A4">
      <w:pPr>
        <w:pStyle w:val="ListParagraph"/>
        <w:ind w:left="1800" w:firstLine="720"/>
        <w:rPr>
          <w:del w:id="449" w:author="Chris Bird" w:date="2018-05-15T06:31:00Z"/>
          <w:rFonts w:ascii="Courier New" w:hAnsi="Courier New" w:cs="Courier New"/>
          <w:color w:val="0070C0"/>
          <w:sz w:val="12"/>
          <w:szCs w:val="12"/>
          <w:rPrChange w:id="450" w:author="Chris Bird" w:date="2018-05-15T06:22:00Z">
            <w:rPr>
              <w:del w:id="451" w:author="Chris Bird" w:date="2018-05-15T06:31:00Z"/>
              <w:rFonts w:ascii="Courier New" w:hAnsi="Courier New" w:cs="Courier New"/>
              <w:sz w:val="12"/>
              <w:szCs w:val="12"/>
            </w:rPr>
          </w:rPrChange>
        </w:rPr>
      </w:pPr>
      <w:del w:id="452" w:author="Chris Bird" w:date="2018-05-15T06:31:00Z">
        <w:r w:rsidRPr="004C7470" w:rsidDel="002619F9">
          <w:rPr>
            <w:rFonts w:ascii="Courier New" w:hAnsi="Courier New" w:cs="Courier New"/>
            <w:color w:val="0070C0"/>
            <w:sz w:val="12"/>
            <w:szCs w:val="12"/>
            <w:rPrChange w:id="453" w:author="Chris Bird" w:date="2018-05-15T06:22:00Z">
              <w:rPr>
                <w:rFonts w:ascii="Courier New" w:hAnsi="Courier New" w:cs="Courier New"/>
                <w:sz w:val="12"/>
                <w:szCs w:val="12"/>
              </w:rPr>
            </w:rPrChange>
          </w:rPr>
          <w:delText>ls *fastqc.zip | parallel "mv {} FASTQC"</w:delText>
        </w:r>
      </w:del>
    </w:p>
    <w:p w14:paraId="07614F81" w14:textId="77777777" w:rsidR="004241A4" w:rsidRDefault="004241A4">
      <w:pPr>
        <w:pStyle w:val="ListParagraph"/>
        <w:ind w:left="1800" w:firstLine="720"/>
        <w:rPr>
          <w:rFonts w:ascii="Courier New" w:hAnsi="Courier New" w:cs="Courier New"/>
          <w:sz w:val="20"/>
          <w:szCs w:val="20"/>
        </w:rPr>
        <w:pPrChange w:id="454" w:author="Chris Bird" w:date="2018-05-15T06:32:00Z">
          <w:pPr>
            <w:pStyle w:val="ListParagraph"/>
            <w:ind w:left="0" w:firstLine="720"/>
          </w:pPr>
        </w:pPrChange>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37B83BCC" w:rsidR="004241A4" w:rsidRDefault="00320FB9" w:rsidP="00320FB9">
      <w:pPr>
        <w:pStyle w:val="ListParagraph"/>
        <w:numPr>
          <w:ilvl w:val="2"/>
          <w:numId w:val="1"/>
        </w:numPr>
      </w:pPr>
      <w:del w:id="455" w:author="Chris Bird" w:date="2018-05-15T06:32:00Z">
        <w:r w:rsidDel="002619F9">
          <w:delText xml:space="preserve">Run </w:delText>
        </w:r>
      </w:del>
      <w:r>
        <w:t>multiqc</w:t>
      </w:r>
      <w:ins w:id="456" w:author="Chris Bird" w:date="2018-05-15T06:32:00Z">
        <w:r w:rsidR="002619F9">
          <w:t xml:space="preserve"> is included in the script above and will be run</w:t>
        </w:r>
      </w:ins>
      <w:r>
        <w:t xml:space="preserve"> on</w:t>
      </w:r>
      <w:ins w:id="457" w:author="Chris Bird" w:date="2018-05-15T06:32:00Z">
        <w:r w:rsidR="002619F9">
          <w:t xml:space="preserve"> the</w:t>
        </w:r>
      </w:ins>
      <w:r>
        <w:t xml:space="preserve"> fastq data </w:t>
      </w:r>
      <w:del w:id="458" w:author="Chris Bird" w:date="2018-05-15T06:32:00Z">
        <w:r w:rsidDel="002619F9">
          <w:delText>just generated above</w:delText>
        </w:r>
      </w:del>
    </w:p>
    <w:p w14:paraId="264E22A5" w14:textId="0F168DCE" w:rsidR="001A1B5E" w:rsidRPr="001A1B5E" w:rsidDel="002619F9" w:rsidRDefault="001A1B5E" w:rsidP="001A1B5E">
      <w:pPr>
        <w:pStyle w:val="ListParagraph"/>
        <w:numPr>
          <w:ilvl w:val="3"/>
          <w:numId w:val="1"/>
        </w:numPr>
        <w:rPr>
          <w:del w:id="459" w:author="Chris Bird" w:date="2018-05-15T06:32:00Z"/>
          <w:rFonts w:ascii="Courier" w:hAnsi="Courier"/>
          <w:sz w:val="16"/>
          <w:szCs w:val="16"/>
        </w:rPr>
      </w:pPr>
      <w:del w:id="460" w:author="Chris Bird" w:date="2018-05-15T06:32:00Z">
        <w:r w:rsidRPr="002619F9" w:rsidDel="002619F9">
          <w:rPr>
            <w:rFonts w:ascii="Courier New" w:hAnsi="Courier New" w:cs="Courier New"/>
            <w:b/>
            <w:color w:val="0070C0"/>
            <w:rPrChange w:id="461" w:author="Chris Bird" w:date="2018-05-15T06:25:00Z">
              <w:rPr>
                <w:rFonts w:ascii="Courier" w:hAnsi="Courier"/>
                <w:sz w:val="16"/>
                <w:szCs w:val="16"/>
              </w:rPr>
            </w:rPrChange>
          </w:rPr>
          <w:delText>module load multiqc</w:delText>
        </w:r>
      </w:del>
      <w:del w:id="462" w:author="Chris Bird" w:date="2018-05-15T06:26:00Z">
        <w:r w:rsidRPr="00D10259" w:rsidDel="002619F9">
          <w:rPr>
            <w:rFonts w:ascii="Courier" w:hAnsi="Courier"/>
            <w:sz w:val="16"/>
            <w:szCs w:val="16"/>
          </w:rPr>
          <w:delText>/0.9</w:delText>
        </w:r>
      </w:del>
    </w:p>
    <w:p w14:paraId="7C2BD50D" w14:textId="26746A8F" w:rsidR="00320FB9" w:rsidDel="002619F9" w:rsidRDefault="00320FB9" w:rsidP="00320FB9">
      <w:pPr>
        <w:pStyle w:val="ListParagraph"/>
        <w:numPr>
          <w:ilvl w:val="3"/>
          <w:numId w:val="1"/>
        </w:numPr>
        <w:rPr>
          <w:del w:id="463" w:author="Chris Bird" w:date="2018-05-15T06:32:00Z"/>
          <w:rFonts w:ascii="Courier New" w:hAnsi="Courier New" w:cs="Courier New"/>
          <w:sz w:val="16"/>
          <w:szCs w:val="16"/>
        </w:rPr>
      </w:pPr>
      <w:del w:id="464" w:author="Chris Bird" w:date="2018-05-15T06:32:00Z">
        <w:r w:rsidRPr="002619F9" w:rsidDel="002619F9">
          <w:rPr>
            <w:rFonts w:ascii="Courier New" w:hAnsi="Courier New" w:cs="Courier New"/>
            <w:b/>
            <w:color w:val="0070C0"/>
            <w:rPrChange w:id="465" w:author="Chris Bird" w:date="2018-05-15T06:26:00Z">
              <w:rPr>
                <w:rFonts w:ascii="Courier New" w:hAnsi="Courier New" w:cs="Courier New"/>
                <w:sz w:val="16"/>
                <w:szCs w:val="16"/>
              </w:rPr>
            </w:rPrChange>
          </w:rPr>
          <w:delText>multiqc FASTQC/</w:delText>
        </w:r>
      </w:del>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4CF1A6B4" w14:textId="77777777" w:rsidR="000D4ABD" w:rsidRDefault="000D4ABD">
      <w:pPr>
        <w:rPr>
          <w:ins w:id="466" w:author="Chris Bird" w:date="2017-10-26T11:24:00Z"/>
        </w:rPr>
        <w:sectPr w:rsidR="000D4ABD">
          <w:pgSz w:w="12240" w:h="15840"/>
          <w:pgMar w:top="1440" w:right="1440" w:bottom="1440" w:left="1440" w:header="720" w:footer="720" w:gutter="0"/>
          <w:cols w:space="720"/>
          <w:docGrid w:linePitch="360"/>
        </w:sectPr>
      </w:pPr>
    </w:p>
    <w:p w14:paraId="0CDDB370" w14:textId="4BB07E7F" w:rsidR="007870B3" w:rsidRDefault="007870B3">
      <w:del w:id="467" w:author="Chris Bird" w:date="2017-10-26T11:24:00Z">
        <w:r w:rsidDel="000D4ABD">
          <w:lastRenderedPageBreak/>
          <w:br w:type="page"/>
        </w:r>
      </w:del>
    </w:p>
    <w:p w14:paraId="30398590" w14:textId="77777777" w:rsidR="000F5D70" w:rsidRPr="00855EEB" w:rsidRDefault="000F5D70" w:rsidP="000F5D70">
      <w:pPr>
        <w:pStyle w:val="ListParagraph"/>
        <w:numPr>
          <w:ilvl w:val="0"/>
          <w:numId w:val="1"/>
        </w:numPr>
        <w:ind w:left="720"/>
        <w:rPr>
          <w:b/>
        </w:rPr>
      </w:pPr>
      <w:commentRangeStart w:id="468"/>
      <w:r w:rsidRPr="00855EEB">
        <w:rPr>
          <w:b/>
        </w:rPr>
        <w:t>Count Reads</w:t>
      </w:r>
    </w:p>
    <w:p w14:paraId="29C5AFCB" w14:textId="77777777" w:rsidR="000F5D70" w:rsidRPr="00855EEB" w:rsidRDefault="000F5D70" w:rsidP="000F5D70">
      <w:pPr>
        <w:ind w:left="720"/>
      </w:pPr>
      <w:r w:rsidRPr="00855EEB">
        <w:t xml:space="preserve">The purpose of counting the reads in each file is to make sure that there are an adequate number of reads and that the operations performed on the data (demultiplexing and trimming) did not result in excessive loss of data.  Consequently, </w:t>
      </w:r>
      <w:r w:rsidR="00265654" w:rsidRPr="00855EEB">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3DA30B2" w:rsidR="000F5D70" w:rsidRPr="00855EEB" w:rsidRDefault="000F5D70" w:rsidP="000F5D70">
      <w:pPr>
        <w:pStyle w:val="ListParagraph"/>
        <w:numPr>
          <w:ilvl w:val="1"/>
          <w:numId w:val="1"/>
        </w:numPr>
      </w:pPr>
      <w:r w:rsidRPr="00855EEB">
        <w:t>Script: cntReads.</w:t>
      </w:r>
      <w:ins w:id="469" w:author="Chris Bird" w:date="2018-05-15T06:42:00Z">
        <w:r w:rsidR="00855EEB">
          <w:t>ba</w:t>
        </w:r>
      </w:ins>
      <w:r w:rsidRPr="00855EEB">
        <w:t>sh</w:t>
      </w:r>
    </w:p>
    <w:p w14:paraId="32EDA1E9" w14:textId="77777777" w:rsidR="000F5D70" w:rsidRPr="00855EEB" w:rsidRDefault="000F5D70" w:rsidP="00265654">
      <w:pPr>
        <w:pStyle w:val="ListParagraph"/>
        <w:numPr>
          <w:ilvl w:val="2"/>
          <w:numId w:val="1"/>
        </w:numPr>
      </w:pPr>
      <w:r w:rsidRPr="00855EEB">
        <w:t>Copy script to</w:t>
      </w:r>
      <w:r w:rsidR="00265654" w:rsidRPr="00855EEB">
        <w:t xml:space="preserve"> the directory containing the fastq files to be quantified</w:t>
      </w:r>
    </w:p>
    <w:p w14:paraId="616935CB" w14:textId="77777777" w:rsidR="000F5D70" w:rsidRPr="00855EEB" w:rsidRDefault="000F5D70" w:rsidP="00265654">
      <w:pPr>
        <w:pStyle w:val="ListParagraph"/>
        <w:numPr>
          <w:ilvl w:val="3"/>
          <w:numId w:val="1"/>
        </w:numPr>
      </w:pPr>
      <w:r w:rsidRPr="00855EEB">
        <w:t>cp</w:t>
      </w:r>
    </w:p>
    <w:p w14:paraId="1C4197E5" w14:textId="77777777" w:rsidR="000F5D70" w:rsidRPr="00855EEB" w:rsidRDefault="000F5D70" w:rsidP="00265654">
      <w:pPr>
        <w:pStyle w:val="ListParagraph"/>
        <w:numPr>
          <w:ilvl w:val="2"/>
          <w:numId w:val="1"/>
        </w:numPr>
      </w:pPr>
      <w:r w:rsidRPr="00855EEB">
        <w:t xml:space="preserve">Modify </w:t>
      </w:r>
      <w:r w:rsidR="00265654" w:rsidRPr="00855EEB">
        <w:t xml:space="preserve">directories, </w:t>
      </w:r>
      <w:r w:rsidRPr="00855EEB">
        <w:t>files</w:t>
      </w:r>
      <w:r w:rsidR="00265654" w:rsidRPr="00855EEB">
        <w:t>,</w:t>
      </w:r>
      <w:r w:rsidRPr="00855EEB">
        <w:t xml:space="preserve"> and the script so that they are compatible</w:t>
      </w:r>
    </w:p>
    <w:p w14:paraId="1B6CFC4B" w14:textId="77777777" w:rsidR="000F5D70" w:rsidRPr="00855EEB" w:rsidRDefault="000F5D70" w:rsidP="00265654">
      <w:pPr>
        <w:pStyle w:val="ListParagraph"/>
        <w:numPr>
          <w:ilvl w:val="2"/>
          <w:numId w:val="1"/>
        </w:numPr>
      </w:pPr>
      <w:r w:rsidRPr="00855EEB">
        <w:t>Run script</w:t>
      </w:r>
    </w:p>
    <w:p w14:paraId="3F178364" w14:textId="77777777" w:rsidR="000F5D70" w:rsidRPr="00855EEB" w:rsidRDefault="000F5D70" w:rsidP="00265654">
      <w:pPr>
        <w:pStyle w:val="ListParagraph"/>
        <w:numPr>
          <w:ilvl w:val="2"/>
          <w:numId w:val="1"/>
        </w:numPr>
      </w:pPr>
      <w:r w:rsidRPr="00855EEB">
        <w:t>Extract data to R or Excel</w:t>
      </w:r>
    </w:p>
    <w:p w14:paraId="04186B5F" w14:textId="77777777" w:rsidR="005314C2" w:rsidRPr="00855EEB" w:rsidRDefault="005314C2" w:rsidP="005314C2">
      <w:pPr>
        <w:pStyle w:val="ListParagraph"/>
        <w:ind w:left="1440"/>
      </w:pPr>
    </w:p>
    <w:p w14:paraId="37DBDF66" w14:textId="77777777" w:rsidR="005314C2" w:rsidRPr="00855EEB" w:rsidRDefault="005314C2" w:rsidP="00683B17">
      <w:pPr>
        <w:pStyle w:val="ListParagraph"/>
        <w:ind w:left="1710"/>
      </w:pPr>
    </w:p>
    <w:p w14:paraId="09161543" w14:textId="77777777" w:rsidR="005314C2" w:rsidRPr="00855EEB" w:rsidRDefault="005314C2" w:rsidP="00683B17">
      <w:pPr>
        <w:pStyle w:val="ListParagraph"/>
        <w:ind w:left="1710"/>
        <w:rPr>
          <w:rFonts w:ascii="Courier New" w:hAnsi="Courier New" w:cs="Courier New"/>
          <w:sz w:val="12"/>
          <w:szCs w:val="12"/>
        </w:rPr>
      </w:pPr>
      <w:proofErr w:type="gramStart"/>
      <w:r w:rsidRPr="00855EEB">
        <w:rPr>
          <w:rFonts w:ascii="Courier New" w:hAnsi="Courier New" w:cs="Courier New"/>
          <w:sz w:val="12"/>
          <w:szCs w:val="12"/>
        </w:rPr>
        <w:t>#!/</w:t>
      </w:r>
      <w:proofErr w:type="gramEnd"/>
      <w:r w:rsidRPr="00855EEB">
        <w:rPr>
          <w:rFonts w:ascii="Courier New" w:hAnsi="Courier New" w:cs="Courier New"/>
          <w:sz w:val="12"/>
          <w:szCs w:val="12"/>
        </w:rPr>
        <w:t>bin/bash</w:t>
      </w:r>
    </w:p>
    <w:p w14:paraId="2F3A7093" w14:textId="77777777" w:rsidR="005314C2" w:rsidRPr="00855EEB" w:rsidRDefault="005314C2" w:rsidP="00683B17">
      <w:pPr>
        <w:pStyle w:val="ListParagraph"/>
        <w:ind w:left="1710"/>
        <w:rPr>
          <w:rFonts w:ascii="Courier New" w:hAnsi="Courier New" w:cs="Courier New"/>
          <w:sz w:val="12"/>
          <w:szCs w:val="12"/>
        </w:rPr>
      </w:pPr>
    </w:p>
    <w:p w14:paraId="6FFD8AF2"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--job-name=cntRiginos</w:t>
      </w:r>
    </w:p>
    <w:p w14:paraId="6CC8540E" w14:textId="77777777" w:rsidR="005314C2" w:rsidRPr="00855EEB" w:rsidRDefault="002E7916"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--time=24</w:t>
      </w:r>
      <w:r w:rsidR="005314C2" w:rsidRPr="00855EEB">
        <w:rPr>
          <w:rFonts w:ascii="Courier New" w:hAnsi="Courier New" w:cs="Courier New"/>
          <w:sz w:val="12"/>
          <w:szCs w:val="12"/>
        </w:rPr>
        <w:t>:00:00</w:t>
      </w:r>
    </w:p>
    <w:p w14:paraId="5C4D9DE3"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-p normal</w:t>
      </w:r>
    </w:p>
    <w:p w14:paraId="28AEF099"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--nodes=1</w:t>
      </w:r>
    </w:p>
    <w:p w14:paraId="5A50DCF8"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--mail-user=cbird@tamucc.edu</w:t>
      </w:r>
    </w:p>
    <w:p w14:paraId="6B3A098E"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--mail-type=</w:t>
      </w:r>
      <w:proofErr w:type="gramStart"/>
      <w:r w:rsidRPr="00855EEB">
        <w:rPr>
          <w:rFonts w:ascii="Courier New" w:hAnsi="Courier New" w:cs="Courier New"/>
          <w:sz w:val="12"/>
          <w:szCs w:val="12"/>
        </w:rPr>
        <w:t>begin  #</w:t>
      </w:r>
      <w:proofErr w:type="gramEnd"/>
      <w:r w:rsidRPr="00855EEB">
        <w:rPr>
          <w:rFonts w:ascii="Courier New" w:hAnsi="Courier New" w:cs="Courier New"/>
          <w:sz w:val="12"/>
          <w:szCs w:val="12"/>
        </w:rPr>
        <w:t xml:space="preserve"> email me when the job starts</w:t>
      </w:r>
    </w:p>
    <w:p w14:paraId="2C8D8945"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#SBATCH --mail-type=end    # email me when the job finish</w:t>
      </w:r>
    </w:p>
    <w:p w14:paraId="4CD7D922" w14:textId="77777777" w:rsidR="005314C2" w:rsidRPr="00855EEB" w:rsidRDefault="005314C2" w:rsidP="00683B17">
      <w:pPr>
        <w:pStyle w:val="ListParagraph"/>
        <w:ind w:left="1710"/>
        <w:rPr>
          <w:rFonts w:ascii="Courier New" w:hAnsi="Courier New" w:cs="Courier New"/>
          <w:sz w:val="12"/>
          <w:szCs w:val="12"/>
        </w:rPr>
      </w:pPr>
    </w:p>
    <w:p w14:paraId="0FB1C89E"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module load parallel/20160722</w:t>
      </w:r>
    </w:p>
    <w:p w14:paraId="326A1204" w14:textId="77777777" w:rsidR="005314C2" w:rsidRPr="00855EEB" w:rsidRDefault="005314C2" w:rsidP="00683B17">
      <w:pPr>
        <w:pStyle w:val="ListParagraph"/>
        <w:ind w:left="1710"/>
        <w:rPr>
          <w:rFonts w:ascii="Courier New" w:hAnsi="Courier New" w:cs="Courier New"/>
          <w:sz w:val="12"/>
          <w:szCs w:val="12"/>
        </w:rPr>
      </w:pPr>
    </w:p>
    <w:p w14:paraId="2A41FB45"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#count reads</w:t>
      </w:r>
    </w:p>
    <w:p w14:paraId="40515B69" w14:textId="77777777" w:rsidR="005314C2" w:rsidRPr="00855EEB" w:rsidRDefault="005314C2" w:rsidP="00683B17">
      <w:pPr>
        <w:pStyle w:val="ListParagraph"/>
        <w:ind w:left="1710"/>
        <w:rPr>
          <w:rFonts w:ascii="Courier New" w:hAnsi="Courier New" w:cs="Courier New"/>
          <w:sz w:val="12"/>
          <w:szCs w:val="12"/>
        </w:rPr>
      </w:pPr>
    </w:p>
    <w:p w14:paraId="0C2CA0B7" w14:textId="77777777" w:rsidR="005314C2" w:rsidRPr="00855EEB" w:rsidRDefault="005314C2" w:rsidP="004A5BC5">
      <w:pPr>
        <w:pStyle w:val="ListParagraph"/>
        <w:ind w:left="1710"/>
        <w:rPr>
          <w:rFonts w:ascii="Courier New" w:hAnsi="Courier New" w:cs="Courier New"/>
          <w:sz w:val="12"/>
          <w:szCs w:val="12"/>
        </w:rPr>
      </w:pPr>
      <w:r w:rsidRPr="00855EEB">
        <w:rPr>
          <w:rFonts w:ascii="Courier New" w:hAnsi="Courier New" w:cs="Courier New"/>
          <w:sz w:val="12"/>
          <w:szCs w:val="12"/>
        </w:rPr>
        <w:t>ls *.gz | parallel "echo -n {}</w:t>
      </w:r>
      <w:r w:rsidR="004A5BC5" w:rsidRPr="00855EEB">
        <w:rPr>
          <w:rFonts w:ascii="Courier New" w:hAnsi="Courier New" w:cs="Courier New"/>
          <w:sz w:val="12"/>
          <w:szCs w:val="12"/>
        </w:rPr>
        <w:t>' '</w:t>
      </w:r>
      <w:r w:rsidRPr="00855EEB">
        <w:rPr>
          <w:rFonts w:ascii="Courier New" w:hAnsi="Courier New" w:cs="Courier New"/>
          <w:sz w:val="12"/>
          <w:szCs w:val="12"/>
        </w:rPr>
        <w:t xml:space="preserve"> &amp;&amp; zgrep -c '^\+$' {}"| sort -g &gt;&gt; NumPreReads.txt</w:t>
      </w:r>
    </w:p>
    <w:p w14:paraId="271E5098" w14:textId="77777777" w:rsidR="005314C2" w:rsidRPr="00855EEB" w:rsidRDefault="005314C2" w:rsidP="00683B17">
      <w:pPr>
        <w:pStyle w:val="ListParagraph"/>
        <w:ind w:left="1710"/>
        <w:rPr>
          <w:rFonts w:ascii="Courier New" w:hAnsi="Courier New" w:cs="Courier New"/>
          <w:sz w:val="12"/>
          <w:szCs w:val="12"/>
        </w:rPr>
      </w:pPr>
    </w:p>
    <w:p w14:paraId="51068EF7"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ls mapping/*.gz | parallel "echo -n {}' ' &amp;&amp; zgrep -c '^\+$' {}" | sor</w:t>
      </w:r>
      <w:r w:rsidR="002E7916" w:rsidRPr="00855EEB">
        <w:rPr>
          <w:rFonts w:ascii="Courier New" w:hAnsi="Courier New" w:cs="Courier New"/>
          <w:sz w:val="12"/>
          <w:szCs w:val="12"/>
        </w:rPr>
        <w:t>t -g &gt;&gt; mapping/NumMapReads.txt</w:t>
      </w:r>
    </w:p>
    <w:p w14:paraId="03A778F8" w14:textId="77777777" w:rsidR="005314C2" w:rsidRPr="00855EEB" w:rsidRDefault="005314C2" w:rsidP="00683B17">
      <w:pPr>
        <w:pStyle w:val="ListParagraph"/>
        <w:ind w:left="1710"/>
        <w:rPr>
          <w:rFonts w:ascii="Courier New" w:hAnsi="Courier New" w:cs="Courier New"/>
          <w:sz w:val="12"/>
          <w:szCs w:val="12"/>
        </w:rPr>
      </w:pPr>
    </w:p>
    <w:p w14:paraId="4AD87066" w14:textId="77777777" w:rsidR="005314C2" w:rsidRPr="00855EEB" w:rsidRDefault="005314C2" w:rsidP="00683B17">
      <w:pPr>
        <w:pStyle w:val="ListParagraph"/>
        <w:ind w:left="1710"/>
        <w:rPr>
          <w:rFonts w:ascii="Courier New" w:hAnsi="Courier New" w:cs="Courier New"/>
          <w:sz w:val="12"/>
          <w:szCs w:val="12"/>
        </w:rPr>
      </w:pPr>
      <w:r w:rsidRPr="00855EEB">
        <w:rPr>
          <w:rFonts w:ascii="Courier New" w:hAnsi="Courier New" w:cs="Courier New"/>
          <w:sz w:val="12"/>
          <w:szCs w:val="12"/>
        </w:rPr>
        <w:t xml:space="preserve">ls assembly/*.gz | parallel "echo -n {}' ' &amp;&amp; zgrep -c '^\+$' {}" | sort </w:t>
      </w:r>
      <w:r w:rsidR="002E7916" w:rsidRPr="00855EEB">
        <w:rPr>
          <w:rFonts w:ascii="Courier New" w:hAnsi="Courier New" w:cs="Courier New"/>
          <w:sz w:val="12"/>
          <w:szCs w:val="12"/>
        </w:rPr>
        <w:t>-g &gt;&gt; assembly/NumAssmReads.txt</w:t>
      </w:r>
    </w:p>
    <w:p w14:paraId="6C5CDCA2" w14:textId="77777777" w:rsidR="005314C2" w:rsidRPr="00855EEB" w:rsidRDefault="005314C2" w:rsidP="005314C2">
      <w:pPr>
        <w:pStyle w:val="ListParagraph"/>
        <w:ind w:left="0"/>
        <w:rPr>
          <w:highlight w:val="darkGreen"/>
          <w:rPrChange w:id="470" w:author="Chris Bird" w:date="2018-05-15T06:40:00Z">
            <w:rPr/>
          </w:rPrChange>
        </w:rPr>
      </w:pPr>
    </w:p>
    <w:p w14:paraId="41891C0D" w14:textId="77777777" w:rsidR="005314C2" w:rsidRPr="00855EEB" w:rsidRDefault="005314C2" w:rsidP="005314C2">
      <w:pPr>
        <w:pStyle w:val="ListParagraph"/>
        <w:ind w:left="1440"/>
        <w:rPr>
          <w:highlight w:val="darkGreen"/>
          <w:rPrChange w:id="471" w:author="Chris Bird" w:date="2018-05-15T06:40:00Z">
            <w:rPr/>
          </w:rPrChange>
        </w:rPr>
      </w:pPr>
    </w:p>
    <w:p w14:paraId="4405F976" w14:textId="77777777" w:rsidR="00265654" w:rsidRPr="00855EEB" w:rsidRDefault="00265654" w:rsidP="000F5D70">
      <w:pPr>
        <w:pStyle w:val="ListParagraph"/>
        <w:numPr>
          <w:ilvl w:val="1"/>
          <w:numId w:val="1"/>
        </w:numPr>
        <w:rPr>
          <w:highlight w:val="darkGreen"/>
          <w:rPrChange w:id="472" w:author="Chris Bird" w:date="2018-05-15T06:40:00Z">
            <w:rPr/>
          </w:rPrChange>
        </w:rPr>
      </w:pPr>
      <w:r w:rsidRPr="00855EEB">
        <w:rPr>
          <w:highlight w:val="darkGreen"/>
          <w:rPrChange w:id="473" w:author="Chris Bird" w:date="2018-05-15T06:40:00Z">
            <w:rPr/>
          </w:rPrChange>
        </w:rPr>
        <w:t>At what steps should reads be counted and how should the reads be interpreted?</w:t>
      </w:r>
    </w:p>
    <w:p w14:paraId="343FFC6F" w14:textId="77777777" w:rsidR="00265654" w:rsidRPr="00855EEB" w:rsidRDefault="00265654" w:rsidP="00265654">
      <w:pPr>
        <w:pStyle w:val="ListParagraph"/>
        <w:numPr>
          <w:ilvl w:val="2"/>
          <w:numId w:val="1"/>
        </w:numPr>
        <w:rPr>
          <w:highlight w:val="darkGreen"/>
          <w:rPrChange w:id="474" w:author="Chris Bird" w:date="2018-05-15T06:40:00Z">
            <w:rPr/>
          </w:rPrChange>
        </w:rPr>
      </w:pPr>
      <w:r w:rsidRPr="00855EEB">
        <w:rPr>
          <w:highlight w:val="darkGreen"/>
          <w:rPrChange w:id="475" w:author="Chris Bird" w:date="2018-05-15T06:40:00Z">
            <w:rPr/>
          </w:rPrChange>
        </w:rPr>
        <w:t>After FASTQC</w:t>
      </w:r>
    </w:p>
    <w:p w14:paraId="15C3FCA1" w14:textId="77777777" w:rsidR="00265654" w:rsidRPr="00855EEB" w:rsidRDefault="00265654" w:rsidP="00265654">
      <w:pPr>
        <w:pStyle w:val="ListParagraph"/>
        <w:numPr>
          <w:ilvl w:val="3"/>
          <w:numId w:val="1"/>
        </w:numPr>
        <w:rPr>
          <w:highlight w:val="darkGreen"/>
          <w:rPrChange w:id="476" w:author="Chris Bird" w:date="2018-05-15T06:40:00Z">
            <w:rPr/>
          </w:rPrChange>
        </w:rPr>
      </w:pPr>
      <w:r w:rsidRPr="00855EEB">
        <w:rPr>
          <w:highlight w:val="darkGreen"/>
          <w:rPrChange w:id="477" w:author="Chris Bird" w:date="2018-05-15T06:40:00Z">
            <w:rPr/>
          </w:rPrChange>
        </w:rPr>
        <w:t>Fastq files should be quantified prior to manipulation.  FASTQC only gives quality stats.</w:t>
      </w:r>
    </w:p>
    <w:p w14:paraId="1ABF58D9" w14:textId="77777777" w:rsidR="00265654" w:rsidRPr="00855EEB" w:rsidRDefault="00265654" w:rsidP="00265654">
      <w:pPr>
        <w:pStyle w:val="ListParagraph"/>
        <w:numPr>
          <w:ilvl w:val="3"/>
          <w:numId w:val="1"/>
        </w:numPr>
        <w:rPr>
          <w:highlight w:val="darkGreen"/>
          <w:rPrChange w:id="478" w:author="Chris Bird" w:date="2018-05-15T06:40:00Z">
            <w:rPr/>
          </w:rPrChange>
        </w:rPr>
      </w:pPr>
      <w:r w:rsidRPr="00855EEB">
        <w:rPr>
          <w:highlight w:val="darkGreen"/>
          <w:rPrChange w:id="479" w:author="Chris Bird" w:date="2018-05-15T06:40:00Z">
            <w:rPr/>
          </w:rPrChange>
        </w:rPr>
        <w:t>The goal is to determine that an adequate number of sequence reads were obtained from the sequencing facility</w:t>
      </w:r>
    </w:p>
    <w:p w14:paraId="39C044B0" w14:textId="77777777" w:rsidR="00265654" w:rsidRPr="00855EEB" w:rsidRDefault="00265654" w:rsidP="00265654">
      <w:pPr>
        <w:pStyle w:val="ListParagraph"/>
        <w:numPr>
          <w:ilvl w:val="3"/>
          <w:numId w:val="1"/>
        </w:numPr>
        <w:rPr>
          <w:highlight w:val="darkGreen"/>
          <w:rPrChange w:id="480" w:author="Chris Bird" w:date="2018-05-15T06:40:00Z">
            <w:rPr/>
          </w:rPrChange>
        </w:rPr>
      </w:pPr>
      <w:r w:rsidRPr="00855EEB">
        <w:rPr>
          <w:highlight w:val="darkGreen"/>
          <w:rPrChange w:id="481" w:author="Chris Bird" w:date="2018-05-15T06:40:00Z">
            <w:rPr/>
          </w:rPrChange>
        </w:rPr>
        <w:t>Read counts should be compared with the report from the sequencing facility.  It is not unusual to obtain too few reads</w:t>
      </w:r>
      <w:r w:rsidR="005C6CE2" w:rsidRPr="00855EEB">
        <w:rPr>
          <w:highlight w:val="darkGreen"/>
          <w:rPrChange w:id="482" w:author="Chris Bird" w:date="2018-05-15T06:40:00Z">
            <w:rPr/>
          </w:rPrChange>
        </w:rPr>
        <w:t xml:space="preserve"> in sequenced libraries and these will need to be remade and resequenced</w:t>
      </w:r>
      <w:r w:rsidRPr="00855EEB">
        <w:rPr>
          <w:highlight w:val="darkGreen"/>
          <w:rPrChange w:id="483" w:author="Chris Bird" w:date="2018-05-15T06:40:00Z">
            <w:rPr/>
          </w:rPrChange>
        </w:rPr>
        <w:t>.</w:t>
      </w:r>
    </w:p>
    <w:p w14:paraId="2017F532" w14:textId="77777777" w:rsidR="003767EE" w:rsidRPr="00855EEB" w:rsidRDefault="00265654" w:rsidP="00265654">
      <w:pPr>
        <w:pStyle w:val="ListParagraph"/>
        <w:numPr>
          <w:ilvl w:val="4"/>
          <w:numId w:val="1"/>
        </w:numPr>
        <w:rPr>
          <w:highlight w:val="darkGreen"/>
          <w:rPrChange w:id="484" w:author="Chris Bird" w:date="2018-05-15T06:40:00Z">
            <w:rPr/>
          </w:rPrChange>
        </w:rPr>
      </w:pPr>
      <w:r w:rsidRPr="00855EEB">
        <w:rPr>
          <w:highlight w:val="darkGreen"/>
          <w:rPrChange w:id="485" w:author="Chris Bird" w:date="2018-05-15T06:40:00Z">
            <w:rPr/>
          </w:rPrChange>
        </w:rPr>
        <w:t xml:space="preserve">If this is ezRAD data, </w:t>
      </w:r>
    </w:p>
    <w:p w14:paraId="52265029" w14:textId="77777777" w:rsidR="00265654" w:rsidRPr="00855EEB" w:rsidRDefault="00265654" w:rsidP="003767EE">
      <w:pPr>
        <w:pStyle w:val="ListParagraph"/>
        <w:numPr>
          <w:ilvl w:val="5"/>
          <w:numId w:val="1"/>
        </w:numPr>
        <w:rPr>
          <w:highlight w:val="darkGreen"/>
          <w:rPrChange w:id="486" w:author="Chris Bird" w:date="2018-05-15T06:40:00Z">
            <w:rPr/>
          </w:rPrChange>
        </w:rPr>
      </w:pPr>
      <w:r w:rsidRPr="00855EEB">
        <w:rPr>
          <w:highlight w:val="darkGreen"/>
          <w:rPrChange w:id="487" w:author="Chris Bird" w:date="2018-05-15T06:40:00Z">
            <w:rPr/>
          </w:rPrChange>
        </w:rPr>
        <w:t>we generally target 7mil reads per library</w:t>
      </w:r>
    </w:p>
    <w:p w14:paraId="22DE1C4C" w14:textId="77777777" w:rsidR="00265654" w:rsidRPr="00855EEB" w:rsidRDefault="003767EE" w:rsidP="003767EE">
      <w:pPr>
        <w:pStyle w:val="ListParagraph"/>
        <w:numPr>
          <w:ilvl w:val="6"/>
          <w:numId w:val="1"/>
        </w:numPr>
        <w:rPr>
          <w:highlight w:val="darkGreen"/>
          <w:rPrChange w:id="488" w:author="Chris Bird" w:date="2018-05-15T06:40:00Z">
            <w:rPr/>
          </w:rPrChange>
        </w:rPr>
      </w:pPr>
      <w:r w:rsidRPr="00855EEB">
        <w:rPr>
          <w:highlight w:val="darkGreen"/>
          <w:rPrChange w:id="489" w:author="Chris Bird" w:date="2018-05-15T06:40:00Z">
            <w:rPr/>
          </w:rPrChange>
        </w:rPr>
        <w:t>How even are the read counts between libraries?</w:t>
      </w:r>
    </w:p>
    <w:p w14:paraId="3DF05C90" w14:textId="77777777" w:rsidR="003767EE" w:rsidRPr="00855EEB" w:rsidRDefault="003767EE" w:rsidP="003767EE">
      <w:pPr>
        <w:pStyle w:val="ListParagraph"/>
        <w:numPr>
          <w:ilvl w:val="6"/>
          <w:numId w:val="1"/>
        </w:numPr>
        <w:rPr>
          <w:highlight w:val="darkGreen"/>
          <w:rPrChange w:id="490" w:author="Chris Bird" w:date="2018-05-15T06:40:00Z">
            <w:rPr/>
          </w:rPrChange>
        </w:rPr>
      </w:pPr>
      <w:r w:rsidRPr="00855EEB">
        <w:rPr>
          <w:highlight w:val="darkGreen"/>
          <w:rPrChange w:id="491" w:author="Chris Bird" w:date="2018-05-15T06:40:00Z">
            <w:rPr/>
          </w:rPrChange>
        </w:rPr>
        <w:t>Are there too many or too few sequences?</w:t>
      </w:r>
    </w:p>
    <w:p w14:paraId="491BC8B1" w14:textId="77777777" w:rsidR="003767EE" w:rsidRPr="00855EEB" w:rsidRDefault="003767EE" w:rsidP="003767EE">
      <w:pPr>
        <w:pStyle w:val="ListParagraph"/>
        <w:numPr>
          <w:ilvl w:val="5"/>
          <w:numId w:val="1"/>
        </w:numPr>
        <w:rPr>
          <w:highlight w:val="darkGreen"/>
          <w:rPrChange w:id="492" w:author="Chris Bird" w:date="2018-05-15T06:40:00Z">
            <w:rPr/>
          </w:rPrChange>
        </w:rPr>
      </w:pPr>
      <w:r w:rsidRPr="00855EEB">
        <w:rPr>
          <w:highlight w:val="darkGreen"/>
          <w:rPrChange w:id="493" w:author="Chris Bird" w:date="2018-05-15T06:40:00Z">
            <w:rPr/>
          </w:rPrChange>
        </w:rPr>
        <w:t>Make graphical representations of the data</w:t>
      </w:r>
    </w:p>
    <w:p w14:paraId="49EF19F9" w14:textId="77777777" w:rsidR="003767EE" w:rsidRPr="00855EEB" w:rsidRDefault="003767EE" w:rsidP="003767EE">
      <w:pPr>
        <w:pStyle w:val="ListParagraph"/>
        <w:numPr>
          <w:ilvl w:val="6"/>
          <w:numId w:val="1"/>
        </w:numPr>
        <w:rPr>
          <w:highlight w:val="darkGreen"/>
          <w:rPrChange w:id="494" w:author="Chris Bird" w:date="2018-05-15T06:40:00Z">
            <w:rPr/>
          </w:rPrChange>
        </w:rPr>
      </w:pPr>
      <w:r w:rsidRPr="00855EEB">
        <w:rPr>
          <w:highlight w:val="darkGreen"/>
          <w:rPrChange w:id="495" w:author="Chris Bird" w:date="2018-05-15T06:40:00Z">
            <w:rPr/>
          </w:rPrChange>
        </w:rPr>
        <w:lastRenderedPageBreak/>
        <w:t>Bar plot of read count vs fastq file, sorted from least to most</w:t>
      </w:r>
    </w:p>
    <w:p w14:paraId="74C43FF8" w14:textId="77777777" w:rsidR="003767EE" w:rsidRPr="00855EEB" w:rsidRDefault="003767EE" w:rsidP="003767EE">
      <w:pPr>
        <w:pStyle w:val="ListParagraph"/>
        <w:numPr>
          <w:ilvl w:val="7"/>
          <w:numId w:val="1"/>
        </w:numPr>
        <w:rPr>
          <w:highlight w:val="darkGreen"/>
          <w:rPrChange w:id="496" w:author="Chris Bird" w:date="2018-05-15T06:40:00Z">
            <w:rPr/>
          </w:rPrChange>
        </w:rPr>
      </w:pPr>
      <w:r w:rsidRPr="00855EEB">
        <w:rPr>
          <w:highlight w:val="darkGreen"/>
          <w:rPrChange w:id="497" w:author="Chris Bird" w:date="2018-05-15T06:40:00Z">
            <w:rPr/>
          </w:rPrChange>
        </w:rPr>
        <w:t>In this example, both plots are of the same data, difference is log scale (left) and linear scale (right)</w:t>
      </w:r>
    </w:p>
    <w:p w14:paraId="27D6F71E" w14:textId="77777777" w:rsidR="003767EE" w:rsidRPr="00855EEB" w:rsidRDefault="003767EE" w:rsidP="003767EE">
      <w:pPr>
        <w:pStyle w:val="ListParagraph"/>
        <w:numPr>
          <w:ilvl w:val="7"/>
          <w:numId w:val="1"/>
        </w:numPr>
        <w:rPr>
          <w:highlight w:val="darkGreen"/>
          <w:rPrChange w:id="498" w:author="Chris Bird" w:date="2018-05-15T06:40:00Z">
            <w:rPr/>
          </w:rPrChange>
        </w:rPr>
      </w:pPr>
      <w:r w:rsidRPr="00855EEB">
        <w:rPr>
          <w:highlight w:val="darkGreen"/>
          <w:rPrChange w:id="499" w:author="Chris Bird" w:date="2018-05-15T06:40:00Z">
            <w:rPr/>
          </w:rPrChange>
        </w:rPr>
        <w:t>Even the smallest libraries are probably adequate</w:t>
      </w:r>
    </w:p>
    <w:p w14:paraId="7CD314A2" w14:textId="77777777" w:rsidR="003767EE" w:rsidRPr="00855EEB" w:rsidRDefault="003767EE" w:rsidP="003767EE">
      <w:pPr>
        <w:pStyle w:val="ListParagraph"/>
        <w:ind w:left="5040"/>
        <w:rPr>
          <w:highlight w:val="darkGreen"/>
          <w:rPrChange w:id="500" w:author="Chris Bird" w:date="2018-05-15T06:40:00Z">
            <w:rPr/>
          </w:rPrChange>
        </w:rPr>
      </w:pPr>
    </w:p>
    <w:p w14:paraId="48CB89C8" w14:textId="77777777" w:rsidR="003767EE" w:rsidRPr="00855EEB" w:rsidRDefault="003767EE" w:rsidP="003767EE">
      <w:pPr>
        <w:pStyle w:val="ListParagraph"/>
        <w:ind w:left="0"/>
        <w:jc w:val="center"/>
        <w:rPr>
          <w:highlight w:val="darkGreen"/>
          <w:rPrChange w:id="501" w:author="Chris Bird" w:date="2018-05-15T06:40:00Z">
            <w:rPr/>
          </w:rPrChange>
        </w:rPr>
      </w:pPr>
      <w:r w:rsidRPr="00855EEB">
        <w:rPr>
          <w:noProof/>
          <w:highlight w:val="darkGreen"/>
          <w:rPrChange w:id="502" w:author="Chris Bird" w:date="2018-05-15T06:40:00Z">
            <w:rPr>
              <w:noProof/>
            </w:rPr>
          </w:rPrChange>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sidRPr="00855EEB">
        <w:rPr>
          <w:noProof/>
          <w:highlight w:val="darkGreen"/>
          <w:rPrChange w:id="503" w:author="Chris Bird" w:date="2018-05-15T06:40:00Z">
            <w:rPr>
              <w:noProof/>
            </w:rPr>
          </w:rPrChange>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Pr="00855EEB" w:rsidRDefault="003767EE" w:rsidP="003767EE">
      <w:pPr>
        <w:pStyle w:val="ListParagraph"/>
        <w:ind w:left="0"/>
        <w:jc w:val="center"/>
        <w:rPr>
          <w:highlight w:val="darkGreen"/>
          <w:rPrChange w:id="504" w:author="Chris Bird" w:date="2018-05-15T06:40:00Z">
            <w:rPr/>
          </w:rPrChange>
        </w:rPr>
      </w:pPr>
    </w:p>
    <w:p w14:paraId="7618C877" w14:textId="77777777" w:rsidR="003767EE" w:rsidRPr="00855EEB" w:rsidRDefault="003767EE" w:rsidP="003767EE">
      <w:pPr>
        <w:pStyle w:val="ListParagraph"/>
        <w:numPr>
          <w:ilvl w:val="6"/>
          <w:numId w:val="1"/>
        </w:numPr>
        <w:rPr>
          <w:highlight w:val="darkGreen"/>
          <w:rPrChange w:id="505" w:author="Chris Bird" w:date="2018-05-15T06:40:00Z">
            <w:rPr/>
          </w:rPrChange>
        </w:rPr>
      </w:pPr>
      <w:r w:rsidRPr="00855EEB">
        <w:rPr>
          <w:highlight w:val="darkGreen"/>
          <w:rPrChange w:id="506" w:author="Chris Bird" w:date="2018-05-15T06:40:00Z">
            <w:rPr/>
          </w:rPrChange>
        </w:rPr>
        <w:t>Histogram of the number of reads per file</w:t>
      </w:r>
    </w:p>
    <w:p w14:paraId="2FCF6336" w14:textId="77777777" w:rsidR="003767EE" w:rsidRPr="00855EEB" w:rsidRDefault="003767EE" w:rsidP="003767EE">
      <w:pPr>
        <w:pStyle w:val="ListParagraph"/>
        <w:numPr>
          <w:ilvl w:val="7"/>
          <w:numId w:val="1"/>
        </w:numPr>
        <w:rPr>
          <w:highlight w:val="darkGreen"/>
          <w:rPrChange w:id="507" w:author="Chris Bird" w:date="2018-05-15T06:40:00Z">
            <w:rPr/>
          </w:rPrChange>
        </w:rPr>
      </w:pPr>
      <w:r w:rsidRPr="00855EEB">
        <w:rPr>
          <w:highlight w:val="darkGreen"/>
          <w:rPrChange w:id="508" w:author="Chris Bird" w:date="2018-05-15T06:40:00Z">
            <w:rPr/>
          </w:rPrChange>
        </w:rPr>
        <w:t>Bins to use</w:t>
      </w:r>
    </w:p>
    <w:p w14:paraId="421DCA56" w14:textId="77777777" w:rsidR="003767EE" w:rsidRPr="00855EEB" w:rsidRDefault="000C1B68" w:rsidP="003767EE">
      <w:pPr>
        <w:pStyle w:val="ListParagraph"/>
        <w:numPr>
          <w:ilvl w:val="8"/>
          <w:numId w:val="1"/>
        </w:numPr>
        <w:rPr>
          <w:highlight w:val="darkGreen"/>
          <w:rPrChange w:id="509" w:author="Chris Bird" w:date="2018-05-15T06:40:00Z">
            <w:rPr/>
          </w:rPrChange>
        </w:rPr>
      </w:pPr>
      <w:r w:rsidRPr="00855EEB">
        <w:rPr>
          <w:noProof/>
          <w:highlight w:val="darkGreen"/>
          <w:rPrChange w:id="510" w:author="Chris Bird" w:date="2018-05-15T06:40:00Z">
            <w:rPr>
              <w:noProof/>
            </w:rPr>
          </w:rPrChange>
        </w:rPr>
        <w:drawing>
          <wp:anchor distT="0" distB="0" distL="114300" distR="114300" simplePos="0" relativeHeight="251658752"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rsidRPr="00855EEB">
        <w:rPr>
          <w:highlight w:val="darkGreen"/>
          <w:rPrChange w:id="511" w:author="Chris Bird" w:date="2018-05-15T06:40:00Z">
            <w:rPr/>
          </w:rPrChange>
        </w:rPr>
        <w:t>5000</w:t>
      </w:r>
    </w:p>
    <w:p w14:paraId="0BE8162B" w14:textId="77777777" w:rsidR="003767EE" w:rsidRPr="00855EEB" w:rsidRDefault="003767EE" w:rsidP="003767EE">
      <w:pPr>
        <w:pStyle w:val="ListParagraph"/>
        <w:numPr>
          <w:ilvl w:val="8"/>
          <w:numId w:val="1"/>
        </w:numPr>
        <w:rPr>
          <w:highlight w:val="darkGreen"/>
          <w:rPrChange w:id="512" w:author="Chris Bird" w:date="2018-05-15T06:40:00Z">
            <w:rPr/>
          </w:rPrChange>
        </w:rPr>
      </w:pPr>
      <w:r w:rsidRPr="00855EEB">
        <w:rPr>
          <w:highlight w:val="darkGreen"/>
          <w:rPrChange w:id="513" w:author="Chris Bird" w:date="2018-05-15T06:40:00Z">
            <w:rPr/>
          </w:rPrChange>
        </w:rPr>
        <w:t>10000</w:t>
      </w:r>
    </w:p>
    <w:p w14:paraId="61A729B0" w14:textId="77777777" w:rsidR="003767EE" w:rsidRPr="00855EEB" w:rsidRDefault="003767EE" w:rsidP="003767EE">
      <w:pPr>
        <w:pStyle w:val="ListParagraph"/>
        <w:numPr>
          <w:ilvl w:val="8"/>
          <w:numId w:val="1"/>
        </w:numPr>
        <w:rPr>
          <w:highlight w:val="darkGreen"/>
          <w:rPrChange w:id="514" w:author="Chris Bird" w:date="2018-05-15T06:40:00Z">
            <w:rPr/>
          </w:rPrChange>
        </w:rPr>
      </w:pPr>
      <w:r w:rsidRPr="00855EEB">
        <w:rPr>
          <w:highlight w:val="darkGreen"/>
          <w:rPrChange w:id="515" w:author="Chris Bird" w:date="2018-05-15T06:40:00Z">
            <w:rPr/>
          </w:rPrChange>
        </w:rPr>
        <w:t>50000</w:t>
      </w:r>
    </w:p>
    <w:p w14:paraId="64F73C5F" w14:textId="77777777" w:rsidR="003767EE" w:rsidRPr="00855EEB" w:rsidRDefault="003767EE" w:rsidP="003767EE">
      <w:pPr>
        <w:pStyle w:val="ListParagraph"/>
        <w:numPr>
          <w:ilvl w:val="8"/>
          <w:numId w:val="1"/>
        </w:numPr>
        <w:rPr>
          <w:highlight w:val="darkGreen"/>
          <w:rPrChange w:id="516" w:author="Chris Bird" w:date="2018-05-15T06:40:00Z">
            <w:rPr/>
          </w:rPrChange>
        </w:rPr>
      </w:pPr>
      <w:r w:rsidRPr="00855EEB">
        <w:rPr>
          <w:highlight w:val="darkGreen"/>
          <w:rPrChange w:id="517" w:author="Chris Bird" w:date="2018-05-15T06:40:00Z">
            <w:rPr/>
          </w:rPrChange>
        </w:rPr>
        <w:t>100000</w:t>
      </w:r>
    </w:p>
    <w:p w14:paraId="7BD3F6E1" w14:textId="77777777" w:rsidR="003767EE" w:rsidRPr="00855EEB" w:rsidRDefault="003767EE" w:rsidP="003767EE">
      <w:pPr>
        <w:pStyle w:val="ListParagraph"/>
        <w:numPr>
          <w:ilvl w:val="8"/>
          <w:numId w:val="1"/>
        </w:numPr>
        <w:rPr>
          <w:highlight w:val="darkGreen"/>
          <w:rPrChange w:id="518" w:author="Chris Bird" w:date="2018-05-15T06:40:00Z">
            <w:rPr/>
          </w:rPrChange>
        </w:rPr>
      </w:pPr>
      <w:r w:rsidRPr="00855EEB">
        <w:rPr>
          <w:highlight w:val="darkGreen"/>
          <w:rPrChange w:id="519" w:author="Chris Bird" w:date="2018-05-15T06:40:00Z">
            <w:rPr/>
          </w:rPrChange>
        </w:rPr>
        <w:t>500000</w:t>
      </w:r>
    </w:p>
    <w:p w14:paraId="0DB304EF" w14:textId="77777777" w:rsidR="003767EE" w:rsidRPr="00855EEB" w:rsidRDefault="003767EE" w:rsidP="003767EE">
      <w:pPr>
        <w:pStyle w:val="ListParagraph"/>
        <w:numPr>
          <w:ilvl w:val="8"/>
          <w:numId w:val="1"/>
        </w:numPr>
        <w:rPr>
          <w:highlight w:val="darkGreen"/>
          <w:rPrChange w:id="520" w:author="Chris Bird" w:date="2018-05-15T06:40:00Z">
            <w:rPr/>
          </w:rPrChange>
        </w:rPr>
      </w:pPr>
      <w:r w:rsidRPr="00855EEB">
        <w:rPr>
          <w:highlight w:val="darkGreen"/>
          <w:rPrChange w:id="521" w:author="Chris Bird" w:date="2018-05-15T06:40:00Z">
            <w:rPr/>
          </w:rPrChange>
        </w:rPr>
        <w:t>1000000</w:t>
      </w:r>
    </w:p>
    <w:p w14:paraId="27D10D95" w14:textId="77777777" w:rsidR="003767EE" w:rsidRPr="00855EEB" w:rsidRDefault="003767EE" w:rsidP="003767EE">
      <w:pPr>
        <w:pStyle w:val="ListParagraph"/>
        <w:numPr>
          <w:ilvl w:val="8"/>
          <w:numId w:val="1"/>
        </w:numPr>
        <w:rPr>
          <w:highlight w:val="darkGreen"/>
          <w:rPrChange w:id="522" w:author="Chris Bird" w:date="2018-05-15T06:40:00Z">
            <w:rPr/>
          </w:rPrChange>
        </w:rPr>
      </w:pPr>
      <w:r w:rsidRPr="00855EEB">
        <w:rPr>
          <w:highlight w:val="darkGreen"/>
          <w:rPrChange w:id="523" w:author="Chris Bird" w:date="2018-05-15T06:40:00Z">
            <w:rPr/>
          </w:rPrChange>
        </w:rPr>
        <w:t>5000000</w:t>
      </w:r>
    </w:p>
    <w:p w14:paraId="1A02CEEB" w14:textId="77777777" w:rsidR="003767EE" w:rsidRPr="00855EEB" w:rsidRDefault="003767EE" w:rsidP="003767EE">
      <w:pPr>
        <w:pStyle w:val="ListParagraph"/>
        <w:numPr>
          <w:ilvl w:val="8"/>
          <w:numId w:val="1"/>
        </w:numPr>
        <w:rPr>
          <w:highlight w:val="darkGreen"/>
          <w:rPrChange w:id="524" w:author="Chris Bird" w:date="2018-05-15T06:40:00Z">
            <w:rPr/>
          </w:rPrChange>
        </w:rPr>
      </w:pPr>
      <w:r w:rsidRPr="00855EEB">
        <w:rPr>
          <w:highlight w:val="darkGreen"/>
          <w:rPrChange w:id="525" w:author="Chris Bird" w:date="2018-05-15T06:40:00Z">
            <w:rPr/>
          </w:rPrChange>
        </w:rPr>
        <w:t>10000000</w:t>
      </w:r>
    </w:p>
    <w:p w14:paraId="78C8D347" w14:textId="77777777" w:rsidR="003767EE" w:rsidRPr="00855EEB" w:rsidRDefault="003767EE" w:rsidP="003767EE">
      <w:pPr>
        <w:pStyle w:val="ListParagraph"/>
        <w:numPr>
          <w:ilvl w:val="8"/>
          <w:numId w:val="1"/>
        </w:numPr>
        <w:rPr>
          <w:highlight w:val="darkGreen"/>
          <w:rPrChange w:id="526" w:author="Chris Bird" w:date="2018-05-15T06:40:00Z">
            <w:rPr/>
          </w:rPrChange>
        </w:rPr>
      </w:pPr>
      <w:r w:rsidRPr="00855EEB">
        <w:rPr>
          <w:highlight w:val="darkGreen"/>
          <w:rPrChange w:id="527" w:author="Chris Bird" w:date="2018-05-15T06:40:00Z">
            <w:rPr/>
          </w:rPrChange>
        </w:rPr>
        <w:t>50000000</w:t>
      </w:r>
    </w:p>
    <w:p w14:paraId="4B5E36B0" w14:textId="77777777" w:rsidR="003767EE" w:rsidRPr="00855EEB" w:rsidRDefault="003767EE" w:rsidP="003767EE">
      <w:pPr>
        <w:pStyle w:val="ListParagraph"/>
        <w:numPr>
          <w:ilvl w:val="8"/>
          <w:numId w:val="1"/>
        </w:numPr>
        <w:rPr>
          <w:highlight w:val="darkGreen"/>
          <w:rPrChange w:id="528" w:author="Chris Bird" w:date="2018-05-15T06:40:00Z">
            <w:rPr/>
          </w:rPrChange>
        </w:rPr>
      </w:pPr>
      <w:r w:rsidRPr="00855EEB">
        <w:rPr>
          <w:highlight w:val="darkGreen"/>
          <w:rPrChange w:id="529" w:author="Chris Bird" w:date="2018-05-15T06:40:00Z">
            <w:rPr/>
          </w:rPrChange>
        </w:rPr>
        <w:t>100000000</w:t>
      </w:r>
    </w:p>
    <w:p w14:paraId="7864ED5A" w14:textId="77777777" w:rsidR="000C1B68" w:rsidRPr="00855EEB" w:rsidRDefault="000C1B68" w:rsidP="000C1B68">
      <w:pPr>
        <w:pStyle w:val="ListParagraph"/>
        <w:ind w:left="6480"/>
        <w:rPr>
          <w:highlight w:val="darkGreen"/>
          <w:rPrChange w:id="530" w:author="Chris Bird" w:date="2018-05-15T06:40:00Z">
            <w:rPr/>
          </w:rPrChange>
        </w:rPr>
      </w:pPr>
    </w:p>
    <w:p w14:paraId="52F299B8" w14:textId="77777777" w:rsidR="005C6CE2" w:rsidRPr="00855EEB" w:rsidRDefault="005C6CE2" w:rsidP="00E72774">
      <w:pPr>
        <w:pStyle w:val="ListParagraph"/>
        <w:numPr>
          <w:ilvl w:val="5"/>
          <w:numId w:val="1"/>
        </w:numPr>
        <w:ind w:left="2160"/>
        <w:rPr>
          <w:highlight w:val="darkGreen"/>
          <w:rPrChange w:id="531" w:author="Chris Bird" w:date="2018-05-15T06:40:00Z">
            <w:rPr/>
          </w:rPrChange>
        </w:rPr>
      </w:pPr>
      <w:r w:rsidRPr="00855EEB">
        <w:rPr>
          <w:highlight w:val="darkGreen"/>
          <w:rPrChange w:id="532" w:author="Chris Bird" w:date="2018-05-15T06:40:00Z">
            <w:rPr/>
          </w:rPrChange>
        </w:rPr>
        <w:t>Files that have too few reads can be moved to a directory called lowReadNum</w:t>
      </w:r>
    </w:p>
    <w:p w14:paraId="400003C8" w14:textId="77777777" w:rsidR="005C6CE2" w:rsidRPr="00855EEB" w:rsidRDefault="005C6CE2" w:rsidP="005C6CE2">
      <w:pPr>
        <w:pStyle w:val="ListParagraph"/>
        <w:numPr>
          <w:ilvl w:val="6"/>
          <w:numId w:val="1"/>
        </w:numPr>
        <w:rPr>
          <w:highlight w:val="darkGreen"/>
          <w:rPrChange w:id="533" w:author="Chris Bird" w:date="2018-05-15T06:40:00Z">
            <w:rPr/>
          </w:rPrChange>
        </w:rPr>
      </w:pPr>
      <w:r w:rsidRPr="00855EEB">
        <w:rPr>
          <w:rFonts w:ascii="Courier New" w:hAnsi="Courier New" w:cs="Courier New"/>
          <w:b/>
          <w:color w:val="0070C0"/>
          <w:highlight w:val="darkGreen"/>
          <w:rPrChange w:id="534" w:author="Chris Bird" w:date="2018-05-15T06:40:00Z">
            <w:rPr/>
          </w:rPrChange>
        </w:rPr>
        <w:t>mkdir lowReadNum</w:t>
      </w:r>
    </w:p>
    <w:p w14:paraId="5B9DE4A0" w14:textId="77777777" w:rsidR="005C6CE2" w:rsidRPr="00855EEB" w:rsidRDefault="005C6CE2" w:rsidP="005C6CE2">
      <w:pPr>
        <w:pStyle w:val="ListParagraph"/>
        <w:numPr>
          <w:ilvl w:val="6"/>
          <w:numId w:val="1"/>
        </w:numPr>
        <w:rPr>
          <w:highlight w:val="darkGreen"/>
          <w:rPrChange w:id="535" w:author="Chris Bird" w:date="2018-05-15T06:40:00Z">
            <w:rPr/>
          </w:rPrChange>
        </w:rPr>
      </w:pPr>
      <w:r w:rsidRPr="00855EEB">
        <w:rPr>
          <w:highlight w:val="darkGreen"/>
          <w:rPrChange w:id="536" w:author="Chris Bird" w:date="2018-05-15T06:40:00Z">
            <w:rPr/>
          </w:rPrChange>
        </w:rPr>
        <w:t>display files in order from largest to smallest</w:t>
      </w:r>
    </w:p>
    <w:p w14:paraId="5358A737" w14:textId="77777777" w:rsidR="005C6CE2" w:rsidRPr="00855EEB" w:rsidRDefault="005C6CE2" w:rsidP="005C6CE2">
      <w:pPr>
        <w:pStyle w:val="ListParagraph"/>
        <w:numPr>
          <w:ilvl w:val="7"/>
          <w:numId w:val="1"/>
        </w:numPr>
        <w:rPr>
          <w:highlight w:val="darkGreen"/>
          <w:rPrChange w:id="537" w:author="Chris Bird" w:date="2018-05-15T06:40:00Z">
            <w:rPr/>
          </w:rPrChange>
        </w:rPr>
      </w:pPr>
      <w:r w:rsidRPr="00855EEB">
        <w:rPr>
          <w:highlight w:val="darkGreen"/>
          <w:rPrChange w:id="538" w:author="Chris Bird" w:date="2018-05-15T06:40:00Z">
            <w:rPr/>
          </w:rPrChange>
        </w:rPr>
        <w:t>ls –lS</w:t>
      </w:r>
    </w:p>
    <w:p w14:paraId="0B13C1B3" w14:textId="77777777" w:rsidR="005C6CE2" w:rsidRPr="00855EEB" w:rsidRDefault="005C6CE2" w:rsidP="005C6CE2">
      <w:pPr>
        <w:pStyle w:val="ListParagraph"/>
        <w:numPr>
          <w:ilvl w:val="6"/>
          <w:numId w:val="1"/>
        </w:numPr>
        <w:rPr>
          <w:highlight w:val="darkGreen"/>
          <w:rPrChange w:id="539" w:author="Chris Bird" w:date="2018-05-15T06:40:00Z">
            <w:rPr/>
          </w:rPrChange>
        </w:rPr>
      </w:pPr>
      <w:r w:rsidRPr="00855EEB">
        <w:rPr>
          <w:highlight w:val="darkGreen"/>
          <w:rPrChange w:id="540" w:author="Chris Bird" w:date="2018-05-15T06:40:00Z">
            <w:rPr/>
          </w:rPrChange>
        </w:rPr>
        <w:t>find files between x byte and y bytes</w:t>
      </w:r>
    </w:p>
    <w:p w14:paraId="0FFAA5E7" w14:textId="77777777" w:rsidR="005C6CE2" w:rsidRPr="00855EEB" w:rsidRDefault="005C6CE2" w:rsidP="005C6CE2">
      <w:pPr>
        <w:pStyle w:val="ListParagraph"/>
        <w:numPr>
          <w:ilvl w:val="7"/>
          <w:numId w:val="1"/>
        </w:numPr>
        <w:rPr>
          <w:highlight w:val="darkGreen"/>
          <w:rPrChange w:id="541" w:author="Chris Bird" w:date="2018-05-15T06:40:00Z">
            <w:rPr/>
          </w:rPrChange>
        </w:rPr>
      </w:pPr>
      <w:proofErr w:type="gramStart"/>
      <w:r w:rsidRPr="00855EEB">
        <w:rPr>
          <w:highlight w:val="darkGreen"/>
          <w:rPrChange w:id="542" w:author="Chris Bird" w:date="2018-05-15T06:40:00Z">
            <w:rPr/>
          </w:rPrChange>
        </w:rPr>
        <w:t>find .</w:t>
      </w:r>
      <w:proofErr w:type="gramEnd"/>
      <w:r w:rsidRPr="00855EEB">
        <w:rPr>
          <w:highlight w:val="darkGreen"/>
          <w:rPrChange w:id="543" w:author="Chris Bird" w:date="2018-05-15T06:40:00Z">
            <w:rPr/>
          </w:rPrChange>
        </w:rPr>
        <w:t xml:space="preserve"> –maxdepth 1 –size +55000c –a –size -260000c</w:t>
      </w:r>
    </w:p>
    <w:p w14:paraId="1DBB5966" w14:textId="77777777" w:rsidR="005C6CE2" w:rsidRPr="00855EEB" w:rsidRDefault="005C6CE2" w:rsidP="005C6CE2">
      <w:pPr>
        <w:pStyle w:val="ListParagraph"/>
        <w:numPr>
          <w:ilvl w:val="6"/>
          <w:numId w:val="1"/>
        </w:numPr>
        <w:rPr>
          <w:highlight w:val="darkGreen"/>
          <w:rPrChange w:id="544" w:author="Chris Bird" w:date="2018-05-15T06:40:00Z">
            <w:rPr/>
          </w:rPrChange>
        </w:rPr>
      </w:pPr>
      <w:r w:rsidRPr="00855EEB">
        <w:rPr>
          <w:highlight w:val="darkGreen"/>
          <w:rPrChange w:id="545" w:author="Chris Bird" w:date="2018-05-15T06:40:00Z">
            <w:rPr/>
          </w:rPrChange>
        </w:rPr>
        <w:t>if that grabs the files you want to move, then do this:</w:t>
      </w:r>
    </w:p>
    <w:p w14:paraId="376166A9" w14:textId="77777777" w:rsidR="005C6CE2" w:rsidRPr="00855EEB" w:rsidRDefault="005C6CE2" w:rsidP="005C6CE2">
      <w:pPr>
        <w:pStyle w:val="ListParagraph"/>
        <w:numPr>
          <w:ilvl w:val="7"/>
          <w:numId w:val="1"/>
        </w:numPr>
        <w:rPr>
          <w:highlight w:val="darkGreen"/>
          <w:rPrChange w:id="546" w:author="Chris Bird" w:date="2018-05-15T06:40:00Z">
            <w:rPr/>
          </w:rPrChange>
        </w:rPr>
      </w:pPr>
      <w:proofErr w:type="gramStart"/>
      <w:r w:rsidRPr="00855EEB">
        <w:rPr>
          <w:highlight w:val="darkGreen"/>
          <w:rPrChange w:id="547" w:author="Chris Bird" w:date="2018-05-15T06:40:00Z">
            <w:rPr/>
          </w:rPrChange>
        </w:rPr>
        <w:t>find .</w:t>
      </w:r>
      <w:proofErr w:type="gramEnd"/>
      <w:r w:rsidRPr="00855EEB">
        <w:rPr>
          <w:highlight w:val="darkGreen"/>
          <w:rPrChange w:id="548" w:author="Chris Bird" w:date="2018-05-15T06:40:00Z">
            <w:rPr/>
          </w:rPrChange>
        </w:rPr>
        <w:t xml:space="preserve"> -maxdepth 1 -size +55000c -a -size -260000c -exec mv {} lowReadNum/ \;</w:t>
      </w:r>
    </w:p>
    <w:p w14:paraId="2EAC3B9C" w14:textId="77777777" w:rsidR="006E48B2" w:rsidRPr="00855EEB" w:rsidRDefault="006E48B2" w:rsidP="006E48B2">
      <w:pPr>
        <w:pStyle w:val="ListParagraph"/>
        <w:ind w:left="5760"/>
        <w:rPr>
          <w:highlight w:val="darkGreen"/>
          <w:rPrChange w:id="549" w:author="Chris Bird" w:date="2018-05-15T06:40:00Z">
            <w:rPr/>
          </w:rPrChange>
        </w:rPr>
      </w:pPr>
    </w:p>
    <w:p w14:paraId="20779DD3" w14:textId="77777777" w:rsidR="006E48B2" w:rsidRPr="00855EEB" w:rsidRDefault="006E48B2" w:rsidP="006E48B2">
      <w:pPr>
        <w:pStyle w:val="ListParagraph"/>
        <w:numPr>
          <w:ilvl w:val="2"/>
          <w:numId w:val="1"/>
        </w:numPr>
        <w:rPr>
          <w:highlight w:val="darkGreen"/>
          <w:rPrChange w:id="550" w:author="Chris Bird" w:date="2018-05-15T06:40:00Z">
            <w:rPr>
              <w:highlight w:val="lightGray"/>
            </w:rPr>
          </w:rPrChange>
        </w:rPr>
      </w:pPr>
      <w:r w:rsidRPr="00855EEB">
        <w:rPr>
          <w:highlight w:val="darkGreen"/>
          <w:rPrChange w:id="551" w:author="Chris Bird" w:date="2018-05-15T06:40:00Z">
            <w:rPr>
              <w:highlight w:val="lightGray"/>
            </w:rPr>
          </w:rPrChange>
        </w:rPr>
        <w:t>Files that have too many reads can be moved to a directory called highReadNum</w:t>
      </w:r>
    </w:p>
    <w:p w14:paraId="27EE6C70" w14:textId="77777777" w:rsidR="006E48B2" w:rsidRPr="00855EEB" w:rsidRDefault="006E48B2" w:rsidP="006E48B2">
      <w:pPr>
        <w:pStyle w:val="ListParagraph"/>
        <w:numPr>
          <w:ilvl w:val="3"/>
          <w:numId w:val="1"/>
        </w:numPr>
        <w:rPr>
          <w:highlight w:val="darkGreen"/>
          <w:rPrChange w:id="552" w:author="Chris Bird" w:date="2018-05-15T06:40:00Z">
            <w:rPr>
              <w:highlight w:val="lightGray"/>
            </w:rPr>
          </w:rPrChange>
        </w:rPr>
      </w:pPr>
      <w:r w:rsidRPr="00855EEB">
        <w:rPr>
          <w:highlight w:val="darkGreen"/>
          <w:rPrChange w:id="553" w:author="Chris Bird" w:date="2018-05-15T06:40:00Z">
            <w:rPr>
              <w:highlight w:val="lightGray"/>
            </w:rPr>
          </w:rPrChange>
        </w:rPr>
        <w:lastRenderedPageBreak/>
        <w:t>mkdir highReadNum</w:t>
      </w:r>
    </w:p>
    <w:p w14:paraId="00C2D4CA" w14:textId="77777777" w:rsidR="006E48B2" w:rsidRPr="00855EEB" w:rsidRDefault="006E48B2" w:rsidP="006E48B2">
      <w:pPr>
        <w:pStyle w:val="ListParagraph"/>
        <w:numPr>
          <w:ilvl w:val="3"/>
          <w:numId w:val="1"/>
        </w:numPr>
        <w:rPr>
          <w:highlight w:val="darkGreen"/>
          <w:rPrChange w:id="554" w:author="Chris Bird" w:date="2018-05-15T06:40:00Z">
            <w:rPr>
              <w:highlight w:val="lightGray"/>
            </w:rPr>
          </w:rPrChange>
        </w:rPr>
      </w:pPr>
      <w:r w:rsidRPr="00855EEB">
        <w:rPr>
          <w:highlight w:val="darkGreen"/>
          <w:rPrChange w:id="555" w:author="Chris Bird" w:date="2018-05-15T06:40:00Z">
            <w:rPr>
              <w:highlight w:val="lightGray"/>
            </w:rPr>
          </w:rPrChange>
        </w:rPr>
        <w:t>Use the commands described for moving files of a particular size range above</w:t>
      </w:r>
    </w:p>
    <w:p w14:paraId="4D6A0387" w14:textId="77777777" w:rsidR="006E48B2" w:rsidRPr="00855EEB" w:rsidRDefault="006E48B2" w:rsidP="006E48B2">
      <w:pPr>
        <w:pStyle w:val="ListParagraph"/>
        <w:numPr>
          <w:ilvl w:val="3"/>
          <w:numId w:val="1"/>
        </w:numPr>
        <w:rPr>
          <w:highlight w:val="darkGreen"/>
          <w:rPrChange w:id="556" w:author="Chris Bird" w:date="2018-05-15T06:40:00Z">
            <w:rPr>
              <w:highlight w:val="lightGray"/>
            </w:rPr>
          </w:rPrChange>
        </w:rPr>
      </w:pPr>
      <w:r w:rsidRPr="00855EEB">
        <w:rPr>
          <w:highlight w:val="darkGreen"/>
          <w:rPrChange w:id="557" w:author="Chris Bird" w:date="2018-05-15T06:40:00Z">
            <w:rPr>
              <w:highlight w:val="lightGray"/>
            </w:rPr>
          </w:rPrChange>
        </w:rPr>
        <w:t>Large files can be divided into smaller files and treated as library replicates</w:t>
      </w:r>
    </w:p>
    <w:p w14:paraId="77162A15" w14:textId="77777777" w:rsidR="006E48B2" w:rsidRPr="00855EEB" w:rsidRDefault="006E48B2" w:rsidP="006E48B2">
      <w:pPr>
        <w:pStyle w:val="ListParagraph"/>
        <w:numPr>
          <w:ilvl w:val="4"/>
          <w:numId w:val="1"/>
        </w:numPr>
        <w:rPr>
          <w:highlight w:val="darkGreen"/>
          <w:rPrChange w:id="558" w:author="Chris Bird" w:date="2018-05-15T06:40:00Z">
            <w:rPr>
              <w:highlight w:val="lightGray"/>
            </w:rPr>
          </w:rPrChange>
        </w:rPr>
      </w:pPr>
      <w:r w:rsidRPr="00855EEB">
        <w:rPr>
          <w:highlight w:val="darkGreen"/>
          <w:rPrChange w:id="559" w:author="Chris Bird" w:date="2018-05-15T06:40:00Z">
            <w:rPr>
              <w:highlight w:val="lightGray"/>
            </w:rPr>
          </w:rPrChange>
        </w:rPr>
        <w:t>Script: splitFqFiles.sh</w:t>
      </w:r>
    </w:p>
    <w:p w14:paraId="28595D58" w14:textId="77777777" w:rsidR="006E48B2" w:rsidRPr="00855EEB" w:rsidRDefault="006E48B2" w:rsidP="00F32324">
      <w:pPr>
        <w:spacing w:after="0" w:line="240" w:lineRule="auto"/>
        <w:ind w:left="2340"/>
        <w:rPr>
          <w:rFonts w:ascii="Courier New" w:hAnsi="Courier New" w:cs="Courier New"/>
          <w:sz w:val="12"/>
          <w:szCs w:val="12"/>
          <w:highlight w:val="darkGreen"/>
          <w:rPrChange w:id="560" w:author="Chris Bird" w:date="2018-05-15T06:40:00Z">
            <w:rPr>
              <w:rFonts w:ascii="Courier New" w:hAnsi="Courier New" w:cs="Courier New"/>
              <w:sz w:val="12"/>
              <w:szCs w:val="12"/>
              <w:highlight w:val="lightGray"/>
            </w:rPr>
          </w:rPrChange>
        </w:rPr>
      </w:pPr>
      <w:proofErr w:type="gramStart"/>
      <w:r w:rsidRPr="00855EEB">
        <w:rPr>
          <w:rFonts w:ascii="Courier New" w:hAnsi="Courier New" w:cs="Courier New"/>
          <w:sz w:val="12"/>
          <w:szCs w:val="12"/>
          <w:highlight w:val="darkGreen"/>
          <w:rPrChange w:id="561" w:author="Chris Bird" w:date="2018-05-15T06:40:00Z">
            <w:rPr>
              <w:rFonts w:ascii="Courier New" w:hAnsi="Courier New" w:cs="Courier New"/>
              <w:sz w:val="12"/>
              <w:szCs w:val="12"/>
              <w:highlight w:val="lightGray"/>
            </w:rPr>
          </w:rPrChange>
        </w:rPr>
        <w:t>#!/</w:t>
      </w:r>
      <w:proofErr w:type="gramEnd"/>
      <w:r w:rsidRPr="00855EEB">
        <w:rPr>
          <w:rFonts w:ascii="Courier New" w:hAnsi="Courier New" w:cs="Courier New"/>
          <w:sz w:val="12"/>
          <w:szCs w:val="12"/>
          <w:highlight w:val="darkGreen"/>
          <w:rPrChange w:id="562" w:author="Chris Bird" w:date="2018-05-15T06:40:00Z">
            <w:rPr>
              <w:rFonts w:ascii="Courier New" w:hAnsi="Courier New" w:cs="Courier New"/>
              <w:sz w:val="12"/>
              <w:szCs w:val="12"/>
              <w:highlight w:val="lightGray"/>
            </w:rPr>
          </w:rPrChange>
        </w:rPr>
        <w:t>bin/bash</w:t>
      </w:r>
    </w:p>
    <w:p w14:paraId="075EBA3C" w14:textId="77777777" w:rsidR="006E48B2" w:rsidRPr="00855EEB" w:rsidRDefault="006E48B2" w:rsidP="00F32324">
      <w:pPr>
        <w:spacing w:after="0" w:line="240" w:lineRule="auto"/>
        <w:ind w:left="2340"/>
        <w:rPr>
          <w:rFonts w:ascii="Courier New" w:hAnsi="Courier New" w:cs="Courier New"/>
          <w:sz w:val="12"/>
          <w:szCs w:val="12"/>
          <w:highlight w:val="darkGreen"/>
          <w:rPrChange w:id="563" w:author="Chris Bird" w:date="2018-05-15T06:40:00Z">
            <w:rPr>
              <w:rFonts w:ascii="Courier New" w:hAnsi="Courier New" w:cs="Courier New"/>
              <w:sz w:val="12"/>
              <w:szCs w:val="12"/>
              <w:highlight w:val="lightGray"/>
            </w:rPr>
          </w:rPrChange>
        </w:rPr>
      </w:pPr>
    </w:p>
    <w:p w14:paraId="581B4B4A" w14:textId="77777777" w:rsidR="006E48B2" w:rsidRPr="00855EEB" w:rsidRDefault="006E48B2" w:rsidP="00F32324">
      <w:pPr>
        <w:spacing w:after="0" w:line="240" w:lineRule="auto"/>
        <w:ind w:left="2340"/>
        <w:rPr>
          <w:rFonts w:ascii="Courier New" w:hAnsi="Courier New" w:cs="Courier New"/>
          <w:sz w:val="12"/>
          <w:szCs w:val="12"/>
          <w:highlight w:val="darkGreen"/>
          <w:rPrChange w:id="56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65" w:author="Chris Bird" w:date="2018-05-15T06:40:00Z">
            <w:rPr>
              <w:rFonts w:ascii="Courier New" w:hAnsi="Courier New" w:cs="Courier New"/>
              <w:sz w:val="12"/>
              <w:szCs w:val="12"/>
              <w:highlight w:val="lightGray"/>
            </w:rPr>
          </w:rPrChange>
        </w:rPr>
        <w:t>#SBATCH --job-name=splitFiles</w:t>
      </w:r>
    </w:p>
    <w:p w14:paraId="2A243844" w14:textId="77777777" w:rsidR="006E48B2" w:rsidRPr="00855EEB" w:rsidRDefault="006E48B2" w:rsidP="00F32324">
      <w:pPr>
        <w:spacing w:after="0" w:line="240" w:lineRule="auto"/>
        <w:ind w:left="2340"/>
        <w:rPr>
          <w:rFonts w:ascii="Courier New" w:hAnsi="Courier New" w:cs="Courier New"/>
          <w:sz w:val="12"/>
          <w:szCs w:val="12"/>
          <w:highlight w:val="darkGreen"/>
          <w:rPrChange w:id="566"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67" w:author="Chris Bird" w:date="2018-05-15T06:40:00Z">
            <w:rPr>
              <w:rFonts w:ascii="Courier New" w:hAnsi="Courier New" w:cs="Courier New"/>
              <w:sz w:val="12"/>
              <w:szCs w:val="12"/>
              <w:highlight w:val="lightGray"/>
            </w:rPr>
          </w:rPrChange>
        </w:rPr>
        <w:t>#SBATCH --time=96:00:00</w:t>
      </w:r>
    </w:p>
    <w:p w14:paraId="4A8F4F23" w14:textId="77777777" w:rsidR="006E48B2" w:rsidRPr="00855EEB" w:rsidRDefault="006E48B2" w:rsidP="00F32324">
      <w:pPr>
        <w:spacing w:after="0" w:line="240" w:lineRule="auto"/>
        <w:ind w:left="2340"/>
        <w:rPr>
          <w:rFonts w:ascii="Courier New" w:hAnsi="Courier New" w:cs="Courier New"/>
          <w:sz w:val="12"/>
          <w:szCs w:val="12"/>
          <w:highlight w:val="darkGreen"/>
          <w:rPrChange w:id="56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69" w:author="Chris Bird" w:date="2018-05-15T06:40:00Z">
            <w:rPr>
              <w:rFonts w:ascii="Courier New" w:hAnsi="Courier New" w:cs="Courier New"/>
              <w:sz w:val="12"/>
              <w:szCs w:val="12"/>
              <w:highlight w:val="lightGray"/>
            </w:rPr>
          </w:rPrChange>
        </w:rPr>
        <w:t>#SBATCH -p normal</w:t>
      </w:r>
    </w:p>
    <w:p w14:paraId="76DBC1A9" w14:textId="77777777" w:rsidR="006E48B2" w:rsidRPr="00855EEB" w:rsidRDefault="006E48B2" w:rsidP="00F32324">
      <w:pPr>
        <w:spacing w:after="0" w:line="240" w:lineRule="auto"/>
        <w:ind w:left="2340"/>
        <w:rPr>
          <w:rFonts w:ascii="Courier New" w:hAnsi="Courier New" w:cs="Courier New"/>
          <w:sz w:val="12"/>
          <w:szCs w:val="12"/>
          <w:highlight w:val="darkGreen"/>
          <w:rPrChange w:id="57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71" w:author="Chris Bird" w:date="2018-05-15T06:40:00Z">
            <w:rPr>
              <w:rFonts w:ascii="Courier New" w:hAnsi="Courier New" w:cs="Courier New"/>
              <w:sz w:val="12"/>
              <w:szCs w:val="12"/>
              <w:highlight w:val="lightGray"/>
            </w:rPr>
          </w:rPrChange>
        </w:rPr>
        <w:t>#SBATCH --nodes=1</w:t>
      </w:r>
    </w:p>
    <w:p w14:paraId="67A16954" w14:textId="77777777" w:rsidR="006E48B2" w:rsidRPr="00855EEB" w:rsidRDefault="006E48B2" w:rsidP="00F32324">
      <w:pPr>
        <w:spacing w:after="0" w:line="240" w:lineRule="auto"/>
        <w:ind w:left="2340"/>
        <w:rPr>
          <w:rFonts w:ascii="Courier New" w:hAnsi="Courier New" w:cs="Courier New"/>
          <w:sz w:val="12"/>
          <w:szCs w:val="12"/>
          <w:highlight w:val="darkGreen"/>
          <w:rPrChange w:id="572"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73" w:author="Chris Bird" w:date="2018-05-15T06:40:00Z">
            <w:rPr>
              <w:rFonts w:ascii="Courier New" w:hAnsi="Courier New" w:cs="Courier New"/>
              <w:sz w:val="12"/>
              <w:szCs w:val="12"/>
              <w:highlight w:val="lightGray"/>
            </w:rPr>
          </w:rPrChange>
        </w:rPr>
        <w:t>#SBATCH --mail-user=cbird@tamucc.edu</w:t>
      </w:r>
    </w:p>
    <w:p w14:paraId="36529BF3" w14:textId="77777777" w:rsidR="006E48B2" w:rsidRPr="00855EEB" w:rsidRDefault="006E48B2" w:rsidP="00F32324">
      <w:pPr>
        <w:spacing w:after="0" w:line="240" w:lineRule="auto"/>
        <w:ind w:left="2340"/>
        <w:rPr>
          <w:rFonts w:ascii="Courier New" w:hAnsi="Courier New" w:cs="Courier New"/>
          <w:sz w:val="12"/>
          <w:szCs w:val="12"/>
          <w:highlight w:val="darkGreen"/>
          <w:rPrChange w:id="57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75" w:author="Chris Bird" w:date="2018-05-15T06:40:00Z">
            <w:rPr>
              <w:rFonts w:ascii="Courier New" w:hAnsi="Courier New" w:cs="Courier New"/>
              <w:sz w:val="12"/>
              <w:szCs w:val="12"/>
              <w:highlight w:val="lightGray"/>
            </w:rPr>
          </w:rPrChange>
        </w:rPr>
        <w:t>#SBATCH --mail-type=</w:t>
      </w:r>
      <w:proofErr w:type="gramStart"/>
      <w:r w:rsidRPr="00855EEB">
        <w:rPr>
          <w:rFonts w:ascii="Courier New" w:hAnsi="Courier New" w:cs="Courier New"/>
          <w:sz w:val="12"/>
          <w:szCs w:val="12"/>
          <w:highlight w:val="darkGreen"/>
          <w:rPrChange w:id="576" w:author="Chris Bird" w:date="2018-05-15T06:40:00Z">
            <w:rPr>
              <w:rFonts w:ascii="Courier New" w:hAnsi="Courier New" w:cs="Courier New"/>
              <w:sz w:val="12"/>
              <w:szCs w:val="12"/>
              <w:highlight w:val="lightGray"/>
            </w:rPr>
          </w:rPrChange>
        </w:rPr>
        <w:t>begin  #</w:t>
      </w:r>
      <w:proofErr w:type="gramEnd"/>
      <w:r w:rsidRPr="00855EEB">
        <w:rPr>
          <w:rFonts w:ascii="Courier New" w:hAnsi="Courier New" w:cs="Courier New"/>
          <w:sz w:val="12"/>
          <w:szCs w:val="12"/>
          <w:highlight w:val="darkGreen"/>
          <w:rPrChange w:id="577" w:author="Chris Bird" w:date="2018-05-15T06:40:00Z">
            <w:rPr>
              <w:rFonts w:ascii="Courier New" w:hAnsi="Courier New" w:cs="Courier New"/>
              <w:sz w:val="12"/>
              <w:szCs w:val="12"/>
              <w:highlight w:val="lightGray"/>
            </w:rPr>
          </w:rPrChange>
        </w:rPr>
        <w:t xml:space="preserve"> email me when the job starts</w:t>
      </w:r>
    </w:p>
    <w:p w14:paraId="1A358A5A" w14:textId="77777777" w:rsidR="006E48B2" w:rsidRPr="00855EEB" w:rsidRDefault="006E48B2" w:rsidP="00F32324">
      <w:pPr>
        <w:spacing w:after="0" w:line="240" w:lineRule="auto"/>
        <w:ind w:left="2340"/>
        <w:rPr>
          <w:rFonts w:ascii="Courier New" w:hAnsi="Courier New" w:cs="Courier New"/>
          <w:sz w:val="12"/>
          <w:szCs w:val="12"/>
          <w:highlight w:val="darkGreen"/>
          <w:rPrChange w:id="57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79" w:author="Chris Bird" w:date="2018-05-15T06:40:00Z">
            <w:rPr>
              <w:rFonts w:ascii="Courier New" w:hAnsi="Courier New" w:cs="Courier New"/>
              <w:sz w:val="12"/>
              <w:szCs w:val="12"/>
              <w:highlight w:val="lightGray"/>
            </w:rPr>
          </w:rPrChange>
        </w:rPr>
        <w:t>#SBATCH --mail-type=end    # email me when the job finish</w:t>
      </w:r>
    </w:p>
    <w:p w14:paraId="130966B4" w14:textId="77777777" w:rsidR="006E48B2" w:rsidRPr="00855EEB" w:rsidRDefault="006E48B2" w:rsidP="00F32324">
      <w:pPr>
        <w:spacing w:after="0" w:line="240" w:lineRule="auto"/>
        <w:ind w:left="2340"/>
        <w:rPr>
          <w:rFonts w:ascii="Courier New" w:hAnsi="Courier New" w:cs="Courier New"/>
          <w:sz w:val="12"/>
          <w:szCs w:val="12"/>
          <w:highlight w:val="darkGreen"/>
          <w:rPrChange w:id="580" w:author="Chris Bird" w:date="2018-05-15T06:40:00Z">
            <w:rPr>
              <w:rFonts w:ascii="Courier New" w:hAnsi="Courier New" w:cs="Courier New"/>
              <w:sz w:val="12"/>
              <w:szCs w:val="12"/>
              <w:highlight w:val="lightGray"/>
            </w:rPr>
          </w:rPrChange>
        </w:rPr>
      </w:pPr>
    </w:p>
    <w:p w14:paraId="6AB5D038" w14:textId="77777777" w:rsidR="006E48B2" w:rsidRPr="00855EEB" w:rsidRDefault="006E48B2" w:rsidP="00F32324">
      <w:pPr>
        <w:spacing w:after="0" w:line="240" w:lineRule="auto"/>
        <w:ind w:left="2340"/>
        <w:rPr>
          <w:rFonts w:ascii="Courier New" w:hAnsi="Courier New" w:cs="Courier New"/>
          <w:sz w:val="12"/>
          <w:szCs w:val="12"/>
          <w:highlight w:val="darkGreen"/>
          <w:rPrChange w:id="58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82" w:author="Chris Bird" w:date="2018-05-15T06:40:00Z">
            <w:rPr>
              <w:rFonts w:ascii="Courier New" w:hAnsi="Courier New" w:cs="Courier New"/>
              <w:sz w:val="12"/>
              <w:szCs w:val="12"/>
              <w:highlight w:val="lightGray"/>
            </w:rPr>
          </w:rPrChange>
        </w:rPr>
        <w:t>module load parallel/20160722</w:t>
      </w:r>
    </w:p>
    <w:p w14:paraId="5C01E376" w14:textId="77777777" w:rsidR="006E48B2" w:rsidRPr="00855EEB" w:rsidRDefault="006E48B2" w:rsidP="00F32324">
      <w:pPr>
        <w:spacing w:after="0" w:line="240" w:lineRule="auto"/>
        <w:ind w:left="2340"/>
        <w:rPr>
          <w:rFonts w:ascii="Courier New" w:hAnsi="Courier New" w:cs="Courier New"/>
          <w:sz w:val="12"/>
          <w:szCs w:val="12"/>
          <w:highlight w:val="darkGreen"/>
          <w:rPrChange w:id="583" w:author="Chris Bird" w:date="2018-05-15T06:40:00Z">
            <w:rPr>
              <w:rFonts w:ascii="Courier New" w:hAnsi="Courier New" w:cs="Courier New"/>
              <w:sz w:val="12"/>
              <w:szCs w:val="12"/>
              <w:highlight w:val="lightGray"/>
            </w:rPr>
          </w:rPrChange>
        </w:rPr>
      </w:pPr>
    </w:p>
    <w:p w14:paraId="4F800E04" w14:textId="77777777" w:rsidR="006E48B2" w:rsidRPr="00855EEB" w:rsidRDefault="006E48B2" w:rsidP="00F32324">
      <w:pPr>
        <w:spacing w:after="0" w:line="240" w:lineRule="auto"/>
        <w:ind w:left="2340"/>
        <w:rPr>
          <w:rFonts w:ascii="Courier New" w:hAnsi="Courier New" w:cs="Courier New"/>
          <w:sz w:val="12"/>
          <w:szCs w:val="12"/>
          <w:highlight w:val="darkGreen"/>
          <w:rPrChange w:id="58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85" w:author="Chris Bird" w:date="2018-05-15T06:40:00Z">
            <w:rPr>
              <w:rFonts w:ascii="Courier New" w:hAnsi="Courier New" w:cs="Courier New"/>
              <w:sz w:val="12"/>
              <w:szCs w:val="12"/>
              <w:highlight w:val="lightGray"/>
            </w:rPr>
          </w:rPrChange>
        </w:rPr>
        <w:t>echo "", echo `date` " unzip files"</w:t>
      </w:r>
    </w:p>
    <w:p w14:paraId="7EA69BB9" w14:textId="77777777" w:rsidR="006E48B2" w:rsidRPr="00855EEB" w:rsidRDefault="006E48B2" w:rsidP="00F32324">
      <w:pPr>
        <w:spacing w:after="0" w:line="240" w:lineRule="auto"/>
        <w:ind w:left="2340"/>
        <w:rPr>
          <w:rFonts w:ascii="Courier New" w:hAnsi="Courier New" w:cs="Courier New"/>
          <w:sz w:val="12"/>
          <w:szCs w:val="12"/>
          <w:highlight w:val="darkGreen"/>
          <w:rPrChange w:id="586"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87" w:author="Chris Bird" w:date="2018-05-15T06:40:00Z">
            <w:rPr>
              <w:rFonts w:ascii="Courier New" w:hAnsi="Courier New" w:cs="Courier New"/>
              <w:sz w:val="12"/>
              <w:szCs w:val="12"/>
              <w:highlight w:val="lightGray"/>
            </w:rPr>
          </w:rPrChange>
        </w:rPr>
        <w:t>ls *.fq.gz | parallel "gunzip {}"</w:t>
      </w:r>
    </w:p>
    <w:p w14:paraId="58B0F41A" w14:textId="77777777" w:rsidR="006E48B2" w:rsidRPr="00855EEB" w:rsidRDefault="006E48B2" w:rsidP="00F32324">
      <w:pPr>
        <w:spacing w:after="0" w:line="240" w:lineRule="auto"/>
        <w:ind w:left="2340"/>
        <w:rPr>
          <w:rFonts w:ascii="Courier New" w:hAnsi="Courier New" w:cs="Courier New"/>
          <w:sz w:val="12"/>
          <w:szCs w:val="12"/>
          <w:highlight w:val="darkGreen"/>
          <w:rPrChange w:id="588" w:author="Chris Bird" w:date="2018-05-15T06:40:00Z">
            <w:rPr>
              <w:rFonts w:ascii="Courier New" w:hAnsi="Courier New" w:cs="Courier New"/>
              <w:sz w:val="12"/>
              <w:szCs w:val="12"/>
              <w:highlight w:val="lightGray"/>
            </w:rPr>
          </w:rPrChange>
        </w:rPr>
      </w:pPr>
    </w:p>
    <w:p w14:paraId="179178DE" w14:textId="77777777" w:rsidR="006E48B2" w:rsidRPr="00855EEB" w:rsidRDefault="006E48B2" w:rsidP="00F32324">
      <w:pPr>
        <w:spacing w:after="0" w:line="240" w:lineRule="auto"/>
        <w:ind w:left="2340"/>
        <w:rPr>
          <w:rFonts w:ascii="Courier New" w:hAnsi="Courier New" w:cs="Courier New"/>
          <w:sz w:val="12"/>
          <w:szCs w:val="12"/>
          <w:highlight w:val="darkGreen"/>
          <w:rPrChange w:id="589"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90" w:author="Chris Bird" w:date="2018-05-15T06:40:00Z">
            <w:rPr>
              <w:rFonts w:ascii="Courier New" w:hAnsi="Courier New" w:cs="Courier New"/>
              <w:sz w:val="12"/>
              <w:szCs w:val="12"/>
              <w:highlight w:val="lightGray"/>
            </w:rPr>
          </w:rPrChange>
        </w:rPr>
        <w:t>NumFiles</w:t>
      </w:r>
      <w:proofErr w:type="gramStart"/>
      <w:r w:rsidRPr="00855EEB">
        <w:rPr>
          <w:rFonts w:ascii="Courier New" w:hAnsi="Courier New" w:cs="Courier New"/>
          <w:sz w:val="12"/>
          <w:szCs w:val="12"/>
          <w:highlight w:val="darkGreen"/>
          <w:rPrChange w:id="591"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592" w:author="Chris Bird" w:date="2018-05-15T06:40:00Z">
            <w:rPr>
              <w:rFonts w:ascii="Courier New" w:hAnsi="Courier New" w:cs="Courier New"/>
              <w:sz w:val="12"/>
              <w:szCs w:val="12"/>
              <w:highlight w:val="lightGray"/>
            </w:rPr>
          </w:rPrChange>
        </w:rPr>
        <w:t>ls *.fq | grep -c '^[0-9]' `)</w:t>
      </w:r>
    </w:p>
    <w:p w14:paraId="42D693F2" w14:textId="77777777" w:rsidR="006E48B2" w:rsidRPr="00855EEB" w:rsidRDefault="006E48B2" w:rsidP="00F32324">
      <w:pPr>
        <w:spacing w:after="0" w:line="240" w:lineRule="auto"/>
        <w:ind w:left="2340"/>
        <w:rPr>
          <w:rFonts w:ascii="Courier New" w:hAnsi="Courier New" w:cs="Courier New"/>
          <w:sz w:val="12"/>
          <w:szCs w:val="12"/>
          <w:highlight w:val="darkGreen"/>
          <w:rPrChange w:id="59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94" w:author="Chris Bird" w:date="2018-05-15T06:40:00Z">
            <w:rPr>
              <w:rFonts w:ascii="Courier New" w:hAnsi="Courier New" w:cs="Courier New"/>
              <w:sz w:val="12"/>
              <w:szCs w:val="12"/>
              <w:highlight w:val="lightGray"/>
            </w:rPr>
          </w:rPrChange>
        </w:rPr>
        <w:t>echo "NumFiles=$NumFiles"</w:t>
      </w:r>
    </w:p>
    <w:p w14:paraId="3CF686B4" w14:textId="77777777" w:rsidR="006E48B2" w:rsidRPr="00855EEB" w:rsidRDefault="006E48B2" w:rsidP="00F32324">
      <w:pPr>
        <w:spacing w:after="0" w:line="240" w:lineRule="auto"/>
        <w:ind w:left="2340"/>
        <w:rPr>
          <w:rFonts w:ascii="Courier New" w:hAnsi="Courier New" w:cs="Courier New"/>
          <w:sz w:val="12"/>
          <w:szCs w:val="12"/>
          <w:highlight w:val="darkGreen"/>
          <w:rPrChange w:id="595" w:author="Chris Bird" w:date="2018-05-15T06:40:00Z">
            <w:rPr>
              <w:rFonts w:ascii="Courier New" w:hAnsi="Courier New" w:cs="Courier New"/>
              <w:sz w:val="12"/>
              <w:szCs w:val="12"/>
              <w:highlight w:val="lightGray"/>
            </w:rPr>
          </w:rPrChange>
        </w:rPr>
      </w:pPr>
    </w:p>
    <w:p w14:paraId="589A6E6C" w14:textId="77777777" w:rsidR="006E48B2" w:rsidRPr="00855EEB" w:rsidRDefault="006E48B2" w:rsidP="00F32324">
      <w:pPr>
        <w:spacing w:after="0" w:line="240" w:lineRule="auto"/>
        <w:ind w:left="2340"/>
        <w:rPr>
          <w:rFonts w:ascii="Courier New" w:hAnsi="Courier New" w:cs="Courier New"/>
          <w:sz w:val="12"/>
          <w:szCs w:val="12"/>
          <w:highlight w:val="darkGreen"/>
          <w:rPrChange w:id="596"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597" w:author="Chris Bird" w:date="2018-05-15T06:40:00Z">
            <w:rPr>
              <w:rFonts w:ascii="Courier New" w:hAnsi="Courier New" w:cs="Courier New"/>
              <w:sz w:val="12"/>
              <w:szCs w:val="12"/>
              <w:highlight w:val="lightGray"/>
            </w:rPr>
          </w:rPrChange>
        </w:rPr>
        <w:t>ZeroToNumFiles</w:t>
      </w:r>
      <w:proofErr w:type="gramStart"/>
      <w:r w:rsidRPr="00855EEB">
        <w:rPr>
          <w:rFonts w:ascii="Courier New" w:hAnsi="Courier New" w:cs="Courier New"/>
          <w:sz w:val="12"/>
          <w:szCs w:val="12"/>
          <w:highlight w:val="darkGreen"/>
          <w:rPrChange w:id="598"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599" w:author="Chris Bird" w:date="2018-05-15T06:40:00Z">
            <w:rPr>
              <w:rFonts w:ascii="Courier New" w:hAnsi="Courier New" w:cs="Courier New"/>
              <w:sz w:val="12"/>
              <w:szCs w:val="12"/>
              <w:highlight w:val="lightGray"/>
            </w:rPr>
          </w:rPrChange>
        </w:rPr>
        <w:t>seq 0 $(($NumFiles - 1)) `)</w:t>
      </w:r>
    </w:p>
    <w:p w14:paraId="378B0691" w14:textId="77777777" w:rsidR="006E48B2" w:rsidRPr="00855EEB" w:rsidRDefault="006E48B2" w:rsidP="00F32324">
      <w:pPr>
        <w:spacing w:after="0" w:line="240" w:lineRule="auto"/>
        <w:ind w:left="2340"/>
        <w:rPr>
          <w:rFonts w:ascii="Courier New" w:hAnsi="Courier New" w:cs="Courier New"/>
          <w:sz w:val="12"/>
          <w:szCs w:val="12"/>
          <w:highlight w:val="darkGreen"/>
          <w:rPrChange w:id="60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01" w:author="Chris Bird" w:date="2018-05-15T06:40:00Z">
            <w:rPr>
              <w:rFonts w:ascii="Courier New" w:hAnsi="Courier New" w:cs="Courier New"/>
              <w:sz w:val="12"/>
              <w:szCs w:val="12"/>
              <w:highlight w:val="lightGray"/>
            </w:rPr>
          </w:rPrChange>
        </w:rPr>
        <w:t>echo ${</w:t>
      </w:r>
      <w:proofErr w:type="gramStart"/>
      <w:r w:rsidRPr="00855EEB">
        <w:rPr>
          <w:rFonts w:ascii="Courier New" w:hAnsi="Courier New" w:cs="Courier New"/>
          <w:sz w:val="12"/>
          <w:szCs w:val="12"/>
          <w:highlight w:val="darkGreen"/>
          <w:rPrChange w:id="602" w:author="Chris Bird" w:date="2018-05-15T06:40:00Z">
            <w:rPr>
              <w:rFonts w:ascii="Courier New" w:hAnsi="Courier New" w:cs="Courier New"/>
              <w:sz w:val="12"/>
              <w:szCs w:val="12"/>
              <w:highlight w:val="lightGray"/>
            </w:rPr>
          </w:rPrChange>
        </w:rPr>
        <w:t>ZeroToNumFiles[</w:t>
      </w:r>
      <w:proofErr w:type="gramEnd"/>
      <w:r w:rsidRPr="00855EEB">
        <w:rPr>
          <w:rFonts w:ascii="Courier New" w:hAnsi="Courier New" w:cs="Courier New"/>
          <w:sz w:val="12"/>
          <w:szCs w:val="12"/>
          <w:highlight w:val="darkGreen"/>
          <w:rPrChange w:id="603" w:author="Chris Bird" w:date="2018-05-15T06:40:00Z">
            <w:rPr>
              <w:rFonts w:ascii="Courier New" w:hAnsi="Courier New" w:cs="Courier New"/>
              <w:sz w:val="12"/>
              <w:szCs w:val="12"/>
              <w:highlight w:val="lightGray"/>
            </w:rPr>
          </w:rPrChange>
        </w:rPr>
        <w:t>*]}</w:t>
      </w:r>
    </w:p>
    <w:p w14:paraId="6B87C0A4" w14:textId="77777777" w:rsidR="006E48B2" w:rsidRPr="00855EEB" w:rsidRDefault="006E48B2" w:rsidP="00F32324">
      <w:pPr>
        <w:spacing w:after="0" w:line="240" w:lineRule="auto"/>
        <w:ind w:left="2340"/>
        <w:rPr>
          <w:rFonts w:ascii="Courier New" w:hAnsi="Courier New" w:cs="Courier New"/>
          <w:sz w:val="12"/>
          <w:szCs w:val="12"/>
          <w:highlight w:val="darkGreen"/>
          <w:rPrChange w:id="604" w:author="Chris Bird" w:date="2018-05-15T06:40:00Z">
            <w:rPr>
              <w:rFonts w:ascii="Courier New" w:hAnsi="Courier New" w:cs="Courier New"/>
              <w:sz w:val="12"/>
              <w:szCs w:val="12"/>
              <w:highlight w:val="lightGray"/>
            </w:rPr>
          </w:rPrChange>
        </w:rPr>
      </w:pPr>
    </w:p>
    <w:p w14:paraId="51F636DB" w14:textId="77777777" w:rsidR="006E48B2" w:rsidRPr="00855EEB" w:rsidRDefault="006E48B2" w:rsidP="00F32324">
      <w:pPr>
        <w:spacing w:after="0" w:line="240" w:lineRule="auto"/>
        <w:ind w:left="2340"/>
        <w:rPr>
          <w:rFonts w:ascii="Courier New" w:hAnsi="Courier New" w:cs="Courier New"/>
          <w:sz w:val="12"/>
          <w:szCs w:val="12"/>
          <w:highlight w:val="darkGreen"/>
          <w:rPrChange w:id="605" w:author="Chris Bird" w:date="2018-05-15T06:40:00Z">
            <w:rPr>
              <w:rFonts w:ascii="Courier New" w:hAnsi="Courier New" w:cs="Courier New"/>
              <w:sz w:val="12"/>
              <w:szCs w:val="12"/>
              <w:highlight w:val="lightGray"/>
            </w:rPr>
          </w:rPrChange>
        </w:rPr>
      </w:pPr>
    </w:p>
    <w:p w14:paraId="6DA36352" w14:textId="77777777" w:rsidR="006E48B2" w:rsidRPr="00855EEB" w:rsidRDefault="006E48B2" w:rsidP="00F32324">
      <w:pPr>
        <w:spacing w:after="0" w:line="240" w:lineRule="auto"/>
        <w:ind w:left="2340"/>
        <w:rPr>
          <w:rFonts w:ascii="Courier New" w:hAnsi="Courier New" w:cs="Courier New"/>
          <w:sz w:val="12"/>
          <w:szCs w:val="12"/>
          <w:highlight w:val="darkGreen"/>
          <w:rPrChange w:id="606" w:author="Chris Bird" w:date="2018-05-15T06:40:00Z">
            <w:rPr>
              <w:rFonts w:ascii="Courier New" w:hAnsi="Courier New" w:cs="Courier New"/>
              <w:sz w:val="12"/>
              <w:szCs w:val="12"/>
              <w:highlight w:val="lightGray"/>
            </w:rPr>
          </w:rPrChange>
        </w:rPr>
      </w:pPr>
      <w:proofErr w:type="gramStart"/>
      <w:r w:rsidRPr="00855EEB">
        <w:rPr>
          <w:rFonts w:ascii="Courier New" w:hAnsi="Courier New" w:cs="Courier New"/>
          <w:sz w:val="12"/>
          <w:szCs w:val="12"/>
          <w:highlight w:val="darkGreen"/>
          <w:rPrChange w:id="607" w:author="Chris Bird" w:date="2018-05-15T06:40:00Z">
            <w:rPr>
              <w:rFonts w:ascii="Courier New" w:hAnsi="Courier New" w:cs="Courier New"/>
              <w:sz w:val="12"/>
              <w:szCs w:val="12"/>
              <w:highlight w:val="lightGray"/>
            </w:rPr>
          </w:rPrChange>
        </w:rPr>
        <w:t>splitFiles(</w:t>
      </w:r>
      <w:proofErr w:type="gramEnd"/>
      <w:r w:rsidRPr="00855EEB">
        <w:rPr>
          <w:rFonts w:ascii="Courier New" w:hAnsi="Courier New" w:cs="Courier New"/>
          <w:sz w:val="12"/>
          <w:szCs w:val="12"/>
          <w:highlight w:val="darkGreen"/>
          <w:rPrChange w:id="608" w:author="Chris Bird" w:date="2018-05-15T06:40:00Z">
            <w:rPr>
              <w:rFonts w:ascii="Courier New" w:hAnsi="Courier New" w:cs="Courier New"/>
              <w:sz w:val="12"/>
              <w:szCs w:val="12"/>
              <w:highlight w:val="lightGray"/>
            </w:rPr>
          </w:rPrChange>
        </w:rPr>
        <w:t>) {</w:t>
      </w:r>
    </w:p>
    <w:p w14:paraId="302632FB" w14:textId="77777777" w:rsidR="006E48B2" w:rsidRPr="00855EEB" w:rsidRDefault="006E48B2" w:rsidP="00F32324">
      <w:pPr>
        <w:spacing w:after="0" w:line="240" w:lineRule="auto"/>
        <w:ind w:left="2340"/>
        <w:rPr>
          <w:rFonts w:ascii="Courier New" w:hAnsi="Courier New" w:cs="Courier New"/>
          <w:sz w:val="12"/>
          <w:szCs w:val="12"/>
          <w:highlight w:val="darkGreen"/>
          <w:rPrChange w:id="609"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10" w:author="Chris Bird" w:date="2018-05-15T06:40:00Z">
            <w:rPr>
              <w:rFonts w:ascii="Courier New" w:hAnsi="Courier New" w:cs="Courier New"/>
              <w:sz w:val="12"/>
              <w:szCs w:val="12"/>
              <w:highlight w:val="lightGray"/>
            </w:rPr>
          </w:rPrChange>
        </w:rPr>
        <w:t xml:space="preserve">        FileNames</w:t>
      </w:r>
      <w:proofErr w:type="gramStart"/>
      <w:r w:rsidRPr="00855EEB">
        <w:rPr>
          <w:rFonts w:ascii="Courier New" w:hAnsi="Courier New" w:cs="Courier New"/>
          <w:sz w:val="12"/>
          <w:szCs w:val="12"/>
          <w:highlight w:val="darkGreen"/>
          <w:rPrChange w:id="611"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12" w:author="Chris Bird" w:date="2018-05-15T06:40:00Z">
            <w:rPr>
              <w:rFonts w:ascii="Courier New" w:hAnsi="Courier New" w:cs="Courier New"/>
              <w:sz w:val="12"/>
              <w:szCs w:val="12"/>
              <w:highlight w:val="lightGray"/>
            </w:rPr>
          </w:rPrChange>
        </w:rPr>
        <w:t>ls *.fq `)  #load list of filenames</w:t>
      </w:r>
    </w:p>
    <w:p w14:paraId="447E9A21" w14:textId="77777777" w:rsidR="006E48B2" w:rsidRPr="00855EEB" w:rsidRDefault="006E48B2" w:rsidP="00F32324">
      <w:pPr>
        <w:spacing w:after="0" w:line="240" w:lineRule="auto"/>
        <w:ind w:left="2340"/>
        <w:rPr>
          <w:rFonts w:ascii="Courier New" w:hAnsi="Courier New" w:cs="Courier New"/>
          <w:sz w:val="12"/>
          <w:szCs w:val="12"/>
          <w:highlight w:val="darkGreen"/>
          <w:rPrChange w:id="61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14"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615" w:author="Chris Bird" w:date="2018-05-15T06:40:00Z">
            <w:rPr>
              <w:rFonts w:ascii="Courier New" w:hAnsi="Courier New" w:cs="Courier New"/>
              <w:sz w:val="12"/>
              <w:szCs w:val="12"/>
              <w:highlight w:val="lightGray"/>
            </w:rPr>
          </w:rPrChange>
        </w:rPr>
        <w:t>FileNames[</w:t>
      </w:r>
      <w:proofErr w:type="gramEnd"/>
      <w:r w:rsidRPr="00855EEB">
        <w:rPr>
          <w:rFonts w:ascii="Courier New" w:hAnsi="Courier New" w:cs="Courier New"/>
          <w:sz w:val="12"/>
          <w:szCs w:val="12"/>
          <w:highlight w:val="darkGreen"/>
          <w:rPrChange w:id="616" w:author="Chris Bird" w:date="2018-05-15T06:40:00Z">
            <w:rPr>
              <w:rFonts w:ascii="Courier New" w:hAnsi="Courier New" w:cs="Courier New"/>
              <w:sz w:val="12"/>
              <w:szCs w:val="12"/>
              <w:highlight w:val="lightGray"/>
            </w:rPr>
          </w:rPrChange>
        </w:rPr>
        <w:t>*]}</w:t>
      </w:r>
    </w:p>
    <w:p w14:paraId="47EBC0C0" w14:textId="77777777" w:rsidR="006E48B2" w:rsidRPr="00855EEB" w:rsidRDefault="006E48B2" w:rsidP="00F32324">
      <w:pPr>
        <w:spacing w:after="0" w:line="240" w:lineRule="auto"/>
        <w:ind w:left="2340"/>
        <w:rPr>
          <w:rFonts w:ascii="Courier New" w:hAnsi="Courier New" w:cs="Courier New"/>
          <w:sz w:val="12"/>
          <w:szCs w:val="12"/>
          <w:highlight w:val="darkGreen"/>
          <w:rPrChange w:id="61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18" w:author="Chris Bird" w:date="2018-05-15T06:40:00Z">
            <w:rPr>
              <w:rFonts w:ascii="Courier New" w:hAnsi="Courier New" w:cs="Courier New"/>
              <w:sz w:val="12"/>
              <w:szCs w:val="12"/>
              <w:highlight w:val="lightGray"/>
            </w:rPr>
          </w:rPrChange>
        </w:rPr>
        <w:t xml:space="preserve">        NumLines</w:t>
      </w:r>
      <w:proofErr w:type="gramStart"/>
      <w:r w:rsidRPr="00855EEB">
        <w:rPr>
          <w:rFonts w:ascii="Courier New" w:hAnsi="Courier New" w:cs="Courier New"/>
          <w:sz w:val="12"/>
          <w:szCs w:val="12"/>
          <w:highlight w:val="darkGreen"/>
          <w:rPrChange w:id="619"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20" w:author="Chris Bird" w:date="2018-05-15T06:40:00Z">
            <w:rPr>
              <w:rFonts w:ascii="Courier New" w:hAnsi="Courier New" w:cs="Courier New"/>
              <w:sz w:val="12"/>
              <w:szCs w:val="12"/>
              <w:highlight w:val="lightGray"/>
            </w:rPr>
          </w:rPrChange>
        </w:rPr>
        <w:t>cat "splitAmounts.txt" `) #load list of number of lines per chunk per file</w:t>
      </w:r>
    </w:p>
    <w:p w14:paraId="3A4E5AA5" w14:textId="77777777" w:rsidR="006E48B2" w:rsidRPr="00855EEB" w:rsidRDefault="006E48B2" w:rsidP="00F32324">
      <w:pPr>
        <w:spacing w:after="0" w:line="240" w:lineRule="auto"/>
        <w:ind w:left="2340"/>
        <w:rPr>
          <w:rFonts w:ascii="Courier New" w:hAnsi="Courier New" w:cs="Courier New"/>
          <w:sz w:val="12"/>
          <w:szCs w:val="12"/>
          <w:highlight w:val="darkGreen"/>
          <w:rPrChange w:id="62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22"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623" w:author="Chris Bird" w:date="2018-05-15T06:40:00Z">
            <w:rPr>
              <w:rFonts w:ascii="Courier New" w:hAnsi="Courier New" w:cs="Courier New"/>
              <w:sz w:val="12"/>
              <w:szCs w:val="12"/>
              <w:highlight w:val="lightGray"/>
            </w:rPr>
          </w:rPrChange>
        </w:rPr>
        <w:t>NumLines[</w:t>
      </w:r>
      <w:proofErr w:type="gramEnd"/>
      <w:r w:rsidRPr="00855EEB">
        <w:rPr>
          <w:rFonts w:ascii="Courier New" w:hAnsi="Courier New" w:cs="Courier New"/>
          <w:sz w:val="12"/>
          <w:szCs w:val="12"/>
          <w:highlight w:val="darkGreen"/>
          <w:rPrChange w:id="624" w:author="Chris Bird" w:date="2018-05-15T06:40:00Z">
            <w:rPr>
              <w:rFonts w:ascii="Courier New" w:hAnsi="Courier New" w:cs="Courier New"/>
              <w:sz w:val="12"/>
              <w:szCs w:val="12"/>
              <w:highlight w:val="lightGray"/>
            </w:rPr>
          </w:rPrChange>
        </w:rPr>
        <w:t>*]}</w:t>
      </w:r>
    </w:p>
    <w:p w14:paraId="6AF83E0F" w14:textId="77777777" w:rsidR="006E48B2" w:rsidRPr="00855EEB" w:rsidRDefault="006E48B2" w:rsidP="00F32324">
      <w:pPr>
        <w:spacing w:after="0" w:line="240" w:lineRule="auto"/>
        <w:ind w:left="2340"/>
        <w:rPr>
          <w:rFonts w:ascii="Courier New" w:hAnsi="Courier New" w:cs="Courier New"/>
          <w:sz w:val="12"/>
          <w:szCs w:val="12"/>
          <w:highlight w:val="darkGreen"/>
          <w:rPrChange w:id="62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26" w:author="Chris Bird" w:date="2018-05-15T06:40:00Z">
            <w:rPr>
              <w:rFonts w:ascii="Courier New" w:hAnsi="Courier New" w:cs="Courier New"/>
              <w:sz w:val="12"/>
              <w:szCs w:val="12"/>
              <w:highlight w:val="lightGray"/>
            </w:rPr>
          </w:rPrChange>
        </w:rPr>
        <w:t xml:space="preserve">        mkdir $1 #make directory (1-Numfiles)</w:t>
      </w:r>
    </w:p>
    <w:p w14:paraId="5071C8A6" w14:textId="77777777" w:rsidR="006E48B2" w:rsidRPr="00855EEB" w:rsidRDefault="006E48B2" w:rsidP="00F32324">
      <w:pPr>
        <w:spacing w:after="0" w:line="240" w:lineRule="auto"/>
        <w:ind w:left="2340"/>
        <w:rPr>
          <w:rFonts w:ascii="Courier New" w:hAnsi="Courier New" w:cs="Courier New"/>
          <w:sz w:val="12"/>
          <w:szCs w:val="12"/>
          <w:highlight w:val="darkGreen"/>
          <w:rPrChange w:id="62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28" w:author="Chris Bird" w:date="2018-05-15T06:40:00Z">
            <w:rPr>
              <w:rFonts w:ascii="Courier New" w:hAnsi="Courier New" w:cs="Courier New"/>
              <w:sz w:val="12"/>
              <w:szCs w:val="12"/>
              <w:highlight w:val="lightGray"/>
            </w:rPr>
          </w:rPrChange>
        </w:rPr>
        <w:t xml:space="preserve">        cd $1</w:t>
      </w:r>
    </w:p>
    <w:p w14:paraId="382B643E" w14:textId="77777777" w:rsidR="006E48B2" w:rsidRPr="00855EEB" w:rsidRDefault="006E48B2" w:rsidP="00F32324">
      <w:pPr>
        <w:spacing w:after="0" w:line="240" w:lineRule="auto"/>
        <w:ind w:left="2340"/>
        <w:rPr>
          <w:rFonts w:ascii="Courier New" w:hAnsi="Courier New" w:cs="Courier New"/>
          <w:sz w:val="12"/>
          <w:szCs w:val="12"/>
          <w:highlight w:val="darkGreen"/>
          <w:rPrChange w:id="629"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30" w:author="Chris Bird" w:date="2018-05-15T06:40:00Z">
            <w:rPr>
              <w:rFonts w:ascii="Courier New" w:hAnsi="Courier New" w:cs="Courier New"/>
              <w:sz w:val="12"/>
              <w:szCs w:val="12"/>
              <w:highlight w:val="lightGray"/>
            </w:rPr>
          </w:rPrChange>
        </w:rPr>
        <w:t xml:space="preserve">        split -d -l ${NumLines[$1</w:t>
      </w:r>
      <w:proofErr w:type="gramStart"/>
      <w:r w:rsidRPr="00855EEB">
        <w:rPr>
          <w:rFonts w:ascii="Courier New" w:hAnsi="Courier New" w:cs="Courier New"/>
          <w:sz w:val="12"/>
          <w:szCs w:val="12"/>
          <w:highlight w:val="darkGreen"/>
          <w:rPrChange w:id="631"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32" w:author="Chris Bird" w:date="2018-05-15T06:40:00Z">
            <w:rPr>
              <w:rFonts w:ascii="Courier New" w:hAnsi="Courier New" w:cs="Courier New"/>
              <w:sz w:val="12"/>
              <w:szCs w:val="12"/>
              <w:highlight w:val="lightGray"/>
            </w:rPr>
          </w:rPrChange>
        </w:rPr>
        <w:t>/${FileNames[$1]}</w:t>
      </w:r>
    </w:p>
    <w:p w14:paraId="73B1737D" w14:textId="77777777" w:rsidR="006E48B2" w:rsidRPr="00855EEB" w:rsidRDefault="006E48B2" w:rsidP="00F32324">
      <w:pPr>
        <w:spacing w:after="0" w:line="240" w:lineRule="auto"/>
        <w:ind w:left="2340"/>
        <w:rPr>
          <w:rFonts w:ascii="Courier New" w:hAnsi="Courier New" w:cs="Courier New"/>
          <w:sz w:val="12"/>
          <w:szCs w:val="12"/>
          <w:highlight w:val="darkGreen"/>
          <w:rPrChange w:id="633"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34" w:author="Chris Bird" w:date="2018-05-15T06:40:00Z">
            <w:rPr>
              <w:rFonts w:ascii="Courier New" w:hAnsi="Courier New" w:cs="Courier New"/>
              <w:sz w:val="12"/>
              <w:szCs w:val="12"/>
              <w:highlight w:val="lightGray"/>
            </w:rPr>
          </w:rPrChange>
        </w:rPr>
        <w:t xml:space="preserve">        xfiles</w:t>
      </w:r>
      <w:proofErr w:type="gramStart"/>
      <w:r w:rsidRPr="00855EEB">
        <w:rPr>
          <w:rFonts w:ascii="Courier New" w:hAnsi="Courier New" w:cs="Courier New"/>
          <w:sz w:val="12"/>
          <w:szCs w:val="12"/>
          <w:highlight w:val="darkGreen"/>
          <w:rPrChange w:id="635"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36" w:author="Chris Bird" w:date="2018-05-15T06:40:00Z">
            <w:rPr>
              <w:rFonts w:ascii="Courier New" w:hAnsi="Courier New" w:cs="Courier New"/>
              <w:sz w:val="12"/>
              <w:szCs w:val="12"/>
              <w:highlight w:val="lightGray"/>
            </w:rPr>
          </w:rPrChange>
        </w:rPr>
        <w:t>ls x* `)</w:t>
      </w:r>
    </w:p>
    <w:p w14:paraId="79A881DC" w14:textId="77777777" w:rsidR="006E48B2" w:rsidRPr="00855EEB" w:rsidRDefault="006E48B2" w:rsidP="00F32324">
      <w:pPr>
        <w:spacing w:after="0" w:line="240" w:lineRule="auto"/>
        <w:ind w:left="2340"/>
        <w:rPr>
          <w:rFonts w:ascii="Courier New" w:hAnsi="Courier New" w:cs="Courier New"/>
          <w:sz w:val="12"/>
          <w:szCs w:val="12"/>
          <w:highlight w:val="darkGreen"/>
          <w:rPrChange w:id="63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38" w:author="Chris Bird" w:date="2018-05-15T06:40:00Z">
            <w:rPr>
              <w:rFonts w:ascii="Courier New" w:hAnsi="Courier New" w:cs="Courier New"/>
              <w:sz w:val="12"/>
              <w:szCs w:val="12"/>
              <w:highlight w:val="lightGray"/>
            </w:rPr>
          </w:rPrChange>
        </w:rPr>
        <w:t xml:space="preserve">        echo ${</w:t>
      </w:r>
      <w:proofErr w:type="gramStart"/>
      <w:r w:rsidRPr="00855EEB">
        <w:rPr>
          <w:rFonts w:ascii="Courier New" w:hAnsi="Courier New" w:cs="Courier New"/>
          <w:sz w:val="12"/>
          <w:szCs w:val="12"/>
          <w:highlight w:val="darkGreen"/>
          <w:rPrChange w:id="639" w:author="Chris Bird" w:date="2018-05-15T06:40:00Z">
            <w:rPr>
              <w:rFonts w:ascii="Courier New" w:hAnsi="Courier New" w:cs="Courier New"/>
              <w:sz w:val="12"/>
              <w:szCs w:val="12"/>
              <w:highlight w:val="lightGray"/>
            </w:rPr>
          </w:rPrChange>
        </w:rPr>
        <w:t>xfiles[</w:t>
      </w:r>
      <w:proofErr w:type="gramEnd"/>
      <w:r w:rsidRPr="00855EEB">
        <w:rPr>
          <w:rFonts w:ascii="Courier New" w:hAnsi="Courier New" w:cs="Courier New"/>
          <w:sz w:val="12"/>
          <w:szCs w:val="12"/>
          <w:highlight w:val="darkGreen"/>
          <w:rPrChange w:id="640" w:author="Chris Bird" w:date="2018-05-15T06:40:00Z">
            <w:rPr>
              <w:rFonts w:ascii="Courier New" w:hAnsi="Courier New" w:cs="Courier New"/>
              <w:sz w:val="12"/>
              <w:szCs w:val="12"/>
              <w:highlight w:val="lightGray"/>
            </w:rPr>
          </w:rPrChange>
        </w:rPr>
        <w:t>*]}</w:t>
      </w:r>
    </w:p>
    <w:p w14:paraId="508AD413" w14:textId="77777777" w:rsidR="006E48B2" w:rsidRPr="00855EEB" w:rsidRDefault="006E48B2" w:rsidP="00F32324">
      <w:pPr>
        <w:spacing w:after="0" w:line="240" w:lineRule="auto"/>
        <w:ind w:left="2340"/>
        <w:rPr>
          <w:rFonts w:ascii="Courier New" w:hAnsi="Courier New" w:cs="Courier New"/>
          <w:sz w:val="12"/>
          <w:szCs w:val="12"/>
          <w:highlight w:val="darkGreen"/>
          <w:rPrChange w:id="64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42" w:author="Chris Bird" w:date="2018-05-15T06:40:00Z">
            <w:rPr>
              <w:rFonts w:ascii="Courier New" w:hAnsi="Courier New" w:cs="Courier New"/>
              <w:sz w:val="12"/>
              <w:szCs w:val="12"/>
              <w:highlight w:val="lightGray"/>
            </w:rPr>
          </w:rPrChange>
        </w:rPr>
        <w:t xml:space="preserve">        Numxfiles</w:t>
      </w:r>
      <w:proofErr w:type="gramStart"/>
      <w:r w:rsidRPr="00855EEB">
        <w:rPr>
          <w:rFonts w:ascii="Courier New" w:hAnsi="Courier New" w:cs="Courier New"/>
          <w:sz w:val="12"/>
          <w:szCs w:val="12"/>
          <w:highlight w:val="darkGreen"/>
          <w:rPrChange w:id="643" w:author="Chris Bird" w:date="2018-05-15T06:40:00Z">
            <w:rPr>
              <w:rFonts w:ascii="Courier New" w:hAnsi="Courier New" w:cs="Courier New"/>
              <w:sz w:val="12"/>
              <w:szCs w:val="12"/>
              <w:highlight w:val="lightGray"/>
            </w:rPr>
          </w:rPrChange>
        </w:rPr>
        <w:t>=( `</w:t>
      </w:r>
      <w:proofErr w:type="gramEnd"/>
      <w:r w:rsidRPr="00855EEB">
        <w:rPr>
          <w:rFonts w:ascii="Courier New" w:hAnsi="Courier New" w:cs="Courier New"/>
          <w:sz w:val="12"/>
          <w:szCs w:val="12"/>
          <w:highlight w:val="darkGreen"/>
          <w:rPrChange w:id="644" w:author="Chris Bird" w:date="2018-05-15T06:40:00Z">
            <w:rPr>
              <w:rFonts w:ascii="Courier New" w:hAnsi="Courier New" w:cs="Courier New"/>
              <w:sz w:val="12"/>
              <w:szCs w:val="12"/>
              <w:highlight w:val="lightGray"/>
            </w:rPr>
          </w:rPrChange>
        </w:rPr>
        <w:t>ls x* | grep -c '^x' `)</w:t>
      </w:r>
    </w:p>
    <w:p w14:paraId="78F6C02E" w14:textId="77777777" w:rsidR="006E48B2" w:rsidRPr="00855EEB" w:rsidRDefault="006E48B2" w:rsidP="00F32324">
      <w:pPr>
        <w:spacing w:after="0" w:line="240" w:lineRule="auto"/>
        <w:ind w:left="2340"/>
        <w:rPr>
          <w:rFonts w:ascii="Courier New" w:hAnsi="Courier New" w:cs="Courier New"/>
          <w:sz w:val="12"/>
          <w:szCs w:val="12"/>
          <w:highlight w:val="darkGreen"/>
          <w:rPrChange w:id="645"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46" w:author="Chris Bird" w:date="2018-05-15T06:40:00Z">
            <w:rPr>
              <w:rFonts w:ascii="Courier New" w:hAnsi="Courier New" w:cs="Courier New"/>
              <w:sz w:val="12"/>
              <w:szCs w:val="12"/>
              <w:highlight w:val="lightGray"/>
            </w:rPr>
          </w:rPrChange>
        </w:rPr>
        <w:t xml:space="preserve">        echo $Numxfiles</w:t>
      </w:r>
    </w:p>
    <w:p w14:paraId="2D379867" w14:textId="77777777" w:rsidR="006E48B2" w:rsidRPr="00855EEB" w:rsidRDefault="006E48B2" w:rsidP="00F32324">
      <w:pPr>
        <w:spacing w:after="0" w:line="240" w:lineRule="auto"/>
        <w:ind w:left="2340"/>
        <w:rPr>
          <w:rFonts w:ascii="Courier New" w:hAnsi="Courier New" w:cs="Courier New"/>
          <w:sz w:val="12"/>
          <w:szCs w:val="12"/>
          <w:highlight w:val="darkGreen"/>
          <w:rPrChange w:id="647"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48" w:author="Chris Bird" w:date="2018-05-15T06:40:00Z">
            <w:rPr>
              <w:rFonts w:ascii="Courier New" w:hAnsi="Courier New" w:cs="Courier New"/>
              <w:sz w:val="12"/>
              <w:szCs w:val="12"/>
              <w:highlight w:val="lightGray"/>
            </w:rPr>
          </w:rPrChange>
        </w:rPr>
        <w:t xml:space="preserve">        for i in ${</w:t>
      </w:r>
      <w:proofErr w:type="gramStart"/>
      <w:r w:rsidRPr="00855EEB">
        <w:rPr>
          <w:rFonts w:ascii="Courier New" w:hAnsi="Courier New" w:cs="Courier New"/>
          <w:sz w:val="12"/>
          <w:szCs w:val="12"/>
          <w:highlight w:val="darkGreen"/>
          <w:rPrChange w:id="649" w:author="Chris Bird" w:date="2018-05-15T06:40:00Z">
            <w:rPr>
              <w:rFonts w:ascii="Courier New" w:hAnsi="Courier New" w:cs="Courier New"/>
              <w:sz w:val="12"/>
              <w:szCs w:val="12"/>
              <w:highlight w:val="lightGray"/>
            </w:rPr>
          </w:rPrChange>
        </w:rPr>
        <w:t>xfiles[</w:t>
      </w:r>
      <w:proofErr w:type="gramEnd"/>
      <w:r w:rsidRPr="00855EEB">
        <w:rPr>
          <w:rFonts w:ascii="Courier New" w:hAnsi="Courier New" w:cs="Courier New"/>
          <w:sz w:val="12"/>
          <w:szCs w:val="12"/>
          <w:highlight w:val="darkGreen"/>
          <w:rPrChange w:id="650" w:author="Chris Bird" w:date="2018-05-15T06:40:00Z">
            <w:rPr>
              <w:rFonts w:ascii="Courier New" w:hAnsi="Courier New" w:cs="Courier New"/>
              <w:sz w:val="12"/>
              <w:szCs w:val="12"/>
              <w:highlight w:val="lightGray"/>
            </w:rPr>
          </w:rPrChange>
        </w:rPr>
        <w:t>*]}; do mv $i ../$i-${FileNames[$1]};done</w:t>
      </w:r>
    </w:p>
    <w:p w14:paraId="48DE6C47" w14:textId="77777777" w:rsidR="006E48B2" w:rsidRPr="00855EEB" w:rsidRDefault="006E48B2" w:rsidP="00F32324">
      <w:pPr>
        <w:spacing w:after="0" w:line="240" w:lineRule="auto"/>
        <w:ind w:left="2340"/>
        <w:rPr>
          <w:rFonts w:ascii="Courier New" w:hAnsi="Courier New" w:cs="Courier New"/>
          <w:sz w:val="12"/>
          <w:szCs w:val="12"/>
          <w:highlight w:val="darkGreen"/>
          <w:rPrChange w:id="651"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2" w:author="Chris Bird" w:date="2018-05-15T06:40:00Z">
            <w:rPr>
              <w:rFonts w:ascii="Courier New" w:hAnsi="Courier New" w:cs="Courier New"/>
              <w:sz w:val="12"/>
              <w:szCs w:val="12"/>
              <w:highlight w:val="lightGray"/>
            </w:rPr>
          </w:rPrChange>
        </w:rPr>
        <w:t xml:space="preserve">        cd</w:t>
      </w:r>
      <w:proofErr w:type="gramStart"/>
      <w:r w:rsidRPr="00855EEB">
        <w:rPr>
          <w:rFonts w:ascii="Courier New" w:hAnsi="Courier New" w:cs="Courier New"/>
          <w:sz w:val="12"/>
          <w:szCs w:val="12"/>
          <w:highlight w:val="darkGreen"/>
          <w:rPrChange w:id="653" w:author="Chris Bird" w:date="2018-05-15T06:40:00Z">
            <w:rPr>
              <w:rFonts w:ascii="Courier New" w:hAnsi="Courier New" w:cs="Courier New"/>
              <w:sz w:val="12"/>
              <w:szCs w:val="12"/>
              <w:highlight w:val="lightGray"/>
            </w:rPr>
          </w:rPrChange>
        </w:rPr>
        <w:t xml:space="preserve"> ..</w:t>
      </w:r>
      <w:proofErr w:type="gramEnd"/>
    </w:p>
    <w:p w14:paraId="17ECB6DD" w14:textId="77777777" w:rsidR="006E48B2" w:rsidRPr="00855EEB" w:rsidRDefault="006E48B2" w:rsidP="00F32324">
      <w:pPr>
        <w:spacing w:after="0" w:line="240" w:lineRule="auto"/>
        <w:ind w:left="2340"/>
        <w:rPr>
          <w:rFonts w:ascii="Courier New" w:hAnsi="Courier New" w:cs="Courier New"/>
          <w:sz w:val="12"/>
          <w:szCs w:val="12"/>
          <w:highlight w:val="darkGreen"/>
          <w:rPrChange w:id="65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5" w:author="Chris Bird" w:date="2018-05-15T06:40:00Z">
            <w:rPr>
              <w:rFonts w:ascii="Courier New" w:hAnsi="Courier New" w:cs="Courier New"/>
              <w:sz w:val="12"/>
              <w:szCs w:val="12"/>
              <w:highlight w:val="lightGray"/>
            </w:rPr>
          </w:rPrChange>
        </w:rPr>
        <w:t xml:space="preserve">        rm -rf $1</w:t>
      </w:r>
    </w:p>
    <w:p w14:paraId="6F2FF24E" w14:textId="77777777" w:rsidR="006E48B2" w:rsidRPr="00855EEB" w:rsidRDefault="006E48B2" w:rsidP="00F32324">
      <w:pPr>
        <w:spacing w:after="0" w:line="240" w:lineRule="auto"/>
        <w:ind w:left="2340"/>
        <w:rPr>
          <w:rFonts w:ascii="Courier New" w:hAnsi="Courier New" w:cs="Courier New"/>
          <w:sz w:val="12"/>
          <w:szCs w:val="12"/>
          <w:highlight w:val="darkGreen"/>
          <w:rPrChange w:id="656"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7" w:author="Chris Bird" w:date="2018-05-15T06:40:00Z">
            <w:rPr>
              <w:rFonts w:ascii="Courier New" w:hAnsi="Courier New" w:cs="Courier New"/>
              <w:sz w:val="12"/>
              <w:szCs w:val="12"/>
              <w:highlight w:val="lightGray"/>
            </w:rPr>
          </w:rPrChange>
        </w:rPr>
        <w:t>}</w:t>
      </w:r>
    </w:p>
    <w:p w14:paraId="1D6F991E" w14:textId="77777777" w:rsidR="006E48B2" w:rsidRPr="00855EEB" w:rsidRDefault="006E48B2" w:rsidP="00F32324">
      <w:pPr>
        <w:spacing w:after="0" w:line="240" w:lineRule="auto"/>
        <w:ind w:left="2340"/>
        <w:rPr>
          <w:rFonts w:ascii="Courier New" w:hAnsi="Courier New" w:cs="Courier New"/>
          <w:sz w:val="12"/>
          <w:szCs w:val="12"/>
          <w:highlight w:val="darkGreen"/>
          <w:rPrChange w:id="658"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59" w:author="Chris Bird" w:date="2018-05-15T06:40:00Z">
            <w:rPr>
              <w:rFonts w:ascii="Courier New" w:hAnsi="Courier New" w:cs="Courier New"/>
              <w:sz w:val="12"/>
              <w:szCs w:val="12"/>
              <w:highlight w:val="lightGray"/>
            </w:rPr>
          </w:rPrChange>
        </w:rPr>
        <w:t>export -f splitFiles</w:t>
      </w:r>
    </w:p>
    <w:p w14:paraId="5D51D443" w14:textId="77777777" w:rsidR="006E48B2" w:rsidRPr="00855EEB" w:rsidRDefault="006E48B2" w:rsidP="00F32324">
      <w:pPr>
        <w:spacing w:after="0" w:line="240" w:lineRule="auto"/>
        <w:ind w:left="2340"/>
        <w:rPr>
          <w:rFonts w:ascii="Courier New" w:hAnsi="Courier New" w:cs="Courier New"/>
          <w:sz w:val="12"/>
          <w:szCs w:val="12"/>
          <w:highlight w:val="darkGreen"/>
          <w:rPrChange w:id="660"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61" w:author="Chris Bird" w:date="2018-05-15T06:40:00Z">
            <w:rPr>
              <w:rFonts w:ascii="Courier New" w:hAnsi="Courier New" w:cs="Courier New"/>
              <w:sz w:val="12"/>
              <w:szCs w:val="12"/>
              <w:highlight w:val="lightGray"/>
            </w:rPr>
          </w:rPrChange>
        </w:rPr>
        <w:t xml:space="preserve">parallel </w:t>
      </w:r>
      <w:proofErr w:type="gramStart"/>
      <w:r w:rsidRPr="00855EEB">
        <w:rPr>
          <w:rFonts w:ascii="Courier New" w:hAnsi="Courier New" w:cs="Courier New"/>
          <w:sz w:val="12"/>
          <w:szCs w:val="12"/>
          <w:highlight w:val="darkGreen"/>
          <w:rPrChange w:id="662" w:author="Chris Bird" w:date="2018-05-15T06:40:00Z">
            <w:rPr>
              <w:rFonts w:ascii="Courier New" w:hAnsi="Courier New" w:cs="Courier New"/>
              <w:sz w:val="12"/>
              <w:szCs w:val="12"/>
              <w:highlight w:val="lightGray"/>
            </w:rPr>
          </w:rPrChange>
        </w:rPr>
        <w:t>splitFiles :</w:t>
      </w:r>
      <w:proofErr w:type="gramEnd"/>
      <w:r w:rsidRPr="00855EEB">
        <w:rPr>
          <w:rFonts w:ascii="Courier New" w:hAnsi="Courier New" w:cs="Courier New"/>
          <w:sz w:val="12"/>
          <w:szCs w:val="12"/>
          <w:highlight w:val="darkGreen"/>
          <w:rPrChange w:id="663" w:author="Chris Bird" w:date="2018-05-15T06:40:00Z">
            <w:rPr>
              <w:rFonts w:ascii="Courier New" w:hAnsi="Courier New" w:cs="Courier New"/>
              <w:sz w:val="12"/>
              <w:szCs w:val="12"/>
              <w:highlight w:val="lightGray"/>
            </w:rPr>
          </w:rPrChange>
        </w:rPr>
        <w:t>:: ${ZeroToNumFiles[*]}</w:t>
      </w:r>
    </w:p>
    <w:p w14:paraId="2748E94E" w14:textId="77777777" w:rsidR="006E48B2" w:rsidRPr="00855EEB" w:rsidRDefault="006E48B2" w:rsidP="00F32324">
      <w:pPr>
        <w:spacing w:after="0" w:line="240" w:lineRule="auto"/>
        <w:ind w:left="2340"/>
        <w:rPr>
          <w:rFonts w:ascii="Courier New" w:hAnsi="Courier New" w:cs="Courier New"/>
          <w:sz w:val="12"/>
          <w:szCs w:val="12"/>
          <w:highlight w:val="darkGreen"/>
          <w:rPrChange w:id="664" w:author="Chris Bird" w:date="2018-05-15T06:40:00Z">
            <w:rPr>
              <w:rFonts w:ascii="Courier New" w:hAnsi="Courier New" w:cs="Courier New"/>
              <w:sz w:val="12"/>
              <w:szCs w:val="12"/>
              <w:highlight w:val="lightGray"/>
            </w:rPr>
          </w:rPrChange>
        </w:rPr>
      </w:pPr>
      <w:r w:rsidRPr="00855EEB">
        <w:rPr>
          <w:rFonts w:ascii="Courier New" w:hAnsi="Courier New" w:cs="Courier New"/>
          <w:sz w:val="12"/>
          <w:szCs w:val="12"/>
          <w:highlight w:val="darkGreen"/>
          <w:rPrChange w:id="665" w:author="Chris Bird" w:date="2018-05-15T06:40:00Z">
            <w:rPr>
              <w:rFonts w:ascii="Courier New" w:hAnsi="Courier New" w:cs="Courier New"/>
              <w:sz w:val="12"/>
              <w:szCs w:val="12"/>
              <w:highlight w:val="lightGray"/>
            </w:rPr>
          </w:rPrChange>
        </w:rPr>
        <w:t xml:space="preserve">ls </w:t>
      </w:r>
      <w:proofErr w:type="gramStart"/>
      <w:r w:rsidRPr="00855EEB">
        <w:rPr>
          <w:rFonts w:ascii="Courier New" w:hAnsi="Courier New" w:cs="Courier New"/>
          <w:sz w:val="12"/>
          <w:szCs w:val="12"/>
          <w:highlight w:val="darkGreen"/>
          <w:rPrChange w:id="666" w:author="Chris Bird" w:date="2018-05-15T06:40:00Z">
            <w:rPr>
              <w:rFonts w:ascii="Courier New" w:hAnsi="Courier New" w:cs="Courier New"/>
              <w:sz w:val="12"/>
              <w:szCs w:val="12"/>
              <w:highlight w:val="lightGray"/>
            </w:rPr>
          </w:rPrChange>
        </w:rPr>
        <w:t>*.fq</w:t>
      </w:r>
      <w:proofErr w:type="gramEnd"/>
      <w:r w:rsidRPr="00855EEB">
        <w:rPr>
          <w:rFonts w:ascii="Courier New" w:hAnsi="Courier New" w:cs="Courier New"/>
          <w:sz w:val="12"/>
          <w:szCs w:val="12"/>
          <w:highlight w:val="darkGreen"/>
          <w:rPrChange w:id="667" w:author="Chris Bird" w:date="2018-05-15T06:40:00Z">
            <w:rPr>
              <w:rFonts w:ascii="Courier New" w:hAnsi="Courier New" w:cs="Courier New"/>
              <w:sz w:val="12"/>
              <w:szCs w:val="12"/>
              <w:highlight w:val="lightGray"/>
            </w:rPr>
          </w:rPrChange>
        </w:rPr>
        <w:t xml:space="preserve"> | </w:t>
      </w:r>
      <w:r w:rsidR="00A14CB4" w:rsidRPr="00855EEB">
        <w:rPr>
          <w:rFonts w:ascii="Courier New" w:hAnsi="Courier New" w:cs="Courier New"/>
          <w:sz w:val="12"/>
          <w:szCs w:val="12"/>
          <w:highlight w:val="darkGreen"/>
          <w:rPrChange w:id="668" w:author="Chris Bird" w:date="2018-05-15T06:40:00Z">
            <w:rPr>
              <w:rFonts w:ascii="Courier New" w:hAnsi="Courier New" w:cs="Courier New"/>
              <w:sz w:val="12"/>
              <w:szCs w:val="12"/>
              <w:highlight w:val="lightGray"/>
            </w:rPr>
          </w:rPrChange>
        </w:rPr>
        <w:t xml:space="preserve">parallel </w:t>
      </w:r>
      <w:r w:rsidRPr="00855EEB">
        <w:rPr>
          <w:rFonts w:ascii="Courier New" w:hAnsi="Courier New" w:cs="Courier New"/>
          <w:sz w:val="12"/>
          <w:szCs w:val="12"/>
          <w:highlight w:val="darkGreen"/>
          <w:rPrChange w:id="669" w:author="Chris Bird" w:date="2018-05-15T06:40:00Z">
            <w:rPr>
              <w:rFonts w:ascii="Courier New" w:hAnsi="Courier New" w:cs="Courier New"/>
              <w:sz w:val="12"/>
              <w:szCs w:val="12"/>
              <w:highlight w:val="lightGray"/>
            </w:rPr>
          </w:rPrChange>
        </w:rPr>
        <w:t>gzip {}</w:t>
      </w:r>
    </w:p>
    <w:p w14:paraId="332B1C72" w14:textId="77777777" w:rsidR="006E48B2" w:rsidRPr="00855EEB" w:rsidRDefault="006E48B2" w:rsidP="006E48B2">
      <w:pPr>
        <w:rPr>
          <w:highlight w:val="darkGreen"/>
          <w:rPrChange w:id="670" w:author="Chris Bird" w:date="2018-05-15T06:40:00Z">
            <w:rPr>
              <w:highlight w:val="lightGray"/>
            </w:rPr>
          </w:rPrChange>
        </w:rPr>
      </w:pPr>
    </w:p>
    <w:p w14:paraId="17EF035B" w14:textId="77777777" w:rsidR="006E48B2" w:rsidRPr="00855EEB" w:rsidRDefault="006E48B2" w:rsidP="006E48B2">
      <w:pPr>
        <w:pStyle w:val="ListParagraph"/>
        <w:numPr>
          <w:ilvl w:val="4"/>
          <w:numId w:val="1"/>
        </w:numPr>
        <w:rPr>
          <w:highlight w:val="darkGreen"/>
          <w:rPrChange w:id="671" w:author="Chris Bird" w:date="2018-05-15T06:40:00Z">
            <w:rPr>
              <w:highlight w:val="lightGray"/>
            </w:rPr>
          </w:rPrChange>
        </w:rPr>
      </w:pPr>
      <w:r w:rsidRPr="00855EEB">
        <w:rPr>
          <w:highlight w:val="darkGreen"/>
          <w:rPrChange w:id="672" w:author="Chris Bird" w:date="2018-05-15T06:40:00Z">
            <w:rPr>
              <w:highlight w:val="lightGray"/>
            </w:rPr>
          </w:rPrChange>
        </w:rPr>
        <w:t>Calculate the desired number of lines per file</w:t>
      </w:r>
    </w:p>
    <w:p w14:paraId="4760678A" w14:textId="77777777" w:rsidR="006E48B2" w:rsidRPr="00855EEB" w:rsidRDefault="006E48B2" w:rsidP="006E48B2">
      <w:pPr>
        <w:pStyle w:val="ListParagraph"/>
        <w:numPr>
          <w:ilvl w:val="5"/>
          <w:numId w:val="1"/>
        </w:numPr>
        <w:rPr>
          <w:highlight w:val="darkGreen"/>
          <w:rPrChange w:id="673" w:author="Chris Bird" w:date="2018-05-15T06:40:00Z">
            <w:rPr>
              <w:highlight w:val="lightGray"/>
            </w:rPr>
          </w:rPrChange>
        </w:rPr>
      </w:pPr>
      <w:r w:rsidRPr="00855EEB">
        <w:rPr>
          <w:highlight w:val="darkGreen"/>
          <w:rPrChange w:id="674" w:author="Chris Bird" w:date="2018-05-15T06:40:00Z">
            <w:rPr>
              <w:highlight w:val="lightGray"/>
            </w:rPr>
          </w:rPrChange>
        </w:rPr>
        <w:t>Choose a target number of reads per file</w:t>
      </w:r>
    </w:p>
    <w:p w14:paraId="5870FCC9" w14:textId="77777777" w:rsidR="00966025" w:rsidRPr="00855EEB" w:rsidRDefault="00966025" w:rsidP="00966025">
      <w:pPr>
        <w:pStyle w:val="ListParagraph"/>
        <w:numPr>
          <w:ilvl w:val="6"/>
          <w:numId w:val="1"/>
        </w:numPr>
        <w:rPr>
          <w:highlight w:val="darkGreen"/>
          <w:rPrChange w:id="675" w:author="Chris Bird" w:date="2018-05-15T06:40:00Z">
            <w:rPr>
              <w:highlight w:val="lightGray"/>
            </w:rPr>
          </w:rPrChange>
        </w:rPr>
      </w:pPr>
      <w:r w:rsidRPr="00855EEB">
        <w:rPr>
          <w:highlight w:val="darkGreen"/>
          <w:rPrChange w:id="676" w:author="Chris Bird" w:date="2018-05-15T06:40:00Z">
            <w:rPr>
              <w:highlight w:val="lightGray"/>
            </w:rPr>
          </w:rPrChange>
        </w:rPr>
        <w:t>Use the mean read count for the acceptable libraries</w:t>
      </w:r>
    </w:p>
    <w:p w14:paraId="019E9B31" w14:textId="77777777" w:rsidR="006E48B2" w:rsidRPr="00855EEB" w:rsidRDefault="006E48B2" w:rsidP="006E48B2">
      <w:pPr>
        <w:pStyle w:val="ListParagraph"/>
        <w:numPr>
          <w:ilvl w:val="5"/>
          <w:numId w:val="1"/>
        </w:numPr>
        <w:rPr>
          <w:highlight w:val="darkGreen"/>
          <w:rPrChange w:id="677" w:author="Chris Bird" w:date="2018-05-15T06:40:00Z">
            <w:rPr>
              <w:highlight w:val="lightGray"/>
            </w:rPr>
          </w:rPrChange>
        </w:rPr>
      </w:pPr>
      <w:r w:rsidRPr="00855EEB">
        <w:rPr>
          <w:highlight w:val="darkGreen"/>
          <w:rPrChange w:id="678" w:author="Chris Bird" w:date="2018-05-15T06:40:00Z">
            <w:rPr>
              <w:highlight w:val="lightGray"/>
            </w:rPr>
          </w:rPrChange>
        </w:rPr>
        <w:t>Then divide the number of true retained reads by 2 million</w:t>
      </w:r>
    </w:p>
    <w:p w14:paraId="3CB4570E" w14:textId="77777777" w:rsidR="006E48B2" w:rsidRPr="00855EEB" w:rsidRDefault="006E48B2" w:rsidP="006E48B2">
      <w:pPr>
        <w:pStyle w:val="ListParagraph"/>
        <w:numPr>
          <w:ilvl w:val="5"/>
          <w:numId w:val="1"/>
        </w:numPr>
        <w:rPr>
          <w:highlight w:val="darkGreen"/>
          <w:rPrChange w:id="679" w:author="Chris Bird" w:date="2018-05-15T06:40:00Z">
            <w:rPr>
              <w:highlight w:val="lightGray"/>
            </w:rPr>
          </w:rPrChange>
        </w:rPr>
      </w:pPr>
      <w:r w:rsidRPr="00855EEB">
        <w:rPr>
          <w:highlight w:val="darkGreen"/>
          <w:rPrChange w:id="680" w:author="Chris Bird" w:date="2018-05-15T06:40:00Z">
            <w:rPr>
              <w:highlight w:val="lightGray"/>
            </w:rPr>
          </w:rPrChange>
        </w:rPr>
        <w:t>Round up to the nearest whole integer, do not round down</w:t>
      </w:r>
    </w:p>
    <w:p w14:paraId="6D7C8D06" w14:textId="77777777" w:rsidR="006E48B2" w:rsidRPr="00855EEB" w:rsidRDefault="006E48B2" w:rsidP="006E48B2">
      <w:pPr>
        <w:pStyle w:val="ListParagraph"/>
        <w:numPr>
          <w:ilvl w:val="6"/>
          <w:numId w:val="1"/>
        </w:numPr>
        <w:rPr>
          <w:highlight w:val="darkGreen"/>
          <w:rPrChange w:id="681" w:author="Chris Bird" w:date="2018-05-15T06:40:00Z">
            <w:rPr>
              <w:highlight w:val="lightGray"/>
            </w:rPr>
          </w:rPrChange>
        </w:rPr>
      </w:pPr>
      <w:r w:rsidRPr="00855EEB">
        <w:rPr>
          <w:highlight w:val="darkGreen"/>
          <w:rPrChange w:id="682" w:author="Chris Bird" w:date="2018-05-15T06:40:00Z">
            <w:rPr>
              <w:highlight w:val="lightGray"/>
            </w:rPr>
          </w:rPrChange>
        </w:rPr>
        <w:t>7612633/2000000 = 3.8 -&gt; 4</w:t>
      </w:r>
    </w:p>
    <w:p w14:paraId="5E3B1BC9" w14:textId="77777777" w:rsidR="006E48B2" w:rsidRPr="00855EEB" w:rsidRDefault="006E48B2" w:rsidP="006E48B2">
      <w:pPr>
        <w:pStyle w:val="ListParagraph"/>
        <w:numPr>
          <w:ilvl w:val="5"/>
          <w:numId w:val="1"/>
        </w:numPr>
        <w:rPr>
          <w:highlight w:val="darkGreen"/>
          <w:rPrChange w:id="683" w:author="Chris Bird" w:date="2018-05-15T06:40:00Z">
            <w:rPr>
              <w:highlight w:val="lightGray"/>
            </w:rPr>
          </w:rPrChange>
        </w:rPr>
      </w:pPr>
      <w:r w:rsidRPr="00855EEB">
        <w:rPr>
          <w:highlight w:val="darkGreen"/>
          <w:rPrChange w:id="684" w:author="Chris Bird" w:date="2018-05-15T06:40:00Z">
            <w:rPr>
              <w:highlight w:val="lightGray"/>
            </w:rPr>
          </w:rPrChange>
        </w:rPr>
        <w:t>Divide True Retained Reads by 4 and round up</w:t>
      </w:r>
    </w:p>
    <w:p w14:paraId="1CA5CA8F" w14:textId="77777777" w:rsidR="006E48B2" w:rsidRPr="00855EEB" w:rsidRDefault="006E48B2" w:rsidP="006E48B2">
      <w:pPr>
        <w:pStyle w:val="ListParagraph"/>
        <w:numPr>
          <w:ilvl w:val="6"/>
          <w:numId w:val="1"/>
        </w:numPr>
        <w:rPr>
          <w:highlight w:val="darkGreen"/>
          <w:rPrChange w:id="685" w:author="Chris Bird" w:date="2018-05-15T06:40:00Z">
            <w:rPr>
              <w:highlight w:val="lightGray"/>
            </w:rPr>
          </w:rPrChange>
        </w:rPr>
      </w:pPr>
      <w:r w:rsidRPr="00855EEB">
        <w:rPr>
          <w:highlight w:val="darkGreen"/>
          <w:rPrChange w:id="686" w:author="Chris Bird" w:date="2018-05-15T06:40:00Z">
            <w:rPr>
              <w:highlight w:val="lightGray"/>
            </w:rPr>
          </w:rPrChange>
        </w:rPr>
        <w:t>7612633/4 = 1903158.3 -&gt; 1903159</w:t>
      </w:r>
    </w:p>
    <w:p w14:paraId="1F588FF1" w14:textId="77777777" w:rsidR="006E48B2" w:rsidRPr="00855EEB" w:rsidRDefault="006E48B2" w:rsidP="006E48B2">
      <w:pPr>
        <w:pStyle w:val="ListParagraph"/>
        <w:numPr>
          <w:ilvl w:val="5"/>
          <w:numId w:val="1"/>
        </w:numPr>
        <w:rPr>
          <w:highlight w:val="darkGreen"/>
          <w:rPrChange w:id="687" w:author="Chris Bird" w:date="2018-05-15T06:40:00Z">
            <w:rPr>
              <w:highlight w:val="lightGray"/>
            </w:rPr>
          </w:rPrChange>
        </w:rPr>
      </w:pPr>
      <w:r w:rsidRPr="00855EEB">
        <w:rPr>
          <w:highlight w:val="darkGreen"/>
          <w:rPrChange w:id="688" w:author="Chris Bird" w:date="2018-05-15T06:40:00Z">
            <w:rPr>
              <w:highlight w:val="lightGray"/>
            </w:rPr>
          </w:rPrChange>
        </w:rPr>
        <w:t>The target number of lines per split file is #reads * 4 because there are 4 lines per read in a fastq file</w:t>
      </w:r>
    </w:p>
    <w:p w14:paraId="2396C8AD" w14:textId="77777777" w:rsidR="006E48B2" w:rsidRPr="00855EEB" w:rsidRDefault="006E48B2" w:rsidP="006E48B2">
      <w:pPr>
        <w:pStyle w:val="ListParagraph"/>
        <w:numPr>
          <w:ilvl w:val="6"/>
          <w:numId w:val="1"/>
        </w:numPr>
        <w:rPr>
          <w:highlight w:val="darkGreen"/>
          <w:rPrChange w:id="689" w:author="Chris Bird" w:date="2018-05-15T06:40:00Z">
            <w:rPr>
              <w:highlight w:val="lightGray"/>
            </w:rPr>
          </w:rPrChange>
        </w:rPr>
      </w:pPr>
      <w:r w:rsidRPr="00855EEB">
        <w:rPr>
          <w:highlight w:val="darkGreen"/>
          <w:rPrChange w:id="690" w:author="Chris Bird" w:date="2018-05-15T06:40:00Z">
            <w:rPr>
              <w:highlight w:val="lightGray"/>
            </w:rPr>
          </w:rPrChange>
        </w:rPr>
        <w:t>1903159*4= 7612636</w:t>
      </w:r>
    </w:p>
    <w:p w14:paraId="6A9D4A32" w14:textId="77777777" w:rsidR="006E48B2" w:rsidRPr="00855EEB" w:rsidRDefault="006E48B2" w:rsidP="006E48B2">
      <w:pPr>
        <w:pStyle w:val="ListParagraph"/>
        <w:numPr>
          <w:ilvl w:val="4"/>
          <w:numId w:val="1"/>
        </w:numPr>
        <w:rPr>
          <w:highlight w:val="darkGreen"/>
          <w:rPrChange w:id="691" w:author="Chris Bird" w:date="2018-05-15T06:40:00Z">
            <w:rPr>
              <w:highlight w:val="lightGray"/>
            </w:rPr>
          </w:rPrChange>
        </w:rPr>
      </w:pPr>
      <w:r w:rsidRPr="00855EEB">
        <w:rPr>
          <w:highlight w:val="darkGreen"/>
          <w:rPrChange w:id="692" w:author="Chris Bird" w:date="2018-05-15T06:40:00Z">
            <w:rPr>
              <w:highlight w:val="lightGray"/>
            </w:rPr>
          </w:rPrChange>
        </w:rPr>
        <w:t xml:space="preserve">Make a file called </w:t>
      </w:r>
      <w:r w:rsidR="00130CBD" w:rsidRPr="00855EEB">
        <w:rPr>
          <w:highlight w:val="darkGreen"/>
          <w:rPrChange w:id="693" w:author="Chris Bird" w:date="2018-05-15T06:40:00Z">
            <w:rPr>
              <w:highlight w:val="lightGray"/>
            </w:rPr>
          </w:rPrChange>
        </w:rPr>
        <w:t>splitChunks</w:t>
      </w:r>
      <w:r w:rsidRPr="00855EEB">
        <w:rPr>
          <w:highlight w:val="darkGreen"/>
          <w:rPrChange w:id="694" w:author="Chris Bird" w:date="2018-05-15T06:40:00Z">
            <w:rPr>
              <w:highlight w:val="lightGray"/>
            </w:rPr>
          </w:rPrChange>
        </w:rPr>
        <w:t>.txt</w:t>
      </w:r>
    </w:p>
    <w:p w14:paraId="2F344698" w14:textId="77777777" w:rsidR="00130CBD" w:rsidRPr="00855EEB" w:rsidRDefault="00130CBD" w:rsidP="00130CBD">
      <w:pPr>
        <w:pStyle w:val="ListParagraph"/>
        <w:numPr>
          <w:ilvl w:val="5"/>
          <w:numId w:val="1"/>
        </w:numPr>
        <w:rPr>
          <w:highlight w:val="darkGreen"/>
          <w:rPrChange w:id="695" w:author="Chris Bird" w:date="2018-05-15T06:40:00Z">
            <w:rPr>
              <w:highlight w:val="lightGray"/>
            </w:rPr>
          </w:rPrChange>
        </w:rPr>
      </w:pPr>
      <w:r w:rsidRPr="00855EEB">
        <w:rPr>
          <w:highlight w:val="darkGreen"/>
          <w:rPrChange w:id="696" w:author="Chris Bird" w:date="2018-05-15T06:40:00Z">
            <w:rPr>
              <w:highlight w:val="lightGray"/>
            </w:rPr>
          </w:rPrChange>
        </w:rPr>
        <w:t>nano splitChunks.txt</w:t>
      </w:r>
    </w:p>
    <w:p w14:paraId="0384F450" w14:textId="77777777" w:rsidR="006E48B2" w:rsidRPr="00855EEB" w:rsidRDefault="006E48B2" w:rsidP="006E48B2">
      <w:pPr>
        <w:pStyle w:val="ListParagraph"/>
        <w:numPr>
          <w:ilvl w:val="5"/>
          <w:numId w:val="1"/>
        </w:numPr>
        <w:rPr>
          <w:highlight w:val="darkGreen"/>
          <w:rPrChange w:id="697" w:author="Chris Bird" w:date="2018-05-15T06:40:00Z">
            <w:rPr>
              <w:highlight w:val="lightGray"/>
            </w:rPr>
          </w:rPrChange>
        </w:rPr>
      </w:pPr>
      <w:r w:rsidRPr="00855EEB">
        <w:rPr>
          <w:highlight w:val="darkGreen"/>
          <w:rPrChange w:id="698" w:author="Chris Bird" w:date="2018-05-15T06:40:00Z">
            <w:rPr>
              <w:highlight w:val="lightGray"/>
            </w:rPr>
          </w:rPrChange>
        </w:rPr>
        <w:lastRenderedPageBreak/>
        <w:t xml:space="preserve">This should have, </w:t>
      </w:r>
      <w:r w:rsidR="00966025" w:rsidRPr="00855EEB">
        <w:rPr>
          <w:highlight w:val="darkGreen"/>
          <w:rPrChange w:id="699" w:author="Chris Bird" w:date="2018-05-15T06:40:00Z">
            <w:rPr>
              <w:highlight w:val="lightGray"/>
            </w:rPr>
          </w:rPrChange>
        </w:rPr>
        <w:t xml:space="preserve">in </w:t>
      </w:r>
      <w:r w:rsidRPr="00855EEB">
        <w:rPr>
          <w:highlight w:val="darkGreen"/>
          <w:rPrChange w:id="700" w:author="Chris Bird" w:date="2018-05-15T06:40:00Z">
            <w:rPr>
              <w:highlight w:val="lightGray"/>
            </w:rPr>
          </w:rPrChange>
        </w:rPr>
        <w:t>the order that files are returned by the ls command, the target number of lines per split file per library.  This number will be the same for F and R files.</w:t>
      </w:r>
    </w:p>
    <w:p w14:paraId="1E9D524B" w14:textId="77777777" w:rsidR="006E48B2" w:rsidRPr="00855EEB" w:rsidRDefault="006E48B2" w:rsidP="006E48B2">
      <w:pPr>
        <w:pStyle w:val="ListParagraph"/>
        <w:numPr>
          <w:ilvl w:val="5"/>
          <w:numId w:val="1"/>
        </w:numPr>
        <w:rPr>
          <w:highlight w:val="darkGreen"/>
          <w:rPrChange w:id="701" w:author="Chris Bird" w:date="2018-05-15T06:40:00Z">
            <w:rPr>
              <w:highlight w:val="lightGray"/>
            </w:rPr>
          </w:rPrChange>
        </w:rPr>
      </w:pPr>
      <w:r w:rsidRPr="00855EEB">
        <w:rPr>
          <w:highlight w:val="darkGreen"/>
          <w:rPrChange w:id="702" w:author="Chris Bird" w:date="2018-05-15T06:40:00Z">
            <w:rPr>
              <w:highlight w:val="lightGray"/>
            </w:rPr>
          </w:rPrChange>
        </w:rPr>
        <w:t>Example:  there are two libraries with fwd and rev reads.  The file will read as follows</w:t>
      </w:r>
    </w:p>
    <w:p w14:paraId="146AC7B0" w14:textId="77777777" w:rsidR="006E48B2" w:rsidRPr="00855EEB" w:rsidRDefault="006E48B2" w:rsidP="006E48B2">
      <w:pPr>
        <w:pStyle w:val="ListParagraph"/>
        <w:ind w:left="5040"/>
        <w:rPr>
          <w:highlight w:val="darkGreen"/>
          <w:rPrChange w:id="703" w:author="Chris Bird" w:date="2018-05-15T06:40:00Z">
            <w:rPr>
              <w:highlight w:val="lightGray"/>
            </w:rPr>
          </w:rPrChange>
        </w:rPr>
      </w:pPr>
      <w:r w:rsidRPr="00855EEB">
        <w:rPr>
          <w:highlight w:val="darkGreen"/>
          <w:rPrChange w:id="704" w:author="Chris Bird" w:date="2018-05-15T06:40:00Z">
            <w:rPr>
              <w:highlight w:val="lightGray"/>
            </w:rPr>
          </w:rPrChange>
        </w:rPr>
        <w:t>7612636</w:t>
      </w:r>
    </w:p>
    <w:p w14:paraId="5F7B6681" w14:textId="77777777" w:rsidR="006E48B2" w:rsidRPr="00855EEB" w:rsidRDefault="006E48B2" w:rsidP="006E48B2">
      <w:pPr>
        <w:pStyle w:val="ListParagraph"/>
        <w:ind w:left="5040"/>
        <w:rPr>
          <w:highlight w:val="darkGreen"/>
          <w:rPrChange w:id="705" w:author="Chris Bird" w:date="2018-05-15T06:40:00Z">
            <w:rPr>
              <w:highlight w:val="lightGray"/>
            </w:rPr>
          </w:rPrChange>
        </w:rPr>
      </w:pPr>
      <w:r w:rsidRPr="00855EEB">
        <w:rPr>
          <w:highlight w:val="darkGreen"/>
          <w:rPrChange w:id="706" w:author="Chris Bird" w:date="2018-05-15T06:40:00Z">
            <w:rPr>
              <w:highlight w:val="lightGray"/>
            </w:rPr>
          </w:rPrChange>
        </w:rPr>
        <w:t>7612636</w:t>
      </w:r>
    </w:p>
    <w:p w14:paraId="1C184C37" w14:textId="77777777" w:rsidR="006E48B2" w:rsidRPr="00855EEB" w:rsidRDefault="006E48B2" w:rsidP="006E48B2">
      <w:pPr>
        <w:pStyle w:val="ListParagraph"/>
        <w:ind w:left="5040"/>
        <w:rPr>
          <w:highlight w:val="darkGreen"/>
          <w:rPrChange w:id="707" w:author="Chris Bird" w:date="2018-05-15T06:40:00Z">
            <w:rPr>
              <w:highlight w:val="lightGray"/>
            </w:rPr>
          </w:rPrChange>
        </w:rPr>
      </w:pPr>
      <w:r w:rsidRPr="00855EEB">
        <w:rPr>
          <w:highlight w:val="darkGreen"/>
          <w:rPrChange w:id="708" w:author="Chris Bird" w:date="2018-05-15T06:40:00Z">
            <w:rPr>
              <w:highlight w:val="lightGray"/>
            </w:rPr>
          </w:rPrChange>
        </w:rPr>
        <w:t>7117024</w:t>
      </w:r>
    </w:p>
    <w:p w14:paraId="6B309C4A" w14:textId="77777777" w:rsidR="006E48B2" w:rsidRPr="00855EEB" w:rsidRDefault="006E48B2" w:rsidP="006E48B2">
      <w:pPr>
        <w:pStyle w:val="ListParagraph"/>
        <w:ind w:left="5040"/>
        <w:rPr>
          <w:highlight w:val="darkGreen"/>
          <w:rPrChange w:id="709" w:author="Chris Bird" w:date="2018-05-15T06:40:00Z">
            <w:rPr>
              <w:highlight w:val="lightGray"/>
            </w:rPr>
          </w:rPrChange>
        </w:rPr>
      </w:pPr>
      <w:r w:rsidRPr="00855EEB">
        <w:rPr>
          <w:highlight w:val="darkGreen"/>
          <w:rPrChange w:id="710" w:author="Chris Bird" w:date="2018-05-15T06:40:00Z">
            <w:rPr>
              <w:highlight w:val="lightGray"/>
            </w:rPr>
          </w:rPrChange>
        </w:rPr>
        <w:t>7117024</w:t>
      </w:r>
    </w:p>
    <w:p w14:paraId="42E8B992" w14:textId="77777777" w:rsidR="006E48B2" w:rsidRPr="00855EEB" w:rsidRDefault="006E48B2" w:rsidP="006E48B2">
      <w:pPr>
        <w:pStyle w:val="ListParagraph"/>
        <w:numPr>
          <w:ilvl w:val="4"/>
          <w:numId w:val="1"/>
        </w:numPr>
        <w:rPr>
          <w:highlight w:val="darkGreen"/>
          <w:rPrChange w:id="711" w:author="Chris Bird" w:date="2018-05-15T06:40:00Z">
            <w:rPr>
              <w:highlight w:val="lightGray"/>
            </w:rPr>
          </w:rPrChange>
        </w:rPr>
      </w:pPr>
      <w:r w:rsidRPr="00855EEB">
        <w:rPr>
          <w:highlight w:val="darkGreen"/>
          <w:rPrChange w:id="712" w:author="Chris Bird" w:date="2018-05-15T06:40:00Z">
            <w:rPr>
              <w:highlight w:val="lightGray"/>
            </w:rPr>
          </w:rPrChange>
        </w:rPr>
        <w:t>Before running the script, modify it, the filenames, and directory structure so that they are compatible.</w:t>
      </w:r>
    </w:p>
    <w:p w14:paraId="7523E516" w14:textId="77777777" w:rsidR="006E48B2" w:rsidRPr="00855EEB" w:rsidRDefault="006E48B2" w:rsidP="006E48B2">
      <w:pPr>
        <w:pStyle w:val="ListParagraph"/>
        <w:numPr>
          <w:ilvl w:val="4"/>
          <w:numId w:val="1"/>
        </w:numPr>
        <w:rPr>
          <w:highlight w:val="darkGreen"/>
          <w:rPrChange w:id="713" w:author="Chris Bird" w:date="2018-05-15T06:40:00Z">
            <w:rPr>
              <w:highlight w:val="lightGray"/>
            </w:rPr>
          </w:rPrChange>
        </w:rPr>
      </w:pPr>
      <w:r w:rsidRPr="00855EEB">
        <w:rPr>
          <w:highlight w:val="darkGreen"/>
          <w:rPrChange w:id="714" w:author="Chris Bird" w:date="2018-05-15T06:40:00Z">
            <w:rPr>
              <w:highlight w:val="lightGray"/>
            </w:rPr>
          </w:rPrChange>
        </w:rPr>
        <w:t>Run the script</w:t>
      </w:r>
    </w:p>
    <w:p w14:paraId="7D186F08" w14:textId="77777777" w:rsidR="006E48B2" w:rsidRPr="00855EEB" w:rsidRDefault="006E48B2" w:rsidP="006E48B2">
      <w:pPr>
        <w:pStyle w:val="ListParagraph"/>
        <w:numPr>
          <w:ilvl w:val="5"/>
          <w:numId w:val="1"/>
        </w:numPr>
        <w:rPr>
          <w:highlight w:val="darkGreen"/>
          <w:rPrChange w:id="715" w:author="Chris Bird" w:date="2018-05-15T06:40:00Z">
            <w:rPr>
              <w:highlight w:val="lightGray"/>
            </w:rPr>
          </w:rPrChange>
        </w:rPr>
      </w:pPr>
      <w:r w:rsidRPr="00855EEB">
        <w:rPr>
          <w:highlight w:val="darkGreen"/>
          <w:rPrChange w:id="716" w:author="Chris Bird" w:date="2018-05-15T06:40:00Z">
            <w:rPr>
              <w:highlight w:val="lightGray"/>
            </w:rPr>
          </w:rPrChange>
        </w:rPr>
        <w:t>sbatch splitFqFiles.sh</w:t>
      </w:r>
    </w:p>
    <w:p w14:paraId="2D68716E" w14:textId="77777777" w:rsidR="006E48B2" w:rsidRPr="00855EEB" w:rsidRDefault="006E48B2" w:rsidP="006E48B2">
      <w:pPr>
        <w:pStyle w:val="ListParagraph"/>
        <w:numPr>
          <w:ilvl w:val="3"/>
          <w:numId w:val="1"/>
        </w:numPr>
        <w:rPr>
          <w:highlight w:val="darkGreen"/>
          <w:rPrChange w:id="717" w:author="Chris Bird" w:date="2018-05-15T06:40:00Z">
            <w:rPr>
              <w:highlight w:val="lightGray"/>
            </w:rPr>
          </w:rPrChange>
        </w:rPr>
      </w:pPr>
      <w:r w:rsidRPr="00855EEB">
        <w:rPr>
          <w:highlight w:val="darkGreen"/>
          <w:rPrChange w:id="718" w:author="Chris Bird" w:date="2018-05-15T06:40:00Z">
            <w:rPr>
              <w:highlight w:val="lightGray"/>
            </w:rPr>
          </w:rPrChange>
        </w:rPr>
        <w:t>Lastly select one or more of the split files per library to move back with the files to be trimmed</w:t>
      </w:r>
    </w:p>
    <w:p w14:paraId="1AD4559D" w14:textId="77777777" w:rsidR="006E48B2" w:rsidRPr="00855EEB" w:rsidRDefault="006E48B2" w:rsidP="006E48B2">
      <w:pPr>
        <w:pStyle w:val="ListParagraph"/>
        <w:numPr>
          <w:ilvl w:val="4"/>
          <w:numId w:val="1"/>
        </w:numPr>
        <w:rPr>
          <w:highlight w:val="darkGreen"/>
          <w:rPrChange w:id="719" w:author="Chris Bird" w:date="2018-05-15T06:40:00Z">
            <w:rPr>
              <w:highlight w:val="lightGray"/>
            </w:rPr>
          </w:rPrChange>
        </w:rPr>
      </w:pPr>
      <w:r w:rsidRPr="00855EEB">
        <w:rPr>
          <w:highlight w:val="darkGreen"/>
          <w:rPrChange w:id="720" w:author="Chris Bird" w:date="2018-05-15T06:40:00Z">
            <w:rPr>
              <w:highlight w:val="lightGray"/>
            </w:rPr>
          </w:rPrChange>
        </w:rPr>
        <w:t>mv x00*</w:t>
      </w:r>
      <w:proofErr w:type="gramStart"/>
      <w:r w:rsidRPr="00855EEB">
        <w:rPr>
          <w:highlight w:val="darkGreen"/>
          <w:rPrChange w:id="721" w:author="Chris Bird" w:date="2018-05-15T06:40:00Z">
            <w:rPr>
              <w:highlight w:val="lightGray"/>
            </w:rPr>
          </w:rPrChange>
        </w:rPr>
        <w:t xml:space="preserve"> ..</w:t>
      </w:r>
      <w:proofErr w:type="gramEnd"/>
      <w:r w:rsidRPr="00855EEB">
        <w:rPr>
          <w:highlight w:val="darkGreen"/>
          <w:rPrChange w:id="722" w:author="Chris Bird" w:date="2018-05-15T06:40:00Z">
            <w:rPr>
              <w:highlight w:val="lightGray"/>
            </w:rPr>
          </w:rPrChange>
        </w:rPr>
        <w:t>/</w:t>
      </w:r>
    </w:p>
    <w:p w14:paraId="5EE53AE7" w14:textId="77777777" w:rsidR="006E48B2" w:rsidRPr="00855EEB" w:rsidRDefault="006E48B2" w:rsidP="006E48B2">
      <w:pPr>
        <w:pStyle w:val="ListParagraph"/>
        <w:ind w:left="5760"/>
        <w:rPr>
          <w:highlight w:val="darkGreen"/>
          <w:rPrChange w:id="723" w:author="Chris Bird" w:date="2018-05-15T06:40:00Z">
            <w:rPr/>
          </w:rPrChange>
        </w:rPr>
      </w:pPr>
    </w:p>
    <w:p w14:paraId="1B11AC14" w14:textId="77777777" w:rsidR="006E48B2" w:rsidRPr="00855EEB" w:rsidRDefault="006E48B2" w:rsidP="006E48B2">
      <w:pPr>
        <w:pStyle w:val="ListParagraph"/>
        <w:ind w:left="5760"/>
        <w:rPr>
          <w:highlight w:val="darkGreen"/>
          <w:rPrChange w:id="724" w:author="Chris Bird" w:date="2018-05-15T06:40:00Z">
            <w:rPr/>
          </w:rPrChange>
        </w:rPr>
      </w:pPr>
    </w:p>
    <w:p w14:paraId="10032DEC" w14:textId="77777777" w:rsidR="00265654" w:rsidRPr="00855EEB" w:rsidRDefault="00265654" w:rsidP="00265654">
      <w:pPr>
        <w:pStyle w:val="ListParagraph"/>
        <w:numPr>
          <w:ilvl w:val="4"/>
          <w:numId w:val="1"/>
        </w:numPr>
        <w:rPr>
          <w:highlight w:val="darkGreen"/>
          <w:rPrChange w:id="725" w:author="Chris Bird" w:date="2018-05-15T06:40:00Z">
            <w:rPr/>
          </w:rPrChange>
        </w:rPr>
      </w:pPr>
      <w:r w:rsidRPr="00855EEB">
        <w:rPr>
          <w:highlight w:val="darkGreen"/>
          <w:rPrChange w:id="726" w:author="Chris Bird" w:date="2018-05-15T06:40:00Z">
            <w:rPr/>
          </w:rPrChange>
        </w:rPr>
        <w:t>If this is ddRAD data, not much additional can be determined until demultiplexing</w:t>
      </w:r>
      <w:r w:rsidR="003767EE" w:rsidRPr="00855EEB">
        <w:rPr>
          <w:highlight w:val="darkGreen"/>
          <w:rPrChange w:id="727" w:author="Chris Bird" w:date="2018-05-15T06:40:00Z">
            <w:rPr/>
          </w:rPrChange>
        </w:rPr>
        <w:t xml:space="preserve"> is performed</w:t>
      </w:r>
    </w:p>
    <w:p w14:paraId="6505621E" w14:textId="77777777" w:rsidR="00265654" w:rsidRPr="00855EEB" w:rsidRDefault="00265654" w:rsidP="00265654">
      <w:pPr>
        <w:pStyle w:val="ListParagraph"/>
        <w:numPr>
          <w:ilvl w:val="2"/>
          <w:numId w:val="1"/>
        </w:numPr>
        <w:rPr>
          <w:highlight w:val="darkGreen"/>
          <w:rPrChange w:id="728" w:author="Chris Bird" w:date="2018-05-15T06:40:00Z">
            <w:rPr/>
          </w:rPrChange>
        </w:rPr>
      </w:pPr>
      <w:r w:rsidRPr="00855EEB">
        <w:rPr>
          <w:highlight w:val="darkGreen"/>
          <w:rPrChange w:id="729" w:author="Chris Bird" w:date="2018-05-15T06:40:00Z">
            <w:rPr/>
          </w:rPrChange>
        </w:rPr>
        <w:t>After demultiplex</w:t>
      </w:r>
      <w:r w:rsidR="007F6453" w:rsidRPr="00855EEB">
        <w:rPr>
          <w:highlight w:val="darkGreen"/>
          <w:rPrChange w:id="730" w:author="Chris Bird" w:date="2018-05-15T06:40:00Z">
            <w:rPr/>
          </w:rPrChange>
        </w:rPr>
        <w:t xml:space="preserve"> (ddRAD data)</w:t>
      </w:r>
    </w:p>
    <w:p w14:paraId="1A91F942" w14:textId="77777777" w:rsidR="003767EE" w:rsidRPr="00855EEB" w:rsidRDefault="003767EE" w:rsidP="00265654">
      <w:pPr>
        <w:pStyle w:val="ListParagraph"/>
        <w:numPr>
          <w:ilvl w:val="3"/>
          <w:numId w:val="1"/>
        </w:numPr>
        <w:rPr>
          <w:highlight w:val="darkGreen"/>
          <w:rPrChange w:id="731" w:author="Chris Bird" w:date="2018-05-15T06:40:00Z">
            <w:rPr/>
          </w:rPrChange>
        </w:rPr>
      </w:pPr>
      <w:r w:rsidRPr="00855EEB">
        <w:rPr>
          <w:highlight w:val="darkGreen"/>
          <w:rPrChange w:id="732" w:author="Chris Bird" w:date="2018-05-15T06:40:00Z">
            <w:rPr/>
          </w:rPrChange>
        </w:rPr>
        <w:t>See demultiplexing section</w:t>
      </w:r>
    </w:p>
    <w:p w14:paraId="6D142314" w14:textId="77777777" w:rsidR="00265654" w:rsidRPr="00855EEB" w:rsidRDefault="003767EE" w:rsidP="00265654">
      <w:pPr>
        <w:pStyle w:val="ListParagraph"/>
        <w:numPr>
          <w:ilvl w:val="3"/>
          <w:numId w:val="1"/>
        </w:numPr>
        <w:rPr>
          <w:highlight w:val="darkGreen"/>
          <w:rPrChange w:id="733" w:author="Chris Bird" w:date="2018-05-15T06:40:00Z">
            <w:rPr/>
          </w:rPrChange>
        </w:rPr>
      </w:pPr>
      <w:r w:rsidRPr="00855EEB">
        <w:rPr>
          <w:highlight w:val="darkGreen"/>
          <w:rPrChange w:id="734" w:author="Chris Bird" w:date="2018-05-15T06:40:00Z">
            <w:rPr/>
          </w:rPrChange>
        </w:rPr>
        <w:t>Confirm that the “true retained reads”</w:t>
      </w:r>
      <w:r w:rsidR="00AD5003" w:rsidRPr="00855EEB">
        <w:rPr>
          <w:highlight w:val="darkGreen"/>
          <w:rPrChange w:id="735" w:author="Chris Bird" w:date="2018-05-15T06:40:00Z">
            <w:rPr/>
          </w:rPrChange>
        </w:rPr>
        <w:t xml:space="preserve"> counts from the process*radtags.log</w:t>
      </w:r>
    </w:p>
    <w:p w14:paraId="3892A8C2" w14:textId="77777777" w:rsidR="00265654" w:rsidRPr="00855EEB" w:rsidRDefault="00265654" w:rsidP="00265654">
      <w:pPr>
        <w:pStyle w:val="ListParagraph"/>
        <w:numPr>
          <w:ilvl w:val="2"/>
          <w:numId w:val="1"/>
        </w:numPr>
        <w:rPr>
          <w:highlight w:val="darkGreen"/>
          <w:rPrChange w:id="736" w:author="Chris Bird" w:date="2018-05-15T06:40:00Z">
            <w:rPr/>
          </w:rPrChange>
        </w:rPr>
      </w:pPr>
      <w:r w:rsidRPr="00855EEB">
        <w:rPr>
          <w:highlight w:val="darkGreen"/>
          <w:rPrChange w:id="737" w:author="Chris Bird" w:date="2018-05-15T06:40:00Z">
            <w:rPr/>
          </w:rPrChange>
        </w:rPr>
        <w:t>After trimming</w:t>
      </w:r>
    </w:p>
    <w:p w14:paraId="6D60E2EE" w14:textId="77777777" w:rsidR="00D8262C" w:rsidRPr="00855EEB" w:rsidRDefault="00D8262C" w:rsidP="00AD5003">
      <w:pPr>
        <w:pStyle w:val="ListParagraph"/>
        <w:numPr>
          <w:ilvl w:val="3"/>
          <w:numId w:val="1"/>
        </w:numPr>
        <w:rPr>
          <w:highlight w:val="darkGreen"/>
          <w:rPrChange w:id="738" w:author="Chris Bird" w:date="2018-05-15T06:40:00Z">
            <w:rPr/>
          </w:rPrChange>
        </w:rPr>
      </w:pPr>
      <w:r w:rsidRPr="00855EEB">
        <w:rPr>
          <w:highlight w:val="darkGreen"/>
          <w:rPrChange w:id="739" w:author="Chris Bird" w:date="2018-05-15T06:40:00Z">
            <w:rPr/>
          </w:rPrChange>
        </w:rPr>
        <w:t>Determine and plot the following for both libraries trimmed for assembly and for mapping</w:t>
      </w:r>
      <w:r w:rsidR="00CB5BA1" w:rsidRPr="00855EEB">
        <w:rPr>
          <w:highlight w:val="darkGreen"/>
          <w:rPrChange w:id="740" w:author="Chris Bird" w:date="2018-05-15T06:40:00Z">
            <w:rPr/>
          </w:rPrChange>
        </w:rPr>
        <w:t>s</w:t>
      </w:r>
    </w:p>
    <w:p w14:paraId="38EEB71A" w14:textId="77777777" w:rsidR="00AD5003" w:rsidRPr="00855EEB" w:rsidRDefault="00D8262C" w:rsidP="00D8262C">
      <w:pPr>
        <w:pStyle w:val="ListParagraph"/>
        <w:numPr>
          <w:ilvl w:val="4"/>
          <w:numId w:val="1"/>
        </w:numPr>
        <w:rPr>
          <w:highlight w:val="darkGreen"/>
          <w:rPrChange w:id="741" w:author="Chris Bird" w:date="2018-05-15T06:40:00Z">
            <w:rPr/>
          </w:rPrChange>
        </w:rPr>
      </w:pPr>
      <w:r w:rsidRPr="00855EEB">
        <w:rPr>
          <w:highlight w:val="darkGreen"/>
          <w:rPrChange w:id="742" w:author="Chris Bird" w:date="2018-05-15T06:40:00Z">
            <w:rPr/>
          </w:rPrChange>
        </w:rPr>
        <w:t>how many reads are left per library</w:t>
      </w:r>
      <w:r w:rsidR="00B708FD" w:rsidRPr="00855EEB">
        <w:rPr>
          <w:highlight w:val="darkGreen"/>
          <w:rPrChange w:id="743" w:author="Chris Bird" w:date="2018-05-15T06:40:00Z">
            <w:rPr/>
          </w:rPrChange>
        </w:rPr>
        <w:t>?</w:t>
      </w:r>
    </w:p>
    <w:p w14:paraId="38F336FD" w14:textId="77777777" w:rsidR="00D8262C" w:rsidRPr="00855EEB" w:rsidRDefault="00D8262C" w:rsidP="00D8262C">
      <w:pPr>
        <w:pStyle w:val="ListParagraph"/>
        <w:numPr>
          <w:ilvl w:val="4"/>
          <w:numId w:val="1"/>
        </w:numPr>
        <w:rPr>
          <w:highlight w:val="darkGreen"/>
          <w:rPrChange w:id="744" w:author="Chris Bird" w:date="2018-05-15T06:40:00Z">
            <w:rPr/>
          </w:rPrChange>
        </w:rPr>
      </w:pPr>
      <w:r w:rsidRPr="00855EEB">
        <w:rPr>
          <w:highlight w:val="darkGreen"/>
          <w:rPrChange w:id="745" w:author="Chris Bird" w:date="2018-05-15T06:40:00Z">
            <w:rPr/>
          </w:rPrChange>
        </w:rPr>
        <w:t>what proportion of reads were lost</w:t>
      </w:r>
      <w:r w:rsidR="00B708FD" w:rsidRPr="00855EEB">
        <w:rPr>
          <w:highlight w:val="darkGreen"/>
          <w:rPrChange w:id="746" w:author="Chris Bird" w:date="2018-05-15T06:40:00Z">
            <w:rPr/>
          </w:rPrChange>
        </w:rPr>
        <w:t>?</w:t>
      </w:r>
    </w:p>
    <w:p w14:paraId="659159E1" w14:textId="77777777" w:rsidR="008907D2" w:rsidRPr="00855EEB" w:rsidRDefault="00265654" w:rsidP="008907D2">
      <w:pPr>
        <w:pStyle w:val="ListParagraph"/>
        <w:numPr>
          <w:ilvl w:val="2"/>
          <w:numId w:val="1"/>
        </w:numPr>
        <w:rPr>
          <w:highlight w:val="darkGreen"/>
          <w:rPrChange w:id="747" w:author="Chris Bird" w:date="2018-05-15T06:40:00Z">
            <w:rPr/>
          </w:rPrChange>
        </w:rPr>
      </w:pPr>
      <w:r w:rsidRPr="00855EEB">
        <w:rPr>
          <w:highlight w:val="darkGreen"/>
          <w:rPrChange w:id="748" w:author="Chris Bird" w:date="2018-05-15T06:40:00Z">
            <w:rPr/>
          </w:rPrChange>
        </w:rPr>
        <w:t>After reference creation</w:t>
      </w:r>
    </w:p>
    <w:p w14:paraId="14320201" w14:textId="77777777" w:rsidR="008907D2" w:rsidRPr="00855EEB" w:rsidRDefault="008907D2" w:rsidP="008907D2">
      <w:pPr>
        <w:pStyle w:val="ListParagraph"/>
        <w:numPr>
          <w:ilvl w:val="3"/>
          <w:numId w:val="1"/>
        </w:numPr>
        <w:rPr>
          <w:highlight w:val="darkGreen"/>
          <w:rPrChange w:id="749" w:author="Chris Bird" w:date="2018-05-15T06:40:00Z">
            <w:rPr/>
          </w:rPrChange>
        </w:rPr>
      </w:pPr>
      <w:r w:rsidRPr="00855EEB">
        <w:rPr>
          <w:highlight w:val="darkGreen"/>
          <w:rPrChange w:id="750" w:author="Chris Bird" w:date="2018-05-15T06:40:00Z">
            <w:rPr/>
          </w:rPrChange>
        </w:rPr>
        <w:t>Use the cntContigs.sh script</w:t>
      </w:r>
    </w:p>
    <w:p w14:paraId="5D839E1A" w14:textId="77777777" w:rsidR="008907D2" w:rsidRPr="00855EEB" w:rsidRDefault="008907D2" w:rsidP="008907D2">
      <w:pPr>
        <w:pStyle w:val="ListParagraph"/>
        <w:numPr>
          <w:ilvl w:val="4"/>
          <w:numId w:val="1"/>
        </w:numPr>
        <w:rPr>
          <w:highlight w:val="darkGreen"/>
          <w:rPrChange w:id="751" w:author="Chris Bird" w:date="2018-05-15T06:40:00Z">
            <w:rPr/>
          </w:rPrChange>
        </w:rPr>
      </w:pPr>
      <w:r w:rsidRPr="00855EEB">
        <w:rPr>
          <w:highlight w:val="darkGreen"/>
          <w:rPrChange w:id="752" w:author="Chris Bird" w:date="2018-05-15T06:40:00Z">
            <w:rPr/>
          </w:rPrChange>
        </w:rPr>
        <w:t>Same idea as cntReads.sh, but customized for the reference</w:t>
      </w:r>
    </w:p>
    <w:p w14:paraId="1D553F10" w14:textId="77777777" w:rsidR="002E7916" w:rsidRPr="00855EEB" w:rsidRDefault="008907D2" w:rsidP="007A147C">
      <w:pPr>
        <w:pStyle w:val="ListParagraph"/>
        <w:numPr>
          <w:ilvl w:val="4"/>
          <w:numId w:val="1"/>
        </w:numPr>
        <w:rPr>
          <w:highlight w:val="darkGreen"/>
          <w:rPrChange w:id="753" w:author="Chris Bird" w:date="2018-05-15T06:40:00Z">
            <w:rPr/>
          </w:rPrChange>
        </w:rPr>
      </w:pPr>
      <w:r w:rsidRPr="00855EEB">
        <w:rPr>
          <w:highlight w:val="darkGreen"/>
          <w:rPrChange w:id="754" w:author="Chris Bird" w:date="2018-05-15T06:40:00Z">
            <w:rPr/>
          </w:rPrChange>
        </w:rPr>
        <w:t>See Assembly Part 2, below, for more details</w:t>
      </w:r>
      <w:commentRangeEnd w:id="468"/>
      <w:r w:rsidR="00855EEB">
        <w:rPr>
          <w:rStyle w:val="CommentReference"/>
        </w:rPr>
        <w:commentReference w:id="468"/>
      </w:r>
    </w:p>
    <w:p w14:paraId="478E9F39" w14:textId="77777777" w:rsidR="000D4ABD" w:rsidRDefault="000D4ABD" w:rsidP="000D4ABD">
      <w:pPr>
        <w:rPr>
          <w:ins w:id="755" w:author="Chris Bird" w:date="2017-10-26T11:24:00Z"/>
        </w:rPr>
        <w:sectPr w:rsidR="000D4ABD">
          <w:pgSz w:w="12240" w:h="15840"/>
          <w:pgMar w:top="1440" w:right="1440" w:bottom="1440" w:left="1440" w:header="720" w:footer="720" w:gutter="0"/>
          <w:cols w:space="720"/>
          <w:docGrid w:linePitch="360"/>
        </w:sectPr>
      </w:pPr>
    </w:p>
    <w:p w14:paraId="6A6106B3" w14:textId="5868CD08" w:rsidR="000F5D70" w:rsidRDefault="000F5D70">
      <w:pPr>
        <w:pPrChange w:id="756" w:author="Chris Bird" w:date="2017-10-26T11:24:00Z">
          <w:pPr>
            <w:pStyle w:val="ListParagraph"/>
            <w:numPr>
              <w:ilvl w:val="2"/>
              <w:numId w:val="1"/>
            </w:numPr>
            <w:ind w:left="2160" w:hanging="180"/>
          </w:pPr>
        </w:pPrChange>
      </w:pPr>
      <w:del w:id="757" w:author="Chris Bird" w:date="2017-10-26T11:24:00Z">
        <w:r w:rsidDel="000D4ABD">
          <w:lastRenderedPageBreak/>
          <w:br w:type="page"/>
        </w:r>
      </w:del>
    </w:p>
    <w:p w14:paraId="274B0295" w14:textId="77777777" w:rsidR="00372661" w:rsidRDefault="00372661" w:rsidP="00323381">
      <w:pPr>
        <w:pStyle w:val="ListParagraph"/>
        <w:numPr>
          <w:ilvl w:val="0"/>
          <w:numId w:val="1"/>
        </w:numPr>
        <w:ind w:left="720"/>
        <w:rPr>
          <w:b/>
        </w:rPr>
      </w:pPr>
      <w:r w:rsidRPr="00B708FD">
        <w:rPr>
          <w:b/>
        </w:rPr>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w:t>
      </w:r>
      <w:proofErr w:type="gramEnd"/>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w:t>
      </w:r>
      <w:proofErr w:type="gramStart"/>
      <w:r w:rsidRPr="00BE0F66">
        <w:rPr>
          <w:rFonts w:ascii="Courier New" w:hAnsi="Courier New" w:cs="Courier New"/>
          <w:sz w:val="12"/>
          <w:szCs w:val="12"/>
        </w:rPr>
        <w:t>begin  #</w:t>
      </w:r>
      <w:proofErr w:type="gramEnd"/>
      <w:r w:rsidRPr="00BE0F66">
        <w:rPr>
          <w:rFonts w:ascii="Courier New" w:hAnsi="Courier New" w:cs="Courier New"/>
          <w:sz w:val="12"/>
          <w:szCs w:val="12"/>
        </w:rPr>
        <w:t xml:space="preserve">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#for </w:t>
      </w:r>
      <w:proofErr w:type="gramStart"/>
      <w:r w:rsidRPr="00BE0F66">
        <w:rPr>
          <w:rFonts w:ascii="Courier New" w:hAnsi="Courier New" w:cs="Courier New"/>
          <w:sz w:val="12"/>
          <w:szCs w:val="12"/>
        </w:rPr>
        <w:t>now</w:t>
      </w:r>
      <w:proofErr w:type="gramEnd"/>
      <w:r w:rsidRPr="00BE0F66">
        <w:rPr>
          <w:rFonts w:ascii="Courier New" w:hAnsi="Courier New" w:cs="Courier New"/>
          <w:sz w:val="12"/>
          <w:szCs w:val="12"/>
        </w:rPr>
        <w:t xml:space="preserve">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-2 designates the read 2 </w:t>
      </w:r>
      <w:proofErr w:type="gramStart"/>
      <w:r w:rsidRPr="00BE0F66">
        <w:rPr>
          <w:rFonts w:ascii="Courier New" w:hAnsi="Courier New" w:cs="Courier New"/>
          <w:sz w:val="12"/>
          <w:szCs w:val="12"/>
        </w:rPr>
        <w:t>file</w:t>
      </w:r>
      <w:proofErr w:type="gramEnd"/>
      <w:r w:rsidRPr="00BE0F66">
        <w:rPr>
          <w:rFonts w:ascii="Courier New" w:hAnsi="Courier New" w:cs="Courier New"/>
          <w:sz w:val="12"/>
          <w:szCs w:val="12"/>
        </w:rPr>
        <w:t xml:space="preserv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w:t>
      </w:r>
      <w:proofErr w:type="gramStart"/>
      <w:r w:rsidRPr="00BE0F66">
        <w:rPr>
          <w:rFonts w:ascii="Courier New" w:hAnsi="Courier New" w:cs="Courier New"/>
          <w:sz w:val="12"/>
          <w:szCs w:val="12"/>
        </w:rPr>
        <w:t>1.F.</w:t>
      </w:r>
      <w:proofErr w:type="gramEnd"/>
      <w:r w:rsidRPr="00BE0F66">
        <w:rPr>
          <w:rFonts w:ascii="Courier New" w:hAnsi="Courier New" w:cs="Courier New"/>
          <w:sz w:val="12"/>
          <w:szCs w:val="12"/>
        </w:rPr>
        <w:t xml:space="preserve">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w:t>
      </w:r>
      <w:proofErr w:type="gramStart"/>
      <w:r w:rsidRPr="00BE0F66">
        <w:rPr>
          <w:rFonts w:ascii="Courier New" w:hAnsi="Courier New" w:cs="Courier New"/>
          <w:sz w:val="12"/>
          <w:szCs w:val="12"/>
        </w:rPr>
        <w:t>1.R.</w:t>
      </w:r>
      <w:proofErr w:type="gramEnd"/>
      <w:r w:rsidRPr="00BE0F66">
        <w:rPr>
          <w:rFonts w:ascii="Courier New" w:hAnsi="Courier New" w:cs="Courier New"/>
          <w:sz w:val="12"/>
          <w:szCs w:val="12"/>
        </w:rPr>
        <w:t xml:space="preserve"> demultiplex/*.2.fq.gz</w:t>
      </w:r>
    </w:p>
    <w:p w14:paraId="6731DE96" w14:textId="77777777"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 .rem</w:t>
      </w:r>
      <w:proofErr w:type="gramEnd"/>
      <w:r w:rsidRPr="00BE0F66">
        <w:rPr>
          <w:rFonts w:ascii="Courier New" w:hAnsi="Courier New" w:cs="Courier New"/>
          <w:sz w:val="12"/>
          <w:szCs w:val="12"/>
        </w:rPr>
        <w:t>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w:t>
      </w:r>
      <w:proofErr w:type="gramStart"/>
      <w:r w:rsidRPr="00BE0F66">
        <w:rPr>
          <w:rFonts w:ascii="Courier New" w:hAnsi="Courier New" w:cs="Courier New"/>
          <w:sz w:val="12"/>
          <w:szCs w:val="12"/>
        </w:rPr>
        <w:t>_radtags.log .</w:t>
      </w:r>
      <w:proofErr w:type="gramEnd"/>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mv </w:t>
      </w:r>
      <w:proofErr w:type="gramStart"/>
      <w:r w:rsidRPr="00BE0F66">
        <w:rPr>
          <w:rFonts w:ascii="Courier New" w:hAnsi="Courier New" w:cs="Courier New"/>
          <w:sz w:val="12"/>
          <w:szCs w:val="12"/>
        </w:rPr>
        <w:t>demultiplex/*.fq.gz .</w:t>
      </w:r>
      <w:proofErr w:type="gramEnd"/>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fastq/*.gz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ls removed_seqs/*.gz* | parallel "echo -n </w:t>
      </w:r>
      <w:proofErr w:type="gramStart"/>
      <w:r w:rsidRPr="00BE0F66">
        <w:rPr>
          <w:rFonts w:ascii="Courier New" w:hAnsi="Courier New" w:cs="Courier New"/>
          <w:sz w:val="12"/>
          <w:szCs w:val="12"/>
        </w:rPr>
        <w:t>{}_</w:t>
      </w:r>
      <w:proofErr w:type="gramEnd"/>
      <w:r w:rsidRPr="00BE0F66">
        <w:rPr>
          <w:rFonts w:ascii="Courier New" w:hAnsi="Courier New" w:cs="Courier New"/>
          <w:sz w:val="12"/>
          <w:szCs w:val="12"/>
        </w:rPr>
        <w:t xml:space="preserve">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758"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759" w:author="Christopher Bird" w:date="2017-03-17T05:17:00Z"/>
        </w:rPr>
      </w:pPr>
      <w:ins w:id="760" w:author="Christopher Bird" w:date="2017-03-17T05:17:00Z">
        <w:r>
          <w:lastRenderedPageBreak/>
          <w:t>Total/2=TrueTotal</w:t>
        </w:r>
      </w:ins>
    </w:p>
    <w:p w14:paraId="14B9157F" w14:textId="44382924" w:rsidR="00893C29" w:rsidRDefault="00893C29" w:rsidP="00893C29">
      <w:pPr>
        <w:pStyle w:val="ListParagraph"/>
        <w:numPr>
          <w:ilvl w:val="3"/>
          <w:numId w:val="1"/>
        </w:numPr>
        <w:rPr>
          <w:ins w:id="761" w:author="Christopher Bird" w:date="2017-03-17T05:17:00Z"/>
        </w:rPr>
      </w:pPr>
      <w:ins w:id="762" w:author="Christopher Bird" w:date="2017-03-17T05:17:00Z">
        <w:r>
          <w:t>Ambiguous</w:t>
        </w:r>
      </w:ins>
      <w:ins w:id="763" w:author="Christopher Bird" w:date="2017-03-17T05:20:00Z">
        <w:r>
          <w:t>|</w:t>
        </w:r>
        <w:proofErr w:type="gramStart"/>
        <w:r>
          <w:t>No</w:t>
        </w:r>
      </w:ins>
      <w:ins w:id="764" w:author="Christopher Bird" w:date="2017-03-17T05:17:00Z">
        <w:r>
          <w:t xml:space="preserve">  RadTag</w:t>
        </w:r>
        <w:proofErr w:type="gramEnd"/>
        <w:r>
          <w:t>=True Ambiguous</w:t>
        </w:r>
      </w:ins>
      <w:ins w:id="765" w:author="Christopher Bird" w:date="2017-03-17T05:20:00Z">
        <w:r>
          <w:t>|No</w:t>
        </w:r>
      </w:ins>
      <w:ins w:id="766" w:author="Christopher Bird" w:date="2017-03-17T05:17:00Z">
        <w:r>
          <w:t xml:space="preserve">  RadTag</w:t>
        </w:r>
      </w:ins>
    </w:p>
    <w:p w14:paraId="56F100D8" w14:textId="398F166E" w:rsidR="00EC4868" w:rsidRDefault="00893C29" w:rsidP="00893C29">
      <w:pPr>
        <w:pStyle w:val="ListParagraph"/>
        <w:numPr>
          <w:ilvl w:val="3"/>
          <w:numId w:val="1"/>
        </w:numPr>
      </w:pPr>
      <w:ins w:id="767" w:author="Christopher Bird" w:date="2017-03-17T05:17:00Z">
        <w:r>
          <w:t xml:space="preserve"> </w:t>
        </w:r>
      </w:ins>
      <w:r w:rsidR="00141FD5">
        <w:t>(Total/2)</w:t>
      </w:r>
      <w:proofErr w:type="gramStart"/>
      <w:r w:rsidR="00141FD5">
        <w:t>-(</w:t>
      </w:r>
      <w:proofErr w:type="gramEnd"/>
      <w:ins w:id="768" w:author="Christopher Bird" w:date="2017-03-17T05:16:00Z">
        <w:r>
          <w:t>Ambiguous</w:t>
        </w:r>
      </w:ins>
      <w:ins w:id="769" w:author="Christopher Bird" w:date="2017-03-17T05:20:00Z">
        <w:r>
          <w:t>|No</w:t>
        </w:r>
      </w:ins>
      <w:del w:id="770" w:author="Christopher Bird" w:date="2017-03-17T05:16:00Z">
        <w:r w:rsidR="00EC4868" w:rsidDel="00893C29">
          <w:delText>No</w:delText>
        </w:r>
      </w:del>
      <w:r w:rsidR="00EC4868">
        <w:t xml:space="preserve"> RadTag</w:t>
      </w:r>
      <w:r w:rsidR="00141FD5">
        <w:t>)</w:t>
      </w:r>
      <w:r w:rsidR="00EC4868">
        <w:t xml:space="preserve">=True </w:t>
      </w:r>
      <w:r w:rsidR="00141FD5">
        <w:t>Retained</w:t>
      </w:r>
      <w:ins w:id="771" w:author="Christopher Bird" w:date="2017-03-17T05:16:00Z">
        <w:r>
          <w:t xml:space="preserve"> Reads</w:t>
        </w:r>
      </w:ins>
    </w:p>
    <w:p w14:paraId="76BA3622" w14:textId="77777777" w:rsidR="001D06C1" w:rsidRDefault="001D06C1">
      <w:pPr>
        <w:pStyle w:val="ListParagraph"/>
        <w:numPr>
          <w:ilvl w:val="2"/>
          <w:numId w:val="1"/>
        </w:numPr>
        <w:pPrChange w:id="772"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773" w:author="Christopher Bird" w:date="2017-03-17T05:20:00Z"/>
        </w:rPr>
      </w:pPr>
      <w:del w:id="774" w:author="Christopher Bird" w:date="2017-03-17T05:20:00Z">
        <w:r w:rsidDel="00893C29">
          <w:delText xml:space="preserve">Note, the number of reads reported </w:delText>
        </w:r>
      </w:del>
      <w:del w:id="775" w:author="Christopher Bird" w:date="2017-03-17T05:11:00Z">
        <w:r w:rsidDel="00893C29">
          <w:delText>i</w:delText>
        </w:r>
      </w:del>
      <w:del w:id="776"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777" w:author="Christopher Bird" w:date="2017-03-17T05:14:00Z"/>
        </w:rPr>
      </w:pPr>
      <w:del w:id="778" w:author="Christopher Bird" w:date="2017-03-17T05:14:00Z">
        <w:r w:rsidDel="00893C29">
          <w:delText xml:space="preserve">Divide #reads by 2 </w:delText>
        </w:r>
      </w:del>
      <w:del w:id="779"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780" w:author="Christopher Bird" w:date="2017-03-17T05:17:00Z"/>
        </w:rPr>
        <w:pPrChange w:id="781" w:author="Christopher Bird" w:date="2017-03-17T05:14:00Z">
          <w:pPr>
            <w:pStyle w:val="ListParagraph"/>
            <w:numPr>
              <w:ilvl w:val="4"/>
              <w:numId w:val="1"/>
            </w:numPr>
            <w:ind w:left="3600" w:hanging="360"/>
          </w:pPr>
        </w:pPrChange>
      </w:pPr>
      <w:del w:id="782"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783" w:author="Christopher Bird" w:date="2017-03-17T05:17:00Z"/>
        </w:rPr>
        <w:pPrChange w:id="784" w:author="Christopher Bird" w:date="2017-03-17T05:14:00Z">
          <w:pPr>
            <w:pStyle w:val="ListParagraph"/>
            <w:numPr>
              <w:ilvl w:val="4"/>
              <w:numId w:val="1"/>
            </w:numPr>
            <w:ind w:left="3600" w:hanging="360"/>
          </w:pPr>
        </w:pPrChange>
      </w:pPr>
      <w:del w:id="785" w:author="Christopher Bird" w:date="2017-03-17T05:13:00Z">
        <w:r w:rsidDel="00893C29">
          <w:delText xml:space="preserve">No </w:delText>
        </w:r>
      </w:del>
      <w:del w:id="786" w:author="Christopher Bird" w:date="2017-03-17T05:17:00Z">
        <w:r w:rsidDel="00893C29">
          <w:delText xml:space="preserve">RadTag=True </w:delText>
        </w:r>
      </w:del>
      <w:del w:id="787" w:author="Christopher Bird" w:date="2017-03-17T05:13:00Z">
        <w:r w:rsidDel="00893C29">
          <w:delText>No</w:delText>
        </w:r>
      </w:del>
      <w:del w:id="788"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proofErr w:type="gramStart"/>
      <w:r>
        <w:t>find .</w:t>
      </w:r>
      <w:proofErr w:type="gramEnd"/>
      <w:r>
        <w:t xml:space="preserve">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proofErr w:type="gramStart"/>
      <w:r w:rsidRPr="00C97F29">
        <w:t>find .</w:t>
      </w:r>
      <w:proofErr w:type="gramEnd"/>
      <w:r w:rsidRPr="00C97F29">
        <w:t xml:space="preserve">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lastRenderedPageBreak/>
        <w:t>Calculate the desired number of lines per subfile</w:t>
      </w:r>
    </w:p>
    <w:p w14:paraId="7E4ADCD9" w14:textId="77777777" w:rsidR="00A35415" w:rsidRDefault="00A35415" w:rsidP="00A35415">
      <w:pPr>
        <w:pStyle w:val="ListParagraph"/>
        <w:numPr>
          <w:ilvl w:val="5"/>
          <w:numId w:val="1"/>
        </w:numPr>
      </w:pPr>
      <w:r>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w:t>
      </w:r>
      <w:proofErr w:type="gramStart"/>
      <w:r w:rsidRPr="005C6CE2">
        <w:rPr>
          <w:rFonts w:ascii="Courier New" w:hAnsi="Courier New" w:cs="Courier New"/>
          <w:sz w:val="12"/>
          <w:szCs w:val="12"/>
        </w:rPr>
        <w:t>begin  #</w:t>
      </w:r>
      <w:proofErr w:type="gramEnd"/>
      <w:r w:rsidRPr="005C6CE2">
        <w:rPr>
          <w:rFonts w:ascii="Courier New" w:hAnsi="Courier New" w:cs="Courier New"/>
          <w:sz w:val="12"/>
          <w:szCs w:val="12"/>
        </w:rPr>
        <w:t xml:space="preserve">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w:t>
      </w:r>
      <w:proofErr w:type="gramStart"/>
      <w:r w:rsidRPr="005C6CE2">
        <w:rPr>
          <w:rFonts w:ascii="Courier New" w:hAnsi="Courier New" w:cs="Courier New"/>
          <w:sz w:val="12"/>
          <w:szCs w:val="12"/>
        </w:rPr>
        <w:t>ZeroToNumFiles[</w:t>
      </w:r>
      <w:proofErr w:type="gramEnd"/>
      <w:r w:rsidRPr="005C6CE2">
        <w:rPr>
          <w:rFonts w:ascii="Courier New" w:hAnsi="Courier New" w:cs="Courier New"/>
          <w:sz w:val="12"/>
          <w:szCs w:val="12"/>
        </w:rPr>
        <w:t>*]}</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splitFiles(</w:t>
      </w:r>
      <w:proofErr w:type="gramEnd"/>
      <w:r w:rsidRPr="005C6CE2">
        <w:rPr>
          <w:rFonts w:ascii="Courier New" w:hAnsi="Courier New" w:cs="Courier New"/>
          <w:sz w:val="12"/>
          <w:szCs w:val="12"/>
        </w:rPr>
        <w:t>)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FileNames[</w:t>
      </w:r>
      <w:proofErr w:type="gramEnd"/>
      <w:r w:rsidRPr="005C6CE2">
        <w:rPr>
          <w:rFonts w:ascii="Courier New" w:hAnsi="Courier New" w:cs="Courier New"/>
          <w:sz w:val="12"/>
          <w:szCs w:val="12"/>
        </w:rPr>
        <w:t>*]}</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NumLines[</w:t>
      </w:r>
      <w:proofErr w:type="gramEnd"/>
      <w:r w:rsidRPr="005C6CE2">
        <w:rPr>
          <w:rFonts w:ascii="Courier New" w:hAnsi="Courier New" w:cs="Courier New"/>
          <w:sz w:val="12"/>
          <w:szCs w:val="12"/>
        </w:rPr>
        <w:t>*]}</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w:t>
      </w:r>
      <w:proofErr w:type="gramStart"/>
      <w:r w:rsidRPr="005C6CE2">
        <w:rPr>
          <w:rFonts w:ascii="Courier New" w:hAnsi="Courier New" w:cs="Courier New"/>
          <w:sz w:val="12"/>
          <w:szCs w:val="12"/>
        </w:rPr>
        <w:t>xfiles[</w:t>
      </w:r>
      <w:proofErr w:type="gramEnd"/>
      <w:r w:rsidRPr="005C6CE2">
        <w:rPr>
          <w:rFonts w:ascii="Courier New" w:hAnsi="Courier New" w:cs="Courier New"/>
          <w:sz w:val="12"/>
          <w:szCs w:val="12"/>
        </w:rPr>
        <w:t>*]}</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w:t>
      </w:r>
      <w:proofErr w:type="gramStart"/>
      <w:r w:rsidRPr="005C6CE2">
        <w:rPr>
          <w:rFonts w:ascii="Courier New" w:hAnsi="Courier New" w:cs="Courier New"/>
          <w:sz w:val="12"/>
          <w:szCs w:val="12"/>
        </w:rPr>
        <w:t>=( `</w:t>
      </w:r>
      <w:proofErr w:type="gramEnd"/>
      <w:r w:rsidRPr="005C6CE2">
        <w:rPr>
          <w:rFonts w:ascii="Courier New" w:hAnsi="Courier New" w:cs="Courier New"/>
          <w:sz w:val="12"/>
          <w:szCs w:val="12"/>
        </w:rPr>
        <w:t>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for i in ${</w:t>
      </w:r>
      <w:proofErr w:type="gramStart"/>
      <w:r w:rsidRPr="005C6CE2">
        <w:rPr>
          <w:rFonts w:ascii="Courier New" w:hAnsi="Courier New" w:cs="Courier New"/>
          <w:sz w:val="12"/>
          <w:szCs w:val="12"/>
        </w:rPr>
        <w:t>xfiles[</w:t>
      </w:r>
      <w:proofErr w:type="gramEnd"/>
      <w:r w:rsidRPr="005C6CE2">
        <w:rPr>
          <w:rFonts w:ascii="Courier New" w:hAnsi="Courier New" w:cs="Courier New"/>
          <w:sz w:val="12"/>
          <w:szCs w:val="12"/>
        </w:rPr>
        <w:t>*]};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w:t>
      </w:r>
      <w:proofErr w:type="gramStart"/>
      <w:r w:rsidRPr="005C6CE2">
        <w:rPr>
          <w:rFonts w:ascii="Courier New" w:hAnsi="Courier New" w:cs="Courier New"/>
          <w:sz w:val="12"/>
          <w:szCs w:val="12"/>
        </w:rPr>
        <w:t xml:space="preserve"> ..</w:t>
      </w:r>
      <w:proofErr w:type="gramEnd"/>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parallel </w:t>
      </w:r>
      <w:proofErr w:type="gramStart"/>
      <w:r w:rsidRPr="005C6CE2">
        <w:rPr>
          <w:rFonts w:ascii="Courier New" w:hAnsi="Courier New" w:cs="Courier New"/>
          <w:sz w:val="12"/>
          <w:szCs w:val="12"/>
        </w:rPr>
        <w:t>splitFiles :</w:t>
      </w:r>
      <w:proofErr w:type="gramEnd"/>
      <w:r w:rsidRPr="005C6CE2">
        <w:rPr>
          <w:rFonts w:ascii="Courier New" w:hAnsi="Courier New" w:cs="Courier New"/>
          <w:sz w:val="12"/>
          <w:szCs w:val="12"/>
        </w:rPr>
        <w:t>::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w:t>
      </w:r>
      <w:proofErr w:type="gramStart"/>
      <w:r w:rsidRPr="005C6CE2">
        <w:rPr>
          <w:rFonts w:ascii="Courier New" w:hAnsi="Courier New" w:cs="Courier New"/>
          <w:sz w:val="12"/>
          <w:szCs w:val="12"/>
        </w:rPr>
        <w:t>*.fq</w:t>
      </w:r>
      <w:proofErr w:type="gramEnd"/>
      <w:r w:rsidRPr="005C6CE2">
        <w:rPr>
          <w:rFonts w:ascii="Courier New" w:hAnsi="Courier New" w:cs="Courier New"/>
          <w:sz w:val="12"/>
          <w:szCs w:val="12"/>
        </w:rPr>
        <w:t xml:space="preserve">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w:t>
      </w:r>
      <w:proofErr w:type="gramStart"/>
      <w:r w:rsidRPr="0054530E">
        <w:t xml:space="preserve"> ..</w:t>
      </w:r>
      <w:proofErr w:type="gramEnd"/>
      <w:r w:rsidRPr="0054530E">
        <w:t>/</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w:t>
      </w:r>
      <w:proofErr w:type="gramStart"/>
      <w:r>
        <w:t>/(</w:t>
      </w:r>
      <w:proofErr w:type="gramEnd"/>
      <w:r>
        <w:t>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377F35AA" w14:textId="77777777" w:rsidR="000D4ABD" w:rsidRDefault="000D4ABD">
      <w:pPr>
        <w:rPr>
          <w:ins w:id="789" w:author="Chris Bird" w:date="2017-10-26T11:24:00Z"/>
        </w:rPr>
        <w:sectPr w:rsidR="000D4ABD">
          <w:pgSz w:w="12240" w:h="15840"/>
          <w:pgMar w:top="1440" w:right="1440" w:bottom="1440" w:left="1440" w:header="720" w:footer="720" w:gutter="0"/>
          <w:cols w:space="720"/>
          <w:docGrid w:linePitch="360"/>
        </w:sectPr>
      </w:pPr>
    </w:p>
    <w:p w14:paraId="16FA9747" w14:textId="457F1616" w:rsidR="007870B3" w:rsidRDefault="007870B3">
      <w:del w:id="790" w:author="Chris Bird" w:date="2017-10-26T11:24:00Z">
        <w:r w:rsidDel="000D4ABD">
          <w:lastRenderedPageBreak/>
          <w:br w:type="page"/>
        </w:r>
      </w:del>
    </w:p>
    <w:p w14:paraId="268A47B3" w14:textId="77777777" w:rsidR="00177A8F" w:rsidRPr="00AF570C" w:rsidRDefault="00177A8F" w:rsidP="00323381">
      <w:pPr>
        <w:pStyle w:val="ListParagraph"/>
        <w:numPr>
          <w:ilvl w:val="0"/>
          <w:numId w:val="1"/>
        </w:numPr>
        <w:ind w:left="720"/>
        <w:rPr>
          <w:b/>
        </w:rPr>
      </w:pPr>
      <w:r w:rsidRPr="00AF570C">
        <w:rPr>
          <w:b/>
        </w:rPr>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30"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31"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32"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33"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4"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6B9259E1" w:rsidR="00177A8F" w:rsidRDefault="00177A8F" w:rsidP="00D16669">
      <w:pPr>
        <w:pStyle w:val="ListParagraph"/>
        <w:numPr>
          <w:ilvl w:val="2"/>
          <w:numId w:val="1"/>
        </w:numPr>
      </w:pPr>
      <w:r>
        <w:t>dDocent224tref_hpc</w:t>
      </w:r>
      <w:ins w:id="791" w:author="Chris Bird" w:date="2017-10-25T10:22:00Z">
        <w:r w:rsidR="00EC6908">
          <w:t>6</w:t>
        </w:r>
      </w:ins>
      <w:del w:id="792" w:author="Chris Bird" w:date="2017-10-25T10:22:00Z">
        <w:r w:rsidR="005E1277" w:rsidDel="00EC6908">
          <w:delText>3</w:delText>
        </w:r>
      </w:del>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lastRenderedPageBreak/>
        <w:t>While all of the scripts that run the dDocent script have been made for you, this info might be helpful in modifying or creating scripts</w:t>
      </w:r>
    </w:p>
    <w:p w14:paraId="4124BA8D" w14:textId="004010D4" w:rsidR="00C1044D" w:rsidRDefault="008F5F43" w:rsidP="00786BC5">
      <w:pPr>
        <w:pStyle w:val="ListParagraph"/>
        <w:numPr>
          <w:ilvl w:val="3"/>
          <w:numId w:val="1"/>
        </w:numPr>
      </w:pPr>
      <w:r>
        <w:t>Use module load to load ddocent/</w:t>
      </w:r>
      <w:r w:rsidR="00C1044D">
        <w:t>2.24</w:t>
      </w:r>
    </w:p>
    <w:p w14:paraId="391587BE" w14:textId="77777777" w:rsidR="00177A8F" w:rsidRDefault="00177A8F" w:rsidP="00786BC5">
      <w:pPr>
        <w:pStyle w:val="ListParagraph"/>
        <w:numPr>
          <w:ilvl w:val="3"/>
          <w:numId w:val="1"/>
        </w:numPr>
      </w:pPr>
      <w:r>
        <w:t xml:space="preserve">Must use </w:t>
      </w:r>
      <w:proofErr w:type="gramStart"/>
      <w:r>
        <w:t>config.*</w:t>
      </w:r>
      <w:proofErr w:type="gramEnd"/>
      <w:r>
        <w:t xml:space="preserve">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793"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1418D9D8" w14:textId="77777777" w:rsidR="00CF346C" w:rsidRDefault="00CF346C">
      <w:pPr>
        <w:rPr>
          <w:ins w:id="794" w:author="Chris Bird" w:date="2017-10-26T11:25:00Z"/>
        </w:rPr>
        <w:sectPr w:rsidR="00CF346C">
          <w:pgSz w:w="12240" w:h="15840"/>
          <w:pgMar w:top="1440" w:right="1440" w:bottom="1440" w:left="1440" w:header="720" w:footer="720" w:gutter="0"/>
          <w:cols w:space="720"/>
          <w:docGrid w:linePitch="360"/>
        </w:sectPr>
      </w:pPr>
    </w:p>
    <w:p w14:paraId="531FFFBC" w14:textId="6122EE32" w:rsidR="00FA2A3E" w:rsidRDefault="00FA2A3E">
      <w:del w:id="795" w:author="Chris Bird" w:date="2017-10-26T11:25:00Z">
        <w:r w:rsidDel="00CF346C">
          <w:lastRenderedPageBreak/>
          <w:br w:type="page"/>
        </w:r>
      </w:del>
    </w:p>
    <w:p w14:paraId="0DA2A6F7" w14:textId="77777777" w:rsidR="00FA2A3E" w:rsidRPr="00AF570C" w:rsidRDefault="00372661" w:rsidP="00323381">
      <w:pPr>
        <w:pStyle w:val="ListParagraph"/>
        <w:numPr>
          <w:ilvl w:val="0"/>
          <w:numId w:val="1"/>
        </w:numPr>
        <w:ind w:left="720"/>
        <w:rPr>
          <w:b/>
        </w:rPr>
      </w:pPr>
      <w:r w:rsidRPr="00AF570C">
        <w:rPr>
          <w:b/>
        </w:rPr>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796" w:author="Christopher Bird" w:date="2017-03-17T20:13:00Z"/>
        </w:rPr>
      </w:pPr>
    </w:p>
    <w:p w14:paraId="37490E0C" w14:textId="52C2A1D7" w:rsidR="00C6178A" w:rsidRPr="00007622" w:rsidRDefault="00C6178A" w:rsidP="00C6178A">
      <w:pPr>
        <w:pStyle w:val="ListParagraph"/>
        <w:rPr>
          <w:ins w:id="797" w:author="Christopher Bird" w:date="2017-03-17T20:13:00Z"/>
          <w:b/>
          <w:i/>
        </w:rPr>
      </w:pPr>
      <w:ins w:id="798"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w:t>
        </w:r>
        <w:proofErr w:type="gramStart"/>
        <w:r w:rsidRPr="00007622">
          <w:rPr>
            <w:b/>
            <w:i/>
          </w:rPr>
          <w:t>is  highly</w:t>
        </w:r>
        <w:proofErr w:type="gramEnd"/>
        <w:r w:rsidRPr="00007622">
          <w:rPr>
            <w:b/>
            <w:i/>
          </w:rPr>
          <w:t xml:space="preserve"> likely that your reads will overlap.  If your data is 2 x 150, then is it is generally unlikely that the reads will overlap.</w:t>
        </w:r>
      </w:ins>
    </w:p>
    <w:p w14:paraId="6A361178" w14:textId="77777777" w:rsidR="00C6178A" w:rsidRDefault="00C6178A">
      <w:pPr>
        <w:pPrChange w:id="799" w:author="Christopher Bird" w:date="2017-03-17T20:17:00Z">
          <w:pPr>
            <w:pStyle w:val="ListParagraph"/>
          </w:pPr>
        </w:pPrChange>
      </w:pPr>
    </w:p>
    <w:p w14:paraId="71D51392" w14:textId="11582B68" w:rsidR="00FA2A3E" w:rsidRDefault="00E1747C" w:rsidP="00FA2A3E">
      <w:pPr>
        <w:pStyle w:val="ListParagraph"/>
        <w:numPr>
          <w:ilvl w:val="1"/>
          <w:numId w:val="1"/>
        </w:numPr>
      </w:pPr>
      <w:ins w:id="800" w:author="RMH" w:date="2017-03-09T10:01:00Z">
        <w:r>
          <w:t xml:space="preserve">Choose the script that matches your data type: </w:t>
        </w:r>
      </w:ins>
      <w:del w:id="801" w:author="RMH" w:date="2017-03-09T10:01:00Z">
        <w:r w:rsidR="007870B3" w:rsidDel="00E1747C">
          <w:delText>Script</w:delText>
        </w:r>
        <w:r w:rsidR="002E7916" w:rsidDel="00E1747C">
          <w:delText>:</w:delText>
        </w:r>
        <w:r w:rsidR="007870B3" w:rsidDel="00E1747C">
          <w:delText xml:space="preserve"> </w:delText>
        </w:r>
      </w:del>
      <w:r w:rsidR="007870B3">
        <w:t>trimFiles</w:t>
      </w:r>
      <w:ins w:id="802" w:author="RMH" w:date="2017-03-09T10:01:00Z">
        <w:r>
          <w:t>_ezRAD</w:t>
        </w:r>
      </w:ins>
      <w:r w:rsidR="007870B3">
        <w:t>.sh</w:t>
      </w:r>
      <w:ins w:id="803" w:author="RMH" w:date="2017-03-09T10:01:00Z">
        <w:r>
          <w:t xml:space="preserve"> or trimFiles_ddRAD.sh</w:t>
        </w:r>
      </w:ins>
    </w:p>
    <w:p w14:paraId="165CAA20" w14:textId="77777777" w:rsidR="002E7916" w:rsidRDefault="002E7916" w:rsidP="002E7916">
      <w:pPr>
        <w:pStyle w:val="ListParagraph"/>
        <w:numPr>
          <w:ilvl w:val="2"/>
          <w:numId w:val="1"/>
        </w:numPr>
        <w:rPr>
          <w:ins w:id="804" w:author="RMH" w:date="2017-03-09T10:04:00Z"/>
        </w:rPr>
      </w:pPr>
      <w:r>
        <w:t>Modified from an older version of dDocent</w:t>
      </w:r>
    </w:p>
    <w:p w14:paraId="2E35176D" w14:textId="45D07BC0" w:rsidR="00E1747C" w:rsidRDefault="00E1747C" w:rsidP="002E7916">
      <w:pPr>
        <w:pStyle w:val="ListParagraph"/>
        <w:numPr>
          <w:ilvl w:val="2"/>
          <w:numId w:val="1"/>
        </w:numPr>
      </w:pPr>
      <w:ins w:id="805" w:author="RMH" w:date="2017-03-09T10:04:00Z">
        <w:r>
          <w:t>trimFiles_ddRAD.sh</w:t>
        </w:r>
      </w:ins>
    </w:p>
    <w:p w14:paraId="3AFE10D9" w14:textId="77777777" w:rsidR="00E1747C" w:rsidRPr="001664D9" w:rsidRDefault="00E1747C" w:rsidP="00E1747C">
      <w:pPr>
        <w:pStyle w:val="ListParagraph"/>
        <w:ind w:left="2160"/>
        <w:rPr>
          <w:ins w:id="806" w:author="RMH" w:date="2017-03-09T10:04:00Z"/>
          <w:rFonts w:ascii="Courier New" w:hAnsi="Courier New" w:cs="Courier New"/>
          <w:sz w:val="16"/>
          <w:szCs w:val="16"/>
        </w:rPr>
      </w:pPr>
      <w:proofErr w:type="gramStart"/>
      <w:ins w:id="807" w:author="RMH" w:date="2017-03-09T10:04:00Z">
        <w:r w:rsidRPr="001664D9">
          <w:rPr>
            <w:rFonts w:ascii="Courier New" w:hAnsi="Courier New" w:cs="Courier New"/>
            <w:sz w:val="16"/>
            <w:szCs w:val="16"/>
          </w:rPr>
          <w:t>#!/</w:t>
        </w:r>
        <w:proofErr w:type="gramEnd"/>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808"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809" w:author="RMH" w:date="2017-03-09T10:04:00Z"/>
          <w:rFonts w:ascii="Courier New" w:hAnsi="Courier New" w:cs="Courier New"/>
          <w:sz w:val="16"/>
          <w:szCs w:val="16"/>
        </w:rPr>
      </w:pPr>
      <w:ins w:id="810" w:author="RMH" w:date="2017-03-09T10:04:00Z">
        <w:r w:rsidRPr="001664D9">
          <w:rPr>
            <w:rFonts w:ascii="Courier New" w:hAnsi="Courier New" w:cs="Courier New"/>
            <w:sz w:val="16"/>
            <w:szCs w:val="16"/>
          </w:rPr>
          <w:t>#SBATCH --job-name=trim</w:t>
        </w:r>
      </w:ins>
      <w:ins w:id="811"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812" w:author="RMH" w:date="2017-03-09T10:04:00Z"/>
          <w:rFonts w:ascii="Courier New" w:hAnsi="Courier New" w:cs="Courier New"/>
          <w:sz w:val="16"/>
          <w:szCs w:val="16"/>
        </w:rPr>
      </w:pPr>
      <w:ins w:id="813"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814" w:author="RMH" w:date="2017-03-09T10:04:00Z"/>
          <w:rFonts w:ascii="Courier New" w:hAnsi="Courier New" w:cs="Courier New"/>
          <w:sz w:val="16"/>
          <w:szCs w:val="16"/>
        </w:rPr>
      </w:pPr>
      <w:ins w:id="815"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816" w:author="RMH" w:date="2017-03-09T10:04:00Z"/>
          <w:rFonts w:ascii="Courier New" w:hAnsi="Courier New" w:cs="Courier New"/>
          <w:sz w:val="16"/>
          <w:szCs w:val="16"/>
        </w:rPr>
      </w:pPr>
      <w:ins w:id="817"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818" w:author="RMH" w:date="2017-03-09T10:04:00Z"/>
          <w:rFonts w:ascii="Courier New" w:hAnsi="Courier New" w:cs="Courier New"/>
          <w:sz w:val="16"/>
          <w:szCs w:val="16"/>
        </w:rPr>
      </w:pPr>
      <w:ins w:id="819"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820" w:author="RMH" w:date="2017-03-09T10:04:00Z"/>
          <w:rFonts w:ascii="Courier New" w:hAnsi="Courier New" w:cs="Courier New"/>
          <w:sz w:val="16"/>
          <w:szCs w:val="16"/>
        </w:rPr>
      </w:pPr>
      <w:ins w:id="821" w:author="RMH" w:date="2017-03-09T10:04:00Z">
        <w:r w:rsidRPr="001664D9">
          <w:rPr>
            <w:rFonts w:ascii="Courier New" w:hAnsi="Courier New" w:cs="Courier New"/>
            <w:sz w:val="16"/>
            <w:szCs w:val="16"/>
          </w:rPr>
          <w:t>#SBATCH --mail-type=</w:t>
        </w:r>
        <w:proofErr w:type="gramStart"/>
        <w:r w:rsidRPr="001664D9">
          <w:rPr>
            <w:rFonts w:ascii="Courier New" w:hAnsi="Courier New" w:cs="Courier New"/>
            <w:sz w:val="16"/>
            <w:szCs w:val="16"/>
          </w:rPr>
          <w:t>begin  #</w:t>
        </w:r>
        <w:proofErr w:type="gramEnd"/>
        <w:r w:rsidRPr="001664D9">
          <w:rPr>
            <w:rFonts w:ascii="Courier New" w:hAnsi="Courier New" w:cs="Courier New"/>
            <w:sz w:val="16"/>
            <w:szCs w:val="16"/>
          </w:rPr>
          <w:t xml:space="preserve"> email me when the job starts</w:t>
        </w:r>
      </w:ins>
    </w:p>
    <w:p w14:paraId="4D18B44A" w14:textId="77777777" w:rsidR="00E1747C" w:rsidRPr="001664D9" w:rsidRDefault="00E1747C" w:rsidP="00E1747C">
      <w:pPr>
        <w:pStyle w:val="ListParagraph"/>
        <w:ind w:left="2160"/>
        <w:rPr>
          <w:ins w:id="822" w:author="RMH" w:date="2017-03-09T10:04:00Z"/>
          <w:rFonts w:ascii="Courier New" w:hAnsi="Courier New" w:cs="Courier New"/>
          <w:sz w:val="16"/>
          <w:szCs w:val="16"/>
        </w:rPr>
      </w:pPr>
      <w:ins w:id="823"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824"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825" w:author="RMH" w:date="2017-03-09T10:04:00Z"/>
          <w:rFonts w:ascii="Courier New" w:hAnsi="Courier New" w:cs="Courier New"/>
          <w:sz w:val="16"/>
          <w:szCs w:val="16"/>
        </w:rPr>
      </w:pPr>
      <w:ins w:id="826"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827" w:author="RMH" w:date="2017-03-09T10:04:00Z"/>
          <w:rFonts w:ascii="Courier New" w:hAnsi="Courier New" w:cs="Courier New"/>
          <w:sz w:val="16"/>
          <w:szCs w:val="16"/>
        </w:rPr>
      </w:pPr>
      <w:ins w:id="828"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829" w:author="RMH" w:date="2017-03-09T10:04:00Z"/>
          <w:rFonts w:ascii="Courier New" w:hAnsi="Courier New" w:cs="Courier New"/>
          <w:sz w:val="16"/>
          <w:szCs w:val="16"/>
        </w:rPr>
      </w:pPr>
      <w:ins w:id="830"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831" w:author="RMH" w:date="2017-03-09T10:04:00Z"/>
          <w:rFonts w:ascii="Courier New" w:hAnsi="Courier New" w:cs="Courier New"/>
          <w:sz w:val="16"/>
          <w:szCs w:val="16"/>
        </w:rPr>
      </w:pPr>
      <w:ins w:id="832"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833" w:author="RMH" w:date="2017-03-09T10:04:00Z"/>
          <w:rFonts w:ascii="Courier New" w:hAnsi="Courier New" w:cs="Courier New"/>
          <w:sz w:val="16"/>
          <w:szCs w:val="16"/>
        </w:rPr>
      </w:pPr>
      <w:ins w:id="834"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835"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836"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837" w:author="RMH" w:date="2017-03-09T10:04:00Z"/>
          <w:rFonts w:ascii="Courier New" w:hAnsi="Courier New" w:cs="Courier New"/>
          <w:sz w:val="16"/>
          <w:szCs w:val="16"/>
        </w:rPr>
      </w:pPr>
      <w:ins w:id="838"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839" w:author="RMH" w:date="2017-03-09T10:04:00Z"/>
          <w:rFonts w:ascii="Courier New" w:hAnsi="Courier New" w:cs="Courier New"/>
          <w:sz w:val="16"/>
          <w:szCs w:val="16"/>
        </w:rPr>
      </w:pPr>
      <w:ins w:id="840"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841" w:author="RMH" w:date="2017-03-09T10:04:00Z"/>
          <w:rFonts w:ascii="Courier New" w:hAnsi="Courier New" w:cs="Courier New"/>
          <w:sz w:val="16"/>
          <w:szCs w:val="16"/>
        </w:rPr>
      </w:pPr>
      <w:ins w:id="842"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843" w:author="RMH" w:date="2017-03-09T10:04:00Z"/>
          <w:rFonts w:ascii="Courier New" w:hAnsi="Courier New" w:cs="Courier New"/>
          <w:sz w:val="16"/>
          <w:szCs w:val="16"/>
        </w:rPr>
      </w:pPr>
      <w:ins w:id="844"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845" w:author="RMH" w:date="2017-03-09T10:04:00Z"/>
          <w:rFonts w:ascii="Courier New" w:hAnsi="Courier New" w:cs="Courier New"/>
          <w:sz w:val="16"/>
          <w:szCs w:val="16"/>
        </w:rPr>
      </w:pPr>
      <w:ins w:id="846"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847" w:author="RMH" w:date="2017-03-09T10:04:00Z"/>
          <w:rFonts w:ascii="Courier New" w:hAnsi="Courier New" w:cs="Courier New"/>
          <w:sz w:val="16"/>
          <w:szCs w:val="16"/>
        </w:rPr>
      </w:pPr>
      <w:ins w:id="848"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849"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850"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851" w:author="RMH" w:date="2017-03-09T10:04:00Z"/>
          <w:rFonts w:ascii="Courier New" w:hAnsi="Courier New" w:cs="Courier New"/>
          <w:sz w:val="16"/>
          <w:szCs w:val="16"/>
        </w:rPr>
      </w:pPr>
      <w:ins w:id="852"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853" w:author="RMH" w:date="2017-03-09T10:04:00Z"/>
          <w:rFonts w:ascii="Courier New" w:hAnsi="Courier New" w:cs="Courier New"/>
          <w:sz w:val="16"/>
          <w:szCs w:val="16"/>
        </w:rPr>
      </w:pPr>
      <w:ins w:id="854"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855"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856" w:author="RMH" w:date="2017-03-09T10:04:00Z"/>
          <w:rFonts w:ascii="Courier New" w:hAnsi="Courier New" w:cs="Courier New"/>
          <w:sz w:val="16"/>
          <w:szCs w:val="16"/>
        </w:rPr>
      </w:pPr>
      <w:ins w:id="857"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858" w:author="RMH" w:date="2017-03-09T10:04:00Z"/>
          <w:rFonts w:ascii="Courier New" w:hAnsi="Courier New" w:cs="Courier New"/>
          <w:sz w:val="16"/>
          <w:szCs w:val="16"/>
        </w:rPr>
      </w:pPr>
      <w:ins w:id="859"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860" w:author="RMH" w:date="2017-03-09T10:04:00Z"/>
          <w:rFonts w:ascii="Courier New" w:hAnsi="Courier New" w:cs="Courier New"/>
          <w:sz w:val="16"/>
          <w:szCs w:val="16"/>
        </w:rPr>
      </w:pPr>
      <w:ins w:id="861" w:author="RMH" w:date="2017-03-09T10:04:00Z">
        <w:r w:rsidRPr="001664D9">
          <w:rPr>
            <w:rFonts w:ascii="Courier New" w:hAnsi="Courier New" w:cs="Courier New"/>
            <w:sz w:val="16"/>
            <w:szCs w:val="16"/>
          </w:rPr>
          <w:t>parallel "trim_galore --paired --length 301 -q 10 -a GATCGGAAGAGCACACGTCTGAACTCCAGTCACNNNNNNATATCGTATGCCGTCTTCTGCTTG -a2 GATCGGAAGAGCGTCGTGTAGGGAAAGAGTGTAGATCTCGGTGGTCGCCG --stringency 8 -e .2 {</w:t>
        </w:r>
        <w:proofErr w:type="gramStart"/>
        <w:r w:rsidRPr="001664D9">
          <w:rPr>
            <w:rFonts w:ascii="Courier New" w:hAnsi="Courier New" w:cs="Courier New"/>
            <w:sz w:val="16"/>
            <w:szCs w:val="16"/>
          </w:rPr>
          <w:t>2}F.fq.gz</w:t>
        </w:r>
        <w:proofErr w:type="gramEnd"/>
        <w:r w:rsidRPr="001664D9">
          <w:rPr>
            <w:rFonts w:ascii="Courier New" w:hAnsi="Courier New" w:cs="Courier New"/>
            <w:sz w:val="16"/>
            <w:szCs w:val="16"/>
          </w:rPr>
          <w:t xml:space="preserve"> {2}R.fq.gz --output_dir assembly" :::: loop1.txt filenames.txt  </w:t>
        </w:r>
      </w:ins>
    </w:p>
    <w:p w14:paraId="695074F2" w14:textId="77777777" w:rsidR="00E1747C" w:rsidRPr="001664D9" w:rsidRDefault="00E1747C" w:rsidP="00E1747C">
      <w:pPr>
        <w:pStyle w:val="ListParagraph"/>
        <w:ind w:left="2160"/>
        <w:rPr>
          <w:ins w:id="862"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863" w:author="RMH" w:date="2017-03-09T10:04:00Z"/>
          <w:rFonts w:ascii="Courier New" w:hAnsi="Courier New" w:cs="Courier New"/>
          <w:sz w:val="16"/>
          <w:szCs w:val="16"/>
        </w:rPr>
      </w:pPr>
      <w:ins w:id="864" w:author="RMH" w:date="2017-03-09T10:04:00Z">
        <w:r w:rsidRPr="001664D9">
          <w:rPr>
            <w:rFonts w:ascii="Courier New" w:hAnsi="Courier New" w:cs="Courier New"/>
            <w:sz w:val="16"/>
            <w:szCs w:val="16"/>
          </w:rPr>
          <w:lastRenderedPageBreak/>
          <w:t>#echo -n "Trimming F reads for assembly, only required for ezRAD PE data"</w:t>
        </w:r>
      </w:ins>
    </w:p>
    <w:p w14:paraId="6E28D535" w14:textId="77777777" w:rsidR="00E1747C" w:rsidRPr="001664D9" w:rsidRDefault="00E1747C" w:rsidP="00E1747C">
      <w:pPr>
        <w:pStyle w:val="ListParagraph"/>
        <w:ind w:left="2160"/>
        <w:rPr>
          <w:ins w:id="865" w:author="RMH" w:date="2017-03-09T10:04:00Z"/>
          <w:rFonts w:ascii="Courier New" w:hAnsi="Courier New" w:cs="Courier New"/>
          <w:sz w:val="16"/>
          <w:szCs w:val="16"/>
        </w:rPr>
      </w:pPr>
      <w:ins w:id="866"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867" w:author="RMH" w:date="2017-03-09T10:04:00Z"/>
          <w:rFonts w:ascii="Courier New" w:hAnsi="Courier New" w:cs="Courier New"/>
          <w:sz w:val="16"/>
          <w:szCs w:val="16"/>
        </w:rPr>
      </w:pPr>
      <w:ins w:id="868" w:author="RMH" w:date="2017-03-09T10:04:00Z">
        <w:r w:rsidRPr="001664D9">
          <w:rPr>
            <w:rFonts w:ascii="Courier New" w:hAnsi="Courier New" w:cs="Courier New"/>
            <w:sz w:val="16"/>
            <w:szCs w:val="16"/>
          </w:rPr>
          <w:t>#parallel "trim_galore --length 96 -q 0 -a GATCGGAAGAGCACACGTCTGAACTCCAGTCACNNNNNNATATCGTATGCCGTCTTCTGCTTG --stringency 8 -e 0.2 --clip_R1 5 assembly</w:t>
        </w:r>
        <w:proofErr w:type="gramStart"/>
        <w:r w:rsidRPr="001664D9">
          <w:rPr>
            <w:rFonts w:ascii="Courier New" w:hAnsi="Courier New" w:cs="Courier New"/>
            <w:sz w:val="16"/>
            <w:szCs w:val="16"/>
          </w:rPr>
          <w:t>/{</w:t>
        </w:r>
        <w:proofErr w:type="gramEnd"/>
        <w:r w:rsidRPr="001664D9">
          <w:rPr>
            <w:rFonts w:ascii="Courier New" w:hAnsi="Courier New" w:cs="Courier New"/>
            <w:sz w:val="16"/>
            <w:szCs w:val="16"/>
          </w:rPr>
          <w:t>2}F_val_1.fq.gz --output_dir assembly" :::: loop1.txt filenames.txt</w:t>
        </w:r>
      </w:ins>
    </w:p>
    <w:p w14:paraId="172FD989" w14:textId="77777777" w:rsidR="00E1747C" w:rsidRPr="001664D9" w:rsidRDefault="00E1747C" w:rsidP="00E1747C">
      <w:pPr>
        <w:pStyle w:val="ListParagraph"/>
        <w:ind w:left="2160"/>
        <w:rPr>
          <w:ins w:id="869"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870" w:author="RMH" w:date="2017-03-09T10:04:00Z"/>
          <w:rFonts w:ascii="Courier New" w:hAnsi="Courier New" w:cs="Courier New"/>
          <w:sz w:val="16"/>
          <w:szCs w:val="16"/>
        </w:rPr>
      </w:pPr>
      <w:ins w:id="871"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872" w:author="RMH" w:date="2017-03-09T10:04:00Z"/>
          <w:rFonts w:ascii="Courier New" w:hAnsi="Courier New" w:cs="Courier New"/>
          <w:sz w:val="16"/>
          <w:szCs w:val="16"/>
        </w:rPr>
      </w:pPr>
      <w:ins w:id="873"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874" w:author="RMH" w:date="2017-03-09T10:04:00Z"/>
          <w:rFonts w:ascii="Courier New" w:hAnsi="Courier New" w:cs="Courier New"/>
          <w:sz w:val="16"/>
          <w:szCs w:val="16"/>
        </w:rPr>
      </w:pPr>
      <w:ins w:id="875"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876" w:author="RMH" w:date="2017-03-09T10:04:00Z"/>
          <w:rFonts w:ascii="Courier New" w:hAnsi="Courier New" w:cs="Courier New"/>
          <w:sz w:val="16"/>
          <w:szCs w:val="16"/>
        </w:rPr>
      </w:pPr>
      <w:ins w:id="877"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878" w:author="RMH" w:date="2017-03-09T10:04:00Z"/>
          <w:rFonts w:ascii="Courier New" w:hAnsi="Courier New" w:cs="Courier New"/>
          <w:sz w:val="16"/>
          <w:szCs w:val="16"/>
        </w:rPr>
      </w:pPr>
      <w:ins w:id="879"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880"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881"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882" w:author="RMH" w:date="2017-03-09T10:04:00Z"/>
          <w:rFonts w:ascii="Courier New" w:hAnsi="Courier New" w:cs="Courier New"/>
          <w:sz w:val="16"/>
          <w:szCs w:val="16"/>
        </w:rPr>
      </w:pPr>
      <w:ins w:id="883"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884" w:author="RMH" w:date="2017-03-09T10:04:00Z"/>
          <w:rFonts w:ascii="Courier New" w:hAnsi="Courier New" w:cs="Courier New"/>
          <w:sz w:val="16"/>
          <w:szCs w:val="16"/>
        </w:rPr>
      </w:pPr>
      <w:ins w:id="885"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886" w:author="RMH" w:date="2017-03-09T10:04:00Z"/>
          <w:rFonts w:ascii="Courier New" w:hAnsi="Courier New" w:cs="Courier New"/>
          <w:sz w:val="16"/>
          <w:szCs w:val="16"/>
        </w:rPr>
      </w:pPr>
      <w:ins w:id="887"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888" w:author="RMH" w:date="2017-03-09T10:04:00Z"/>
          <w:rFonts w:ascii="Courier New" w:hAnsi="Courier New" w:cs="Courier New"/>
          <w:sz w:val="16"/>
          <w:szCs w:val="16"/>
        </w:rPr>
      </w:pPr>
      <w:ins w:id="889"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w:t>
        </w:r>
        <w:proofErr w:type="gramStart"/>
        <w:r w:rsidRPr="001664D9">
          <w:rPr>
            <w:rFonts w:ascii="Courier New" w:hAnsi="Courier New" w:cs="Courier New"/>
            <w:sz w:val="16"/>
            <w:szCs w:val="16"/>
          </w:rPr>
          <w:t>2}F.fq.gz</w:t>
        </w:r>
        <w:proofErr w:type="gramEnd"/>
        <w:r w:rsidRPr="001664D9">
          <w:rPr>
            <w:rFonts w:ascii="Courier New" w:hAnsi="Courier New" w:cs="Courier New"/>
            <w:sz w:val="16"/>
            <w:szCs w:val="16"/>
          </w:rPr>
          <w:t xml:space="preserve"> {2}R.fq.gz --output_dir mapping" :::: loop1.txt filenames.txt</w:t>
        </w:r>
      </w:ins>
    </w:p>
    <w:p w14:paraId="61C439F0" w14:textId="77777777" w:rsidR="00E1747C" w:rsidRPr="001664D9" w:rsidRDefault="00E1747C" w:rsidP="00E1747C">
      <w:pPr>
        <w:pStyle w:val="ListParagraph"/>
        <w:ind w:left="2160"/>
        <w:rPr>
          <w:ins w:id="890"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891" w:author="RMH" w:date="2017-03-09T10:04:00Z"/>
          <w:rFonts w:ascii="Courier New" w:hAnsi="Courier New" w:cs="Courier New"/>
          <w:sz w:val="16"/>
          <w:szCs w:val="16"/>
        </w:rPr>
      </w:pPr>
      <w:ins w:id="892"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893" w:author="RMH" w:date="2017-03-09T10:04:00Z"/>
          <w:rFonts w:ascii="Courier New" w:hAnsi="Courier New" w:cs="Courier New"/>
          <w:sz w:val="16"/>
          <w:szCs w:val="16"/>
        </w:rPr>
      </w:pPr>
      <w:ins w:id="894"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895" w:author="RMH" w:date="2017-03-09T10:04:00Z"/>
          <w:rFonts w:ascii="Courier New" w:hAnsi="Courier New" w:cs="Courier New"/>
          <w:sz w:val="16"/>
          <w:szCs w:val="16"/>
        </w:rPr>
      </w:pPr>
      <w:ins w:id="896"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897" w:author="RMH" w:date="2017-03-09T10:04:00Z"/>
          <w:rFonts w:ascii="Courier New" w:hAnsi="Courier New" w:cs="Courier New"/>
          <w:sz w:val="16"/>
          <w:szCs w:val="16"/>
        </w:rPr>
      </w:pPr>
      <w:ins w:id="898"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899" w:author="RMH" w:date="2017-03-09T10:04:00Z"/>
          <w:rFonts w:ascii="Courier New" w:hAnsi="Courier New" w:cs="Courier New"/>
          <w:sz w:val="16"/>
          <w:szCs w:val="16"/>
        </w:rPr>
      </w:pPr>
      <w:ins w:id="900"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901" w:author="RMH" w:date="2017-03-09T10:05:00Z"/>
          <w:rFonts w:ascii="Courier New" w:hAnsi="Courier New" w:cs="Courier New"/>
          <w:sz w:val="16"/>
          <w:szCs w:val="16"/>
        </w:rPr>
      </w:pPr>
      <w:ins w:id="902"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903" w:author="RMH" w:date="2017-03-09T10:03:00Z"/>
          <w:rFonts w:ascii="Courier New" w:hAnsi="Courier New" w:cs="Courier New"/>
          <w:sz w:val="12"/>
          <w:szCs w:val="12"/>
        </w:rPr>
        <w:pPrChange w:id="904" w:author="RMH" w:date="2017-03-09T10:05:00Z">
          <w:pPr>
            <w:spacing w:after="0"/>
            <w:ind w:left="1710"/>
          </w:pPr>
        </w:pPrChange>
      </w:pPr>
      <w:del w:id="905"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906" w:author="RMH" w:date="2017-03-09T10:03:00Z"/>
        </w:rPr>
        <w:pPrChange w:id="907" w:author="RMH" w:date="2017-03-09T10:05:00Z">
          <w:pPr>
            <w:spacing w:after="0"/>
            <w:ind w:left="1710"/>
          </w:pPr>
        </w:pPrChange>
      </w:pPr>
    </w:p>
    <w:p w14:paraId="481ED92E" w14:textId="1C394A1E" w:rsidR="00AF570C" w:rsidRPr="002E7916" w:rsidDel="00E1747C" w:rsidRDefault="00AF570C">
      <w:pPr>
        <w:rPr>
          <w:del w:id="908" w:author="RMH" w:date="2017-03-09T10:03:00Z"/>
        </w:rPr>
        <w:pPrChange w:id="909" w:author="RMH" w:date="2017-03-09T10:05:00Z">
          <w:pPr>
            <w:spacing w:after="0"/>
            <w:ind w:left="1710"/>
          </w:pPr>
        </w:pPrChange>
      </w:pPr>
      <w:del w:id="910" w:author="RMH" w:date="2017-03-09T10:03:00Z">
        <w:r w:rsidRPr="002E7916" w:rsidDel="00E1747C">
          <w:delText>#rename files for ddocent</w:delText>
        </w:r>
      </w:del>
    </w:p>
    <w:p w14:paraId="627EA588" w14:textId="2C6E49FE" w:rsidR="00AF570C" w:rsidRPr="002E7916" w:rsidDel="00E1747C" w:rsidRDefault="00AF570C">
      <w:pPr>
        <w:rPr>
          <w:del w:id="911" w:author="RMH" w:date="2017-03-09T10:03:00Z"/>
        </w:rPr>
        <w:pPrChange w:id="912" w:author="RMH" w:date="2017-03-09T10:05:00Z">
          <w:pPr>
            <w:spacing w:after="0"/>
            <w:ind w:left="1710"/>
          </w:pPr>
        </w:pPrChange>
      </w:pPr>
      <w:del w:id="913" w:author="RMH" w:date="2017-03-09T10:03:00Z">
        <w:r w:rsidRPr="002E7916" w:rsidDel="00E1747C">
          <w:delText>#rename R1_001 F *R1_001.fastq.gz</w:delText>
        </w:r>
      </w:del>
    </w:p>
    <w:p w14:paraId="2FA13ADC" w14:textId="72336DE9" w:rsidR="00AF570C" w:rsidRPr="002E7916" w:rsidDel="00E1747C" w:rsidRDefault="00AF570C">
      <w:pPr>
        <w:rPr>
          <w:del w:id="914" w:author="RMH" w:date="2017-03-09T10:03:00Z"/>
        </w:rPr>
        <w:pPrChange w:id="915" w:author="RMH" w:date="2017-03-09T10:05:00Z">
          <w:pPr>
            <w:spacing w:after="0"/>
            <w:ind w:left="1710"/>
          </w:pPr>
        </w:pPrChange>
      </w:pPr>
      <w:del w:id="916" w:author="RMH" w:date="2017-03-09T10:03:00Z">
        <w:r w:rsidRPr="002E7916" w:rsidDel="00E1747C">
          <w:delText>#rename R2_001 R *R2_001.fastq.gz</w:delText>
        </w:r>
      </w:del>
    </w:p>
    <w:p w14:paraId="575BC557" w14:textId="3A0C6833" w:rsidR="00AF570C" w:rsidRPr="002E7916" w:rsidDel="00E1747C" w:rsidRDefault="00AF570C">
      <w:pPr>
        <w:rPr>
          <w:del w:id="917" w:author="RMH" w:date="2017-03-09T10:03:00Z"/>
        </w:rPr>
        <w:pPrChange w:id="918" w:author="RMH" w:date="2017-03-09T10:05:00Z">
          <w:pPr>
            <w:spacing w:after="0"/>
            <w:ind w:left="1710"/>
          </w:pPr>
        </w:pPrChange>
      </w:pPr>
    </w:p>
    <w:p w14:paraId="76AE7604" w14:textId="4F6D6557" w:rsidR="00AF570C" w:rsidRPr="002E7916" w:rsidDel="00E1747C" w:rsidRDefault="00AF570C">
      <w:pPr>
        <w:rPr>
          <w:del w:id="919" w:author="RMH" w:date="2017-03-09T10:03:00Z"/>
        </w:rPr>
        <w:pPrChange w:id="920" w:author="RMH" w:date="2017-03-09T10:05:00Z">
          <w:pPr>
            <w:spacing w:after="0"/>
            <w:ind w:left="1710"/>
          </w:pPr>
        </w:pPrChange>
      </w:pPr>
      <w:del w:id="921" w:author="RMH" w:date="2017-03-09T10:03:00Z">
        <w:r w:rsidRPr="002E7916" w:rsidDel="00E1747C">
          <w:delText>#SBATCH --job-name=trimFDA</w:delText>
        </w:r>
      </w:del>
    </w:p>
    <w:p w14:paraId="1DF2685F" w14:textId="45FA731B" w:rsidR="00AF570C" w:rsidRPr="002E7916" w:rsidDel="00E1747C" w:rsidRDefault="00AF570C">
      <w:pPr>
        <w:rPr>
          <w:del w:id="922" w:author="RMH" w:date="2017-03-09T10:03:00Z"/>
        </w:rPr>
        <w:pPrChange w:id="923" w:author="RMH" w:date="2017-03-09T10:05:00Z">
          <w:pPr>
            <w:spacing w:after="0"/>
            <w:ind w:left="1710"/>
          </w:pPr>
        </w:pPrChange>
      </w:pPr>
      <w:del w:id="924" w:author="RMH" w:date="2017-03-09T10:03:00Z">
        <w:r w:rsidRPr="002E7916" w:rsidDel="00E1747C">
          <w:delText>#SBATCH --time=96:00:00</w:delText>
        </w:r>
      </w:del>
    </w:p>
    <w:p w14:paraId="779AD428" w14:textId="15CCC542" w:rsidR="00AF570C" w:rsidRPr="002E7916" w:rsidDel="00E1747C" w:rsidRDefault="00AF570C">
      <w:pPr>
        <w:rPr>
          <w:del w:id="925" w:author="RMH" w:date="2017-03-09T10:03:00Z"/>
        </w:rPr>
        <w:pPrChange w:id="926" w:author="RMH" w:date="2017-03-09T10:05:00Z">
          <w:pPr>
            <w:spacing w:after="0"/>
            <w:ind w:left="1710"/>
          </w:pPr>
        </w:pPrChange>
      </w:pPr>
      <w:del w:id="927" w:author="RMH" w:date="2017-03-09T10:03:00Z">
        <w:r w:rsidRPr="002E7916" w:rsidDel="00E1747C">
          <w:delText>#SBATCH -p normal</w:delText>
        </w:r>
      </w:del>
    </w:p>
    <w:p w14:paraId="09CA05F6" w14:textId="14D1E659" w:rsidR="00AF570C" w:rsidRPr="002E7916" w:rsidDel="00E1747C" w:rsidRDefault="00AF570C">
      <w:pPr>
        <w:rPr>
          <w:del w:id="928" w:author="RMH" w:date="2017-03-09T10:03:00Z"/>
        </w:rPr>
        <w:pPrChange w:id="929" w:author="RMH" w:date="2017-03-09T10:05:00Z">
          <w:pPr>
            <w:spacing w:after="0"/>
            <w:ind w:left="1710"/>
          </w:pPr>
        </w:pPrChange>
      </w:pPr>
      <w:del w:id="930" w:author="RMH" w:date="2017-03-09T10:03:00Z">
        <w:r w:rsidRPr="002E7916" w:rsidDel="00E1747C">
          <w:delText>#SBATCH --nodes=1</w:delText>
        </w:r>
      </w:del>
    </w:p>
    <w:p w14:paraId="2653528F" w14:textId="3B78A787" w:rsidR="00AF570C" w:rsidRPr="002E7916" w:rsidDel="00E1747C" w:rsidRDefault="00AF570C">
      <w:pPr>
        <w:rPr>
          <w:del w:id="931" w:author="RMH" w:date="2017-03-09T10:03:00Z"/>
        </w:rPr>
        <w:pPrChange w:id="932" w:author="RMH" w:date="2017-03-09T10:05:00Z">
          <w:pPr>
            <w:spacing w:after="0"/>
            <w:ind w:left="1710"/>
          </w:pPr>
        </w:pPrChange>
      </w:pPr>
      <w:del w:id="933" w:author="RMH" w:date="2017-03-09T10:03:00Z">
        <w:r w:rsidRPr="002E7916" w:rsidDel="00E1747C">
          <w:delText>#SBATCH --mail-user=cbird@tamucc.edu</w:delText>
        </w:r>
      </w:del>
    </w:p>
    <w:p w14:paraId="65930785" w14:textId="39B5FADD" w:rsidR="00AF570C" w:rsidRPr="002E7916" w:rsidDel="00E1747C" w:rsidRDefault="00AF570C">
      <w:pPr>
        <w:rPr>
          <w:del w:id="934" w:author="RMH" w:date="2017-03-09T10:03:00Z"/>
        </w:rPr>
        <w:pPrChange w:id="935" w:author="RMH" w:date="2017-03-09T10:05:00Z">
          <w:pPr>
            <w:spacing w:after="0"/>
            <w:ind w:left="1710"/>
          </w:pPr>
        </w:pPrChange>
      </w:pPr>
      <w:del w:id="936" w:author="RMH" w:date="2017-03-09T10:03:00Z">
        <w:r w:rsidRPr="002E7916" w:rsidDel="00E1747C">
          <w:delText>#SBATCH --mail-type=begin  # email me when the job starts</w:delText>
        </w:r>
      </w:del>
    </w:p>
    <w:p w14:paraId="549475C5" w14:textId="778F17D0" w:rsidR="00AF570C" w:rsidRPr="002E7916" w:rsidDel="00E1747C" w:rsidRDefault="00AF570C">
      <w:pPr>
        <w:rPr>
          <w:del w:id="937" w:author="RMH" w:date="2017-03-09T10:03:00Z"/>
        </w:rPr>
        <w:pPrChange w:id="938" w:author="RMH" w:date="2017-03-09T10:05:00Z">
          <w:pPr>
            <w:spacing w:after="0"/>
            <w:ind w:left="1710"/>
          </w:pPr>
        </w:pPrChange>
      </w:pPr>
      <w:del w:id="939" w:author="RMH" w:date="2017-03-09T10:03:00Z">
        <w:r w:rsidRPr="002E7916" w:rsidDel="00E1747C">
          <w:delText>#SBATCH --mail-type=end    # email me when the job finish</w:delText>
        </w:r>
      </w:del>
    </w:p>
    <w:p w14:paraId="5E76FB74" w14:textId="47918C4F" w:rsidR="00AF570C" w:rsidRPr="002E7916" w:rsidDel="00E1747C" w:rsidRDefault="00AF570C">
      <w:pPr>
        <w:rPr>
          <w:del w:id="940" w:author="RMH" w:date="2017-03-09T10:03:00Z"/>
        </w:rPr>
        <w:pPrChange w:id="941" w:author="RMH" w:date="2017-03-09T10:05:00Z">
          <w:pPr>
            <w:spacing w:after="0"/>
            <w:ind w:left="1710"/>
          </w:pPr>
        </w:pPrChange>
      </w:pPr>
    </w:p>
    <w:p w14:paraId="159978C5" w14:textId="382F8C8C" w:rsidR="00AF570C" w:rsidRPr="002E7916" w:rsidDel="00E1747C" w:rsidRDefault="00AF570C">
      <w:pPr>
        <w:rPr>
          <w:del w:id="942" w:author="RMH" w:date="2017-03-09T10:03:00Z"/>
        </w:rPr>
        <w:pPrChange w:id="943" w:author="RMH" w:date="2017-03-09T10:05:00Z">
          <w:pPr>
            <w:spacing w:after="0"/>
            <w:ind w:left="1710"/>
          </w:pPr>
        </w:pPrChange>
      </w:pPr>
      <w:del w:id="944" w:author="RMH" w:date="2017-03-09T10:03:00Z">
        <w:r w:rsidRPr="002E7916" w:rsidDel="00E1747C">
          <w:delText>module load ddocent/2.24</w:delText>
        </w:r>
      </w:del>
    </w:p>
    <w:p w14:paraId="3BBAD90F" w14:textId="23A6C239" w:rsidR="00AF570C" w:rsidRPr="002E7916" w:rsidDel="00E1747C" w:rsidRDefault="00AF570C">
      <w:pPr>
        <w:rPr>
          <w:del w:id="945" w:author="RMH" w:date="2017-03-09T10:03:00Z"/>
        </w:rPr>
        <w:pPrChange w:id="946" w:author="RMH" w:date="2017-03-09T10:05:00Z">
          <w:pPr>
            <w:spacing w:after="0"/>
            <w:ind w:left="1710"/>
          </w:pPr>
        </w:pPrChange>
      </w:pPr>
      <w:del w:id="947" w:author="RMH" w:date="2017-03-09T10:03:00Z">
        <w:r w:rsidRPr="002E7916" w:rsidDel="00E1747C">
          <w:delText>module load parallel/20160722</w:delText>
        </w:r>
      </w:del>
    </w:p>
    <w:p w14:paraId="0A25F6D5" w14:textId="76C23FB8" w:rsidR="00AF570C" w:rsidRPr="002E7916" w:rsidDel="00E1747C" w:rsidRDefault="00AF570C">
      <w:pPr>
        <w:rPr>
          <w:del w:id="948" w:author="RMH" w:date="2017-03-09T10:03:00Z"/>
        </w:rPr>
        <w:pPrChange w:id="949" w:author="RMH" w:date="2017-03-09T10:05:00Z">
          <w:pPr>
            <w:spacing w:after="0"/>
            <w:ind w:left="1710"/>
          </w:pPr>
        </w:pPrChange>
      </w:pPr>
      <w:del w:id="950" w:author="RMH" w:date="2017-03-09T10:03:00Z">
        <w:r w:rsidRPr="002E7916" w:rsidDel="00E1747C">
          <w:delText>module load cutadapt/20151012</w:delText>
        </w:r>
      </w:del>
    </w:p>
    <w:p w14:paraId="6D7B0FCF" w14:textId="2653FFBB" w:rsidR="00AF570C" w:rsidRPr="002E7916" w:rsidDel="00E1747C" w:rsidRDefault="00AF570C">
      <w:pPr>
        <w:rPr>
          <w:del w:id="951" w:author="RMH" w:date="2017-03-09T10:03:00Z"/>
        </w:rPr>
        <w:pPrChange w:id="952" w:author="RMH" w:date="2017-03-09T10:05:00Z">
          <w:pPr>
            <w:spacing w:after="0"/>
            <w:ind w:left="1710"/>
          </w:pPr>
        </w:pPrChange>
      </w:pPr>
      <w:del w:id="953" w:author="RMH" w:date="2017-03-09T10:03:00Z">
        <w:r w:rsidRPr="002E7916" w:rsidDel="00E1747C">
          <w:delText>module load fastqc/20151106</w:delText>
        </w:r>
      </w:del>
    </w:p>
    <w:p w14:paraId="251A6E83" w14:textId="61998E0C" w:rsidR="00AF570C" w:rsidRPr="002E7916" w:rsidDel="00E1747C" w:rsidRDefault="00AF570C">
      <w:pPr>
        <w:rPr>
          <w:del w:id="954" w:author="RMH" w:date="2017-03-09T10:03:00Z"/>
        </w:rPr>
        <w:pPrChange w:id="955" w:author="RMH" w:date="2017-03-09T10:05:00Z">
          <w:pPr>
            <w:spacing w:after="0"/>
            <w:ind w:left="1710"/>
          </w:pPr>
        </w:pPrChange>
      </w:pPr>
      <w:del w:id="956" w:author="RMH" w:date="2017-03-09T10:03:00Z">
        <w:r w:rsidRPr="002E7916" w:rsidDel="00E1747C">
          <w:delText>module load trim_galore/0.4.0</w:delText>
        </w:r>
      </w:del>
    </w:p>
    <w:p w14:paraId="020E6A3D" w14:textId="5AEB4470" w:rsidR="00AF570C" w:rsidRPr="002E7916" w:rsidDel="00E1747C" w:rsidRDefault="00AF570C">
      <w:pPr>
        <w:rPr>
          <w:del w:id="957" w:author="RMH" w:date="2017-03-09T10:03:00Z"/>
        </w:rPr>
        <w:pPrChange w:id="958" w:author="RMH" w:date="2017-03-09T10:05:00Z">
          <w:pPr>
            <w:spacing w:after="0"/>
            <w:ind w:left="1710"/>
          </w:pPr>
        </w:pPrChange>
      </w:pPr>
    </w:p>
    <w:p w14:paraId="7E0E670B" w14:textId="0EAD73FA" w:rsidR="00AF570C" w:rsidRPr="002E7916" w:rsidDel="00E1747C" w:rsidRDefault="00AF570C">
      <w:pPr>
        <w:rPr>
          <w:del w:id="959" w:author="RMH" w:date="2017-03-09T10:03:00Z"/>
        </w:rPr>
        <w:pPrChange w:id="960" w:author="RMH" w:date="2017-03-09T10:05:00Z">
          <w:pPr>
            <w:spacing w:after="0"/>
            <w:ind w:left="1710"/>
          </w:pPr>
        </w:pPrChange>
      </w:pPr>
    </w:p>
    <w:p w14:paraId="09941CBE" w14:textId="50A0B6E6" w:rsidR="00AF570C" w:rsidRPr="002E7916" w:rsidDel="00E1747C" w:rsidRDefault="00AF570C">
      <w:pPr>
        <w:rPr>
          <w:del w:id="961" w:author="RMH" w:date="2017-03-09T10:03:00Z"/>
        </w:rPr>
        <w:pPrChange w:id="962" w:author="RMH" w:date="2017-03-09T10:05:00Z">
          <w:pPr>
            <w:spacing w:after="0"/>
            <w:ind w:left="1710"/>
          </w:pPr>
        </w:pPrChange>
      </w:pPr>
      <w:del w:id="963" w:author="RMH" w:date="2017-03-09T10:03:00Z">
        <w:r w:rsidRPr="002E7916" w:rsidDel="00E1747C">
          <w:delText>#save file names into text file</w:delText>
        </w:r>
      </w:del>
    </w:p>
    <w:p w14:paraId="121F664A" w14:textId="42F2E3EE" w:rsidR="00AF570C" w:rsidRPr="002E7916" w:rsidDel="00E1747C" w:rsidRDefault="00AF570C">
      <w:pPr>
        <w:rPr>
          <w:del w:id="964" w:author="RMH" w:date="2017-03-09T10:03:00Z"/>
        </w:rPr>
        <w:pPrChange w:id="965" w:author="RMH" w:date="2017-03-09T10:05:00Z">
          <w:pPr>
            <w:spacing w:after="0"/>
            <w:ind w:left="1710"/>
          </w:pPr>
        </w:pPrChange>
      </w:pPr>
      <w:del w:id="966" w:author="RMH" w:date="2017-03-09T10:03:00Z">
        <w:r w:rsidRPr="002E7916" w:rsidDel="00E1747C">
          <w:delText>echo `date` " Getting filenames"</w:delText>
        </w:r>
      </w:del>
    </w:p>
    <w:p w14:paraId="59A3E060" w14:textId="6C0C2821" w:rsidR="00AF570C" w:rsidRPr="002E7916" w:rsidDel="00E1747C" w:rsidRDefault="00AF570C">
      <w:pPr>
        <w:rPr>
          <w:del w:id="967" w:author="RMH" w:date="2017-03-09T10:03:00Z"/>
        </w:rPr>
        <w:pPrChange w:id="968" w:author="RMH" w:date="2017-03-09T10:05:00Z">
          <w:pPr>
            <w:spacing w:after="0"/>
            <w:ind w:left="1710"/>
          </w:pPr>
        </w:pPrChange>
      </w:pPr>
      <w:del w:id="969" w:author="RMH" w:date="2017-03-09T10:03:00Z">
        <w:r w:rsidRPr="002E7916" w:rsidDel="00E1747C">
          <w:delText>date</w:delText>
        </w:r>
      </w:del>
    </w:p>
    <w:p w14:paraId="7EE3A541" w14:textId="592B5715" w:rsidR="00AF570C" w:rsidRPr="002E7916" w:rsidDel="00E1747C" w:rsidRDefault="00AF570C">
      <w:pPr>
        <w:rPr>
          <w:del w:id="970" w:author="RMH" w:date="2017-03-09T10:03:00Z"/>
        </w:rPr>
        <w:pPrChange w:id="971" w:author="RMH" w:date="2017-03-09T10:05:00Z">
          <w:pPr>
            <w:spacing w:after="0"/>
            <w:ind w:left="1710"/>
          </w:pPr>
        </w:pPrChange>
      </w:pPr>
      <w:del w:id="972" w:author="RMH" w:date="2017-03-09T10:03:00Z">
        <w:r w:rsidRPr="002E7916" w:rsidDel="00E1747C">
          <w:delText>ls *F.fq.gz | sed 's/\.F\.fq\.gz//' &gt; filenames.txt</w:delText>
        </w:r>
      </w:del>
    </w:p>
    <w:p w14:paraId="7E479B68" w14:textId="3B1BFE7E" w:rsidR="00AF570C" w:rsidRPr="002E7916" w:rsidDel="00E1747C" w:rsidRDefault="00AF570C">
      <w:pPr>
        <w:rPr>
          <w:del w:id="973" w:author="RMH" w:date="2017-03-09T10:03:00Z"/>
        </w:rPr>
        <w:pPrChange w:id="974" w:author="RMH" w:date="2017-03-09T10:05:00Z">
          <w:pPr>
            <w:spacing w:after="0"/>
            <w:ind w:left="1710"/>
          </w:pPr>
        </w:pPrChange>
      </w:pPr>
      <w:del w:id="975" w:author="RMH" w:date="2017-03-09T10:03:00Z">
        <w:r w:rsidRPr="002E7916" w:rsidDel="00E1747C">
          <w:delText>mkdir assembly</w:delText>
        </w:r>
      </w:del>
    </w:p>
    <w:p w14:paraId="1C21DB18" w14:textId="3D27E129" w:rsidR="00AF570C" w:rsidRPr="002E7916" w:rsidDel="00E1747C" w:rsidRDefault="00AF570C">
      <w:pPr>
        <w:rPr>
          <w:del w:id="976" w:author="RMH" w:date="2017-03-09T10:03:00Z"/>
        </w:rPr>
        <w:pPrChange w:id="977" w:author="RMH" w:date="2017-03-09T10:05:00Z">
          <w:pPr>
            <w:spacing w:after="0"/>
            <w:ind w:left="1710"/>
          </w:pPr>
        </w:pPrChange>
      </w:pPr>
      <w:del w:id="978" w:author="RMH" w:date="2017-03-09T10:03:00Z">
        <w:r w:rsidRPr="002E7916" w:rsidDel="00E1747C">
          <w:delText>mkdir mapping</w:delText>
        </w:r>
      </w:del>
    </w:p>
    <w:p w14:paraId="59DEFA5D" w14:textId="3DF5BEE2" w:rsidR="00AF570C" w:rsidRPr="002E7916" w:rsidDel="00E1747C" w:rsidRDefault="00AF570C">
      <w:pPr>
        <w:rPr>
          <w:del w:id="979" w:author="RMH" w:date="2017-03-09T10:03:00Z"/>
        </w:rPr>
        <w:pPrChange w:id="980" w:author="RMH" w:date="2017-03-09T10:05:00Z">
          <w:pPr>
            <w:spacing w:after="0"/>
            <w:ind w:left="1710"/>
          </w:pPr>
        </w:pPrChange>
      </w:pPr>
    </w:p>
    <w:p w14:paraId="5A37A909" w14:textId="17A8A78A" w:rsidR="00AF570C" w:rsidRPr="002E7916" w:rsidDel="00E1747C" w:rsidRDefault="00AF570C">
      <w:pPr>
        <w:rPr>
          <w:del w:id="981" w:author="RMH" w:date="2017-03-09T10:03:00Z"/>
        </w:rPr>
        <w:pPrChange w:id="982" w:author="RMH" w:date="2017-03-09T10:05:00Z">
          <w:pPr>
            <w:spacing w:after="0"/>
            <w:ind w:left="1710"/>
          </w:pPr>
        </w:pPrChange>
      </w:pPr>
    </w:p>
    <w:p w14:paraId="245CA3A6" w14:textId="1D1DEECA" w:rsidR="00AF570C" w:rsidRPr="002E7916" w:rsidDel="00E1747C" w:rsidRDefault="00AF570C">
      <w:pPr>
        <w:rPr>
          <w:del w:id="983" w:author="RMH" w:date="2017-03-09T10:03:00Z"/>
        </w:rPr>
        <w:pPrChange w:id="984" w:author="RMH" w:date="2017-03-09T10:05:00Z">
          <w:pPr>
            <w:spacing w:after="0"/>
            <w:ind w:left="1710"/>
          </w:pPr>
        </w:pPrChange>
      </w:pPr>
      <w:del w:id="985" w:author="RMH" w:date="2017-03-09T10:03:00Z">
        <w:r w:rsidRPr="002E7916" w:rsidDel="00E1747C">
          <w:delText>#Trim for assembly</w:delText>
        </w:r>
      </w:del>
    </w:p>
    <w:p w14:paraId="10FEE7EE" w14:textId="205E8CAF" w:rsidR="00AF570C" w:rsidRPr="002E7916" w:rsidDel="00E1747C" w:rsidRDefault="00AF570C">
      <w:pPr>
        <w:rPr>
          <w:del w:id="986" w:author="RMH" w:date="2017-03-09T10:03:00Z"/>
        </w:rPr>
        <w:pPrChange w:id="987" w:author="RMH" w:date="2017-03-09T10:05:00Z">
          <w:pPr>
            <w:spacing w:after="0"/>
            <w:ind w:left="1710"/>
          </w:pPr>
        </w:pPrChange>
      </w:pPr>
    </w:p>
    <w:p w14:paraId="1E145A06" w14:textId="6B6EA417" w:rsidR="00AF570C" w:rsidRPr="002E7916" w:rsidDel="00E1747C" w:rsidRDefault="00AF570C">
      <w:pPr>
        <w:rPr>
          <w:del w:id="988" w:author="RMH" w:date="2017-03-09T10:03:00Z"/>
        </w:rPr>
        <w:pPrChange w:id="989" w:author="RMH" w:date="2017-03-09T10:05:00Z">
          <w:pPr>
            <w:spacing w:after="0"/>
            <w:ind w:left="1710"/>
          </w:pPr>
        </w:pPrChange>
      </w:pPr>
      <w:del w:id="990"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991" w:author="RMH" w:date="2017-03-09T10:03:00Z"/>
        </w:rPr>
        <w:pPrChange w:id="992" w:author="RMH" w:date="2017-03-09T10:05:00Z">
          <w:pPr>
            <w:spacing w:after="0"/>
            <w:ind w:left="1710"/>
          </w:pPr>
        </w:pPrChange>
      </w:pPr>
      <w:del w:id="993"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994" w:author="RMH" w:date="2017-03-09T10:03:00Z"/>
        </w:rPr>
        <w:pPrChange w:id="995" w:author="RMH" w:date="2017-03-09T10:05:00Z">
          <w:pPr>
            <w:spacing w:after="0"/>
            <w:ind w:left="1710"/>
          </w:pPr>
        </w:pPrChange>
      </w:pPr>
      <w:del w:id="996" w:author="RMH" w:date="2017-03-09T10:03:00Z">
        <w:r w:rsidRPr="002E7916" w:rsidDel="00E1747C">
          <w:delText>rename F_val_1 r1 assembly/*_1.fq.gz</w:delText>
        </w:r>
      </w:del>
    </w:p>
    <w:p w14:paraId="13559685" w14:textId="314BEB04" w:rsidR="00AF570C" w:rsidRPr="002E7916" w:rsidDel="00E1747C" w:rsidRDefault="00AF570C">
      <w:pPr>
        <w:rPr>
          <w:del w:id="997" w:author="RMH" w:date="2017-03-09T10:03:00Z"/>
        </w:rPr>
        <w:pPrChange w:id="998" w:author="RMH" w:date="2017-03-09T10:05:00Z">
          <w:pPr>
            <w:spacing w:after="0"/>
            <w:ind w:left="1710"/>
          </w:pPr>
        </w:pPrChange>
      </w:pPr>
      <w:del w:id="999" w:author="RMH" w:date="2017-03-09T10:03:00Z">
        <w:r w:rsidRPr="002E7916" w:rsidDel="00E1747C">
          <w:delText>rename R_val_2 r2 assembly/*_2.fq.gz</w:delText>
        </w:r>
      </w:del>
    </w:p>
    <w:p w14:paraId="557C3AC4" w14:textId="4883C807" w:rsidR="00AF570C" w:rsidRPr="002E7916" w:rsidDel="00E1747C" w:rsidRDefault="00AF570C">
      <w:pPr>
        <w:rPr>
          <w:del w:id="1000" w:author="RMH" w:date="2017-03-09T10:03:00Z"/>
        </w:rPr>
        <w:pPrChange w:id="1001" w:author="RMH" w:date="2017-03-09T10:05:00Z">
          <w:pPr>
            <w:spacing w:after="0"/>
            <w:ind w:left="1710"/>
          </w:pPr>
        </w:pPrChange>
      </w:pPr>
    </w:p>
    <w:p w14:paraId="19E751DD" w14:textId="5105034A" w:rsidR="00AF570C" w:rsidRPr="002E7916" w:rsidDel="00E1747C" w:rsidRDefault="00AF570C">
      <w:pPr>
        <w:rPr>
          <w:del w:id="1002" w:author="RMH" w:date="2017-03-09T10:03:00Z"/>
        </w:rPr>
        <w:pPrChange w:id="1003" w:author="RMH" w:date="2017-03-09T10:05:00Z">
          <w:pPr>
            <w:spacing w:after="0"/>
            <w:ind w:left="1710"/>
          </w:pPr>
        </w:pPrChange>
      </w:pPr>
      <w:del w:id="1004"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1005" w:author="RMH" w:date="2017-03-09T10:03:00Z"/>
        </w:rPr>
        <w:pPrChange w:id="1006" w:author="RMH" w:date="2017-03-09T10:05:00Z">
          <w:pPr>
            <w:spacing w:after="0"/>
            <w:ind w:left="1710"/>
          </w:pPr>
        </w:pPrChange>
      </w:pPr>
      <w:del w:id="1007"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1008" w:author="RMH" w:date="2017-03-09T10:03:00Z"/>
        </w:rPr>
        <w:pPrChange w:id="1009" w:author="RMH" w:date="2017-03-09T10:05:00Z">
          <w:pPr>
            <w:spacing w:after="0"/>
            <w:ind w:left="1710"/>
          </w:pPr>
        </w:pPrChange>
      </w:pPr>
    </w:p>
    <w:p w14:paraId="1483CD45" w14:textId="71D35A84" w:rsidR="00AF570C" w:rsidRPr="002E7916" w:rsidDel="00E1747C" w:rsidRDefault="00AF570C">
      <w:pPr>
        <w:rPr>
          <w:del w:id="1010" w:author="RMH" w:date="2017-03-09T10:03:00Z"/>
        </w:rPr>
        <w:pPrChange w:id="1011" w:author="RMH" w:date="2017-03-09T10:05:00Z">
          <w:pPr>
            <w:spacing w:after="0"/>
            <w:ind w:left="1710"/>
          </w:pPr>
        </w:pPrChange>
      </w:pPr>
      <w:del w:id="1012" w:author="RMH" w:date="2017-03-09T10:03:00Z">
        <w:r w:rsidRPr="002E7916" w:rsidDel="00E1747C">
          <w:delText>#Clean up files after trimming for assembly</w:delText>
        </w:r>
      </w:del>
    </w:p>
    <w:p w14:paraId="1F668E42" w14:textId="5FA51E02" w:rsidR="00AF570C" w:rsidRPr="002E7916" w:rsidDel="00E1747C" w:rsidRDefault="00AF570C">
      <w:pPr>
        <w:rPr>
          <w:del w:id="1013" w:author="RMH" w:date="2017-03-09T10:03:00Z"/>
        </w:rPr>
        <w:pPrChange w:id="1014" w:author="RMH" w:date="2017-03-09T10:05:00Z">
          <w:pPr>
            <w:spacing w:after="0"/>
            <w:ind w:left="1710"/>
          </w:pPr>
        </w:pPrChange>
      </w:pPr>
      <w:del w:id="1015" w:author="RMH" w:date="2017-03-09T10:03:00Z">
        <w:r w:rsidRPr="002E7916" w:rsidDel="00E1747C">
          <w:delText>mkdir assembly/trimreports</w:delText>
        </w:r>
      </w:del>
    </w:p>
    <w:p w14:paraId="3C6C4AAD" w14:textId="44D382C9" w:rsidR="00AF570C" w:rsidRPr="002E7916" w:rsidDel="00E1747C" w:rsidRDefault="00AF570C">
      <w:pPr>
        <w:rPr>
          <w:del w:id="1016" w:author="RMH" w:date="2017-03-09T10:03:00Z"/>
        </w:rPr>
        <w:pPrChange w:id="1017" w:author="RMH" w:date="2017-03-09T10:05:00Z">
          <w:pPr>
            <w:spacing w:after="0"/>
            <w:ind w:left="1710"/>
          </w:pPr>
        </w:pPrChange>
      </w:pPr>
      <w:del w:id="1018" w:author="RMH" w:date="2017-03-09T10:03:00Z">
        <w:r w:rsidRPr="002E7916" w:rsidDel="00E1747C">
          <w:delText>mv assembly/*report.txt assembly/trimreports</w:delText>
        </w:r>
      </w:del>
    </w:p>
    <w:p w14:paraId="21799A61" w14:textId="0BC43B28" w:rsidR="00AF570C" w:rsidRPr="002E7916" w:rsidDel="00E1747C" w:rsidRDefault="00AF570C">
      <w:pPr>
        <w:rPr>
          <w:del w:id="1019" w:author="RMH" w:date="2017-03-09T10:03:00Z"/>
        </w:rPr>
        <w:pPrChange w:id="1020" w:author="RMH" w:date="2017-03-09T10:05:00Z">
          <w:pPr>
            <w:spacing w:after="0"/>
            <w:ind w:left="1710"/>
          </w:pPr>
        </w:pPrChange>
      </w:pPr>
      <w:del w:id="1021" w:author="RMH" w:date="2017-03-09T10:03:00Z">
        <w:r w:rsidRPr="002E7916" w:rsidDel="00E1747C">
          <w:delText>#rm assembly/*val_1.fq.gz</w:delText>
        </w:r>
      </w:del>
    </w:p>
    <w:p w14:paraId="5124324F" w14:textId="57165BB8" w:rsidR="00AF570C" w:rsidRPr="002E7916" w:rsidDel="00E1747C" w:rsidRDefault="00AF570C">
      <w:pPr>
        <w:rPr>
          <w:del w:id="1022" w:author="RMH" w:date="2017-03-09T10:03:00Z"/>
        </w:rPr>
        <w:pPrChange w:id="1023" w:author="RMH" w:date="2017-03-09T10:05:00Z">
          <w:pPr>
            <w:spacing w:after="0"/>
            <w:ind w:left="1710"/>
          </w:pPr>
        </w:pPrChange>
      </w:pPr>
      <w:del w:id="1024" w:author="RMH" w:date="2017-03-09T10:03:00Z">
        <w:r w:rsidRPr="002E7916" w:rsidDel="00E1747C">
          <w:delText>#rename _F_val_1_trimmed .r1 assembly/*trimmed.fq.gz</w:delText>
        </w:r>
      </w:del>
    </w:p>
    <w:p w14:paraId="74AAEDF1" w14:textId="0FC99534" w:rsidR="00AF570C" w:rsidRPr="002E7916" w:rsidDel="00E1747C" w:rsidRDefault="00AF570C">
      <w:pPr>
        <w:rPr>
          <w:del w:id="1025" w:author="RMH" w:date="2017-03-09T10:03:00Z"/>
        </w:rPr>
        <w:pPrChange w:id="1026" w:author="RMH" w:date="2017-03-09T10:05:00Z">
          <w:pPr>
            <w:spacing w:after="0"/>
            <w:ind w:left="1710"/>
          </w:pPr>
        </w:pPrChange>
      </w:pPr>
    </w:p>
    <w:p w14:paraId="5C77304F" w14:textId="5E00BC68" w:rsidR="00AF570C" w:rsidRPr="002E7916" w:rsidDel="00E1747C" w:rsidRDefault="00AF570C">
      <w:pPr>
        <w:rPr>
          <w:del w:id="1027" w:author="RMH" w:date="2017-03-09T10:03:00Z"/>
        </w:rPr>
        <w:pPrChange w:id="1028" w:author="RMH" w:date="2017-03-09T10:05:00Z">
          <w:pPr>
            <w:spacing w:after="0"/>
            <w:ind w:left="1710"/>
          </w:pPr>
        </w:pPrChange>
      </w:pPr>
      <w:del w:id="1029" w:author="RMH" w:date="2017-03-09T10:03:00Z">
        <w:r w:rsidRPr="002E7916" w:rsidDel="00E1747C">
          <w:delText>#Trim for mapping</w:delText>
        </w:r>
      </w:del>
    </w:p>
    <w:p w14:paraId="638526FB" w14:textId="2D3FD242" w:rsidR="00AF570C" w:rsidRPr="002E7916" w:rsidDel="00E1747C" w:rsidRDefault="00AF570C">
      <w:pPr>
        <w:rPr>
          <w:del w:id="1030" w:author="RMH" w:date="2017-03-09T10:03:00Z"/>
        </w:rPr>
        <w:pPrChange w:id="1031" w:author="RMH" w:date="2017-03-09T10:05:00Z">
          <w:pPr>
            <w:spacing w:after="0"/>
            <w:ind w:left="1710"/>
          </w:pPr>
        </w:pPrChange>
      </w:pPr>
      <w:del w:id="1032"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1033" w:author="RMH" w:date="2017-03-09T10:03:00Z"/>
        </w:rPr>
        <w:pPrChange w:id="1034" w:author="RMH" w:date="2017-03-09T10:05:00Z">
          <w:pPr>
            <w:spacing w:after="0"/>
            <w:ind w:left="1710"/>
          </w:pPr>
        </w:pPrChange>
      </w:pPr>
      <w:del w:id="1035"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1036" w:author="RMH" w:date="2017-03-09T10:03:00Z"/>
        </w:rPr>
        <w:pPrChange w:id="1037" w:author="RMH" w:date="2017-03-09T10:05:00Z">
          <w:pPr>
            <w:spacing w:after="0"/>
            <w:ind w:left="1710"/>
          </w:pPr>
        </w:pPrChange>
      </w:pPr>
    </w:p>
    <w:p w14:paraId="2E939FBC" w14:textId="1168998F" w:rsidR="00AF570C" w:rsidRPr="002E7916" w:rsidDel="00E1747C" w:rsidRDefault="00AF570C">
      <w:pPr>
        <w:rPr>
          <w:del w:id="1038" w:author="RMH" w:date="2017-03-09T10:03:00Z"/>
        </w:rPr>
        <w:pPrChange w:id="1039" w:author="RMH" w:date="2017-03-09T10:05:00Z">
          <w:pPr>
            <w:spacing w:after="0"/>
            <w:ind w:left="1710"/>
          </w:pPr>
        </w:pPrChange>
      </w:pPr>
      <w:del w:id="1040" w:author="RMH" w:date="2017-03-09T10:03:00Z">
        <w:r w:rsidRPr="002E7916" w:rsidDel="00E1747C">
          <w:delText>mkdir mapping/trimreports</w:delText>
        </w:r>
      </w:del>
    </w:p>
    <w:p w14:paraId="7063BF18" w14:textId="145B6FCE" w:rsidR="00AF570C" w:rsidRPr="002E7916" w:rsidDel="00E1747C" w:rsidRDefault="00AF570C">
      <w:pPr>
        <w:rPr>
          <w:del w:id="1041" w:author="RMH" w:date="2017-03-09T10:03:00Z"/>
        </w:rPr>
        <w:pPrChange w:id="1042" w:author="RMH" w:date="2017-03-09T10:05:00Z">
          <w:pPr>
            <w:spacing w:after="0"/>
            <w:ind w:left="1710"/>
          </w:pPr>
        </w:pPrChange>
      </w:pPr>
      <w:del w:id="1043" w:author="RMH" w:date="2017-03-09T10:03:00Z">
        <w:r w:rsidRPr="002E7916" w:rsidDel="00E1747C">
          <w:delText>mv mapping/*report.txt mapping/trimreports</w:delText>
        </w:r>
      </w:del>
    </w:p>
    <w:p w14:paraId="3DA6E6B8" w14:textId="403BF563" w:rsidR="00AF570C" w:rsidRPr="002E7916" w:rsidDel="00E1747C" w:rsidRDefault="00AF570C">
      <w:pPr>
        <w:rPr>
          <w:del w:id="1044" w:author="RMH" w:date="2017-03-09T10:03:00Z"/>
        </w:rPr>
        <w:pPrChange w:id="1045" w:author="RMH" w:date="2017-03-09T10:05:00Z">
          <w:pPr>
            <w:spacing w:after="0"/>
            <w:ind w:left="1710"/>
          </w:pPr>
        </w:pPrChange>
      </w:pPr>
      <w:del w:id="1046" w:author="RMH" w:date="2017-03-09T10:03:00Z">
        <w:r w:rsidRPr="002E7916" w:rsidDel="00E1747C">
          <w:delText>mkdir mapping/unpairedreads</w:delText>
        </w:r>
      </w:del>
    </w:p>
    <w:p w14:paraId="46EDE301" w14:textId="106D4663" w:rsidR="00AF570C" w:rsidRPr="002E7916" w:rsidDel="00E1747C" w:rsidRDefault="00AF570C">
      <w:pPr>
        <w:rPr>
          <w:del w:id="1047" w:author="RMH" w:date="2017-03-09T10:03:00Z"/>
        </w:rPr>
        <w:pPrChange w:id="1048" w:author="RMH" w:date="2017-03-09T10:05:00Z">
          <w:pPr>
            <w:spacing w:after="0"/>
            <w:ind w:left="1710"/>
          </w:pPr>
        </w:pPrChange>
      </w:pPr>
      <w:del w:id="1049" w:author="RMH" w:date="2017-03-09T10:03:00Z">
        <w:r w:rsidRPr="002E7916" w:rsidDel="00E1747C">
          <w:delText>mv mapping/*unpaired* mapping/unpairedreads</w:delText>
        </w:r>
      </w:del>
    </w:p>
    <w:p w14:paraId="2F2A861D" w14:textId="56C2796A" w:rsidR="00AF570C" w:rsidRPr="002E7916" w:rsidDel="00E1747C" w:rsidRDefault="00AF570C">
      <w:pPr>
        <w:rPr>
          <w:del w:id="1050" w:author="RMH" w:date="2017-03-09T10:03:00Z"/>
        </w:rPr>
        <w:pPrChange w:id="1051" w:author="RMH" w:date="2017-03-09T10:05:00Z">
          <w:pPr>
            <w:spacing w:after="0"/>
            <w:ind w:left="1710"/>
          </w:pPr>
        </w:pPrChange>
      </w:pPr>
      <w:del w:id="1052" w:author="RMH" w:date="2017-03-09T10:03:00Z">
        <w:r w:rsidRPr="002E7916" w:rsidDel="00E1747C">
          <w:delText>rename F_val_1 R1 mapping/*_1.fq.gz</w:delText>
        </w:r>
      </w:del>
    </w:p>
    <w:p w14:paraId="0D67DDD4" w14:textId="324A4B90" w:rsidR="00AF570C" w:rsidRPr="002E7916" w:rsidDel="00E1747C" w:rsidRDefault="00AF570C">
      <w:pPr>
        <w:rPr>
          <w:del w:id="1053" w:author="RMH" w:date="2017-03-09T10:03:00Z"/>
        </w:rPr>
        <w:pPrChange w:id="1054" w:author="RMH" w:date="2017-03-09T10:05:00Z">
          <w:pPr>
            <w:spacing w:after="0"/>
            <w:ind w:left="1710"/>
          </w:pPr>
        </w:pPrChange>
      </w:pPr>
      <w:del w:id="1055" w:author="RMH" w:date="2017-03-09T10:03:00Z">
        <w:r w:rsidRPr="002E7916" w:rsidDel="00E1747C">
          <w:delText>rename R_val_2 R2 mapping/*_2.fq.gz</w:delText>
        </w:r>
      </w:del>
    </w:p>
    <w:p w14:paraId="64B5D8F1" w14:textId="6741B2D8" w:rsidR="00AF570C" w:rsidDel="00E1747C" w:rsidRDefault="00AF570C">
      <w:pPr>
        <w:rPr>
          <w:del w:id="1056" w:author="RMH" w:date="2017-03-09T10:03:00Z"/>
        </w:rPr>
        <w:pPrChange w:id="1057"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1058" w:author="RMH" w:date="2017-03-09T10:07:00Z"/>
        </w:rPr>
        <w:pPrChange w:id="1059"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1060" w:author="RMH" w:date="2017-03-09T10:05:00Z"/>
        </w:rPr>
      </w:pPr>
      <w:ins w:id="1061" w:author="RMH" w:date="2017-03-09T10:05:00Z">
        <w:r>
          <w:t>trimFiles_ezRAD.sh</w:t>
        </w:r>
      </w:ins>
    </w:p>
    <w:p w14:paraId="1298A5E7" w14:textId="77777777" w:rsidR="00E1747C" w:rsidRPr="00E1747C" w:rsidRDefault="00E1747C" w:rsidP="00E1747C">
      <w:pPr>
        <w:spacing w:after="0" w:line="240" w:lineRule="auto"/>
        <w:ind w:left="2160"/>
        <w:rPr>
          <w:ins w:id="1062" w:author="RMH" w:date="2017-03-09T10:06:00Z"/>
          <w:rFonts w:ascii="Courier New" w:hAnsi="Courier New" w:cs="Courier New"/>
          <w:sz w:val="16"/>
        </w:rPr>
      </w:pPr>
      <w:proofErr w:type="gramStart"/>
      <w:ins w:id="1063" w:author="RMH" w:date="2017-03-09T10:06:00Z">
        <w:r w:rsidRPr="00E1747C">
          <w:rPr>
            <w:rFonts w:ascii="Courier New" w:hAnsi="Courier New" w:cs="Courier New"/>
            <w:sz w:val="16"/>
          </w:rPr>
          <w:t>#!/</w:t>
        </w:r>
        <w:proofErr w:type="gramEnd"/>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1064"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1065" w:author="RMH" w:date="2017-03-09T10:06:00Z"/>
          <w:rFonts w:ascii="Courier New" w:hAnsi="Courier New" w:cs="Courier New"/>
          <w:sz w:val="16"/>
        </w:rPr>
      </w:pPr>
      <w:ins w:id="1066"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1067" w:author="RMH" w:date="2017-03-09T10:06:00Z"/>
          <w:rFonts w:ascii="Courier New" w:hAnsi="Courier New" w:cs="Courier New"/>
          <w:sz w:val="16"/>
        </w:rPr>
      </w:pPr>
      <w:ins w:id="1068"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1069" w:author="RMH" w:date="2017-03-09T10:06:00Z"/>
          <w:rFonts w:ascii="Courier New" w:hAnsi="Courier New" w:cs="Courier New"/>
          <w:sz w:val="16"/>
        </w:rPr>
      </w:pPr>
      <w:ins w:id="1070"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1071" w:author="RMH" w:date="2017-03-09T10:06:00Z"/>
          <w:rFonts w:ascii="Courier New" w:hAnsi="Courier New" w:cs="Courier New"/>
          <w:sz w:val="16"/>
        </w:rPr>
      </w:pPr>
      <w:ins w:id="1072"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1073" w:author="RMH" w:date="2017-03-09T10:06:00Z"/>
          <w:rFonts w:ascii="Courier New" w:hAnsi="Courier New" w:cs="Courier New"/>
          <w:sz w:val="16"/>
        </w:rPr>
      </w:pPr>
      <w:ins w:id="1074"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1075" w:author="RMH" w:date="2017-03-09T10:06:00Z"/>
          <w:rFonts w:ascii="Courier New" w:hAnsi="Courier New" w:cs="Courier New"/>
          <w:sz w:val="16"/>
        </w:rPr>
      </w:pPr>
      <w:ins w:id="1076" w:author="RMH" w:date="2017-03-09T10:06:00Z">
        <w:r w:rsidRPr="00E1747C">
          <w:rPr>
            <w:rFonts w:ascii="Courier New" w:hAnsi="Courier New" w:cs="Courier New"/>
            <w:sz w:val="16"/>
          </w:rPr>
          <w:t>#SBATCH --mail-type=</w:t>
        </w:r>
        <w:proofErr w:type="gramStart"/>
        <w:r w:rsidRPr="00E1747C">
          <w:rPr>
            <w:rFonts w:ascii="Courier New" w:hAnsi="Courier New" w:cs="Courier New"/>
            <w:sz w:val="16"/>
          </w:rPr>
          <w:t>begin  #</w:t>
        </w:r>
        <w:proofErr w:type="gramEnd"/>
        <w:r w:rsidRPr="00E1747C">
          <w:rPr>
            <w:rFonts w:ascii="Courier New" w:hAnsi="Courier New" w:cs="Courier New"/>
            <w:sz w:val="16"/>
          </w:rPr>
          <w:t xml:space="preserve"> email me when the job starts</w:t>
        </w:r>
      </w:ins>
    </w:p>
    <w:p w14:paraId="01F61214" w14:textId="77777777" w:rsidR="00E1747C" w:rsidRPr="00E1747C" w:rsidRDefault="00E1747C" w:rsidP="00E1747C">
      <w:pPr>
        <w:spacing w:after="0" w:line="240" w:lineRule="auto"/>
        <w:ind w:left="2160"/>
        <w:rPr>
          <w:ins w:id="1077" w:author="RMH" w:date="2017-03-09T10:06:00Z"/>
          <w:rFonts w:ascii="Courier New" w:hAnsi="Courier New" w:cs="Courier New"/>
          <w:sz w:val="16"/>
        </w:rPr>
      </w:pPr>
      <w:ins w:id="1078"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1079"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1080" w:author="RMH" w:date="2017-03-09T10:06:00Z"/>
          <w:rFonts w:ascii="Courier New" w:hAnsi="Courier New" w:cs="Courier New"/>
          <w:sz w:val="16"/>
        </w:rPr>
      </w:pPr>
      <w:ins w:id="1081"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1082" w:author="RMH" w:date="2017-03-09T10:06:00Z"/>
          <w:rFonts w:ascii="Courier New" w:hAnsi="Courier New" w:cs="Courier New"/>
          <w:sz w:val="16"/>
        </w:rPr>
      </w:pPr>
      <w:ins w:id="1083"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1084" w:author="RMH" w:date="2017-03-09T10:06:00Z"/>
          <w:rFonts w:ascii="Courier New" w:hAnsi="Courier New" w:cs="Courier New"/>
          <w:sz w:val="16"/>
        </w:rPr>
      </w:pPr>
      <w:ins w:id="1085"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1086"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1087" w:author="RMH" w:date="2017-03-09T10:06:00Z"/>
          <w:rFonts w:ascii="Courier New" w:hAnsi="Courier New" w:cs="Courier New"/>
          <w:sz w:val="16"/>
        </w:rPr>
      </w:pPr>
      <w:ins w:id="1088"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1089" w:author="RMH" w:date="2017-03-09T10:06:00Z"/>
          <w:rFonts w:ascii="Courier New" w:hAnsi="Courier New" w:cs="Courier New"/>
          <w:sz w:val="16"/>
        </w:rPr>
      </w:pPr>
      <w:ins w:id="1090"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1091" w:author="RMH" w:date="2017-03-09T10:06:00Z"/>
          <w:rFonts w:ascii="Courier New" w:hAnsi="Courier New" w:cs="Courier New"/>
          <w:sz w:val="16"/>
        </w:rPr>
      </w:pPr>
      <w:ins w:id="1092"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1093" w:author="RMH" w:date="2017-03-09T10:06:00Z"/>
          <w:rFonts w:ascii="Courier New" w:hAnsi="Courier New" w:cs="Courier New"/>
          <w:sz w:val="16"/>
        </w:rPr>
      </w:pPr>
      <w:ins w:id="1094"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1095"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1096" w:author="RMH" w:date="2017-03-09T10:06:00Z"/>
          <w:rFonts w:ascii="Courier New" w:hAnsi="Courier New" w:cs="Courier New"/>
          <w:sz w:val="16"/>
        </w:rPr>
      </w:pPr>
      <w:ins w:id="1097"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1098" w:author="RMH" w:date="2017-03-09T10:06:00Z"/>
          <w:rFonts w:ascii="Courier New" w:hAnsi="Courier New" w:cs="Courier New"/>
          <w:sz w:val="16"/>
        </w:rPr>
      </w:pPr>
      <w:ins w:id="1099"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1100"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1101"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1102" w:author="RMH" w:date="2017-03-09T10:06:00Z"/>
          <w:rFonts w:ascii="Courier New" w:hAnsi="Courier New" w:cs="Courier New"/>
          <w:sz w:val="16"/>
        </w:rPr>
      </w:pPr>
      <w:ins w:id="1103"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1104" w:author="RMH" w:date="2017-03-09T10:06:00Z"/>
          <w:rFonts w:ascii="Courier New" w:hAnsi="Courier New" w:cs="Courier New"/>
          <w:sz w:val="16"/>
        </w:rPr>
      </w:pPr>
      <w:ins w:id="1105"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1106"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1107" w:author="RMH" w:date="2017-03-09T10:06:00Z"/>
          <w:rFonts w:ascii="Courier New" w:hAnsi="Courier New" w:cs="Courier New"/>
          <w:sz w:val="16"/>
        </w:rPr>
      </w:pPr>
      <w:ins w:id="1108"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1109" w:author="RMH" w:date="2017-03-09T10:06:00Z"/>
          <w:rFonts w:ascii="Courier New" w:hAnsi="Courier New" w:cs="Courier New"/>
          <w:sz w:val="16"/>
        </w:rPr>
      </w:pPr>
      <w:ins w:id="1110"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1111" w:author="RMH" w:date="2017-03-09T10:06:00Z"/>
          <w:rFonts w:ascii="Courier New" w:hAnsi="Courier New" w:cs="Courier New"/>
          <w:sz w:val="16"/>
        </w:rPr>
      </w:pPr>
      <w:ins w:id="1112"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w:t>
        </w:r>
        <w:proofErr w:type="gramStart"/>
        <w:r w:rsidRPr="00E1747C">
          <w:rPr>
            <w:rFonts w:ascii="Courier New" w:hAnsi="Courier New" w:cs="Courier New"/>
            <w:sz w:val="16"/>
          </w:rPr>
          <w:t>2}F.fq.gz</w:t>
        </w:r>
        <w:proofErr w:type="gramEnd"/>
        <w:r w:rsidRPr="00E1747C">
          <w:rPr>
            <w:rFonts w:ascii="Courier New" w:hAnsi="Courier New" w:cs="Courier New"/>
            <w:sz w:val="16"/>
          </w:rPr>
          <w:t xml:space="preserve"> {2}R.fq.gz --output_dir assembly" :::: loop1.txt filenames.txt</w:t>
        </w:r>
      </w:ins>
    </w:p>
    <w:p w14:paraId="616FB936" w14:textId="77777777" w:rsidR="00E1747C" w:rsidRPr="00E1747C" w:rsidRDefault="00E1747C" w:rsidP="00E1747C">
      <w:pPr>
        <w:spacing w:after="0" w:line="240" w:lineRule="auto"/>
        <w:ind w:left="2160"/>
        <w:rPr>
          <w:ins w:id="1113"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1114" w:author="RMH" w:date="2017-03-09T10:06:00Z"/>
          <w:rFonts w:ascii="Courier New" w:hAnsi="Courier New" w:cs="Courier New"/>
          <w:sz w:val="16"/>
        </w:rPr>
      </w:pPr>
      <w:ins w:id="1115"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1116" w:author="RMH" w:date="2017-03-09T10:06:00Z"/>
          <w:rFonts w:ascii="Courier New" w:hAnsi="Courier New" w:cs="Courier New"/>
          <w:sz w:val="16"/>
        </w:rPr>
      </w:pPr>
      <w:ins w:id="1117"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1118" w:author="RMH" w:date="2017-03-09T10:06:00Z"/>
          <w:rFonts w:ascii="Courier New" w:hAnsi="Courier New" w:cs="Courier New"/>
          <w:sz w:val="16"/>
        </w:rPr>
      </w:pPr>
      <w:ins w:id="1119" w:author="RMH" w:date="2017-03-09T10:06:00Z">
        <w:r w:rsidRPr="00E1747C">
          <w:rPr>
            <w:rFonts w:ascii="Courier New" w:hAnsi="Courier New" w:cs="Courier New"/>
            <w:sz w:val="16"/>
          </w:rPr>
          <w:t>parallel "trim_galore --length 95 -q 0 -a GATCGGAAGAGCACACGTCTGAACTCCAGTCACNNNNNNATATCGTATGCCGTCTTCTGCTTG --</w:t>
        </w:r>
        <w:r w:rsidRPr="00E1747C">
          <w:rPr>
            <w:rFonts w:ascii="Courier New" w:hAnsi="Courier New" w:cs="Courier New"/>
            <w:sz w:val="16"/>
          </w:rPr>
          <w:lastRenderedPageBreak/>
          <w:t>stringency 8 -e 0.2 --clip_R1 5 assembly</w:t>
        </w:r>
        <w:proofErr w:type="gramStart"/>
        <w:r w:rsidRPr="00E1747C">
          <w:rPr>
            <w:rFonts w:ascii="Courier New" w:hAnsi="Courier New" w:cs="Courier New"/>
            <w:sz w:val="16"/>
          </w:rPr>
          <w:t>/{</w:t>
        </w:r>
        <w:proofErr w:type="gramEnd"/>
        <w:r w:rsidRPr="00E1747C">
          <w:rPr>
            <w:rFonts w:ascii="Courier New" w:hAnsi="Courier New" w:cs="Courier New"/>
            <w:sz w:val="16"/>
          </w:rPr>
          <w:t>2}F_val_1.fq.gz --output_dir assembly" :::: loop1.txt filenames.txt</w:t>
        </w:r>
      </w:ins>
    </w:p>
    <w:p w14:paraId="7F4A452C" w14:textId="77777777" w:rsidR="00E1747C" w:rsidRPr="00E1747C" w:rsidRDefault="00E1747C" w:rsidP="00E1747C">
      <w:pPr>
        <w:spacing w:after="0" w:line="240" w:lineRule="auto"/>
        <w:ind w:left="2160"/>
        <w:rPr>
          <w:ins w:id="1120"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1121" w:author="RMH" w:date="2017-03-09T10:06:00Z"/>
          <w:rFonts w:ascii="Courier New" w:hAnsi="Courier New" w:cs="Courier New"/>
          <w:sz w:val="16"/>
        </w:rPr>
      </w:pPr>
      <w:ins w:id="1122"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1123" w:author="RMH" w:date="2017-03-09T10:06:00Z"/>
          <w:rFonts w:ascii="Courier New" w:hAnsi="Courier New" w:cs="Courier New"/>
          <w:sz w:val="16"/>
        </w:rPr>
      </w:pPr>
      <w:ins w:id="1124"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1125" w:author="RMH" w:date="2017-03-09T10:06:00Z"/>
          <w:rFonts w:ascii="Courier New" w:hAnsi="Courier New" w:cs="Courier New"/>
          <w:sz w:val="16"/>
        </w:rPr>
      </w:pPr>
      <w:ins w:id="1126"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1127" w:author="RMH" w:date="2017-03-09T10:06:00Z"/>
          <w:rFonts w:ascii="Courier New" w:hAnsi="Courier New" w:cs="Courier New"/>
          <w:sz w:val="16"/>
        </w:rPr>
      </w:pPr>
      <w:ins w:id="1128"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1129" w:author="RMH" w:date="2017-03-09T10:06:00Z"/>
          <w:rFonts w:ascii="Courier New" w:hAnsi="Courier New" w:cs="Courier New"/>
          <w:sz w:val="16"/>
        </w:rPr>
      </w:pPr>
      <w:ins w:id="1130"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1131" w:author="RMH" w:date="2017-03-09T10:06:00Z"/>
          <w:rFonts w:ascii="Courier New" w:hAnsi="Courier New" w:cs="Courier New"/>
          <w:sz w:val="16"/>
        </w:rPr>
      </w:pPr>
      <w:ins w:id="1132"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1133"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1134"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1135" w:author="RMH" w:date="2017-03-09T10:06:00Z"/>
          <w:rFonts w:ascii="Courier New" w:hAnsi="Courier New" w:cs="Courier New"/>
          <w:sz w:val="16"/>
        </w:rPr>
      </w:pPr>
      <w:ins w:id="1136"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1137" w:author="RMH" w:date="2017-03-09T10:06:00Z"/>
          <w:rFonts w:ascii="Courier New" w:hAnsi="Courier New" w:cs="Courier New"/>
          <w:sz w:val="16"/>
        </w:rPr>
      </w:pPr>
      <w:ins w:id="1138"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1139" w:author="RMH" w:date="2017-03-09T10:06:00Z"/>
          <w:rFonts w:ascii="Courier New" w:hAnsi="Courier New" w:cs="Courier New"/>
          <w:sz w:val="16"/>
        </w:rPr>
      </w:pPr>
      <w:ins w:id="1140"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1141" w:author="RMH" w:date="2017-03-09T10:06:00Z"/>
          <w:rFonts w:ascii="Courier New" w:hAnsi="Courier New" w:cs="Courier New"/>
          <w:sz w:val="16"/>
        </w:rPr>
      </w:pPr>
      <w:ins w:id="1142"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w:t>
        </w:r>
        <w:proofErr w:type="gramStart"/>
        <w:r w:rsidRPr="00E1747C">
          <w:rPr>
            <w:rFonts w:ascii="Courier New" w:hAnsi="Courier New" w:cs="Courier New"/>
            <w:sz w:val="16"/>
          </w:rPr>
          <w:t>2}F.fq.gz</w:t>
        </w:r>
        <w:proofErr w:type="gramEnd"/>
        <w:r w:rsidRPr="00E1747C">
          <w:rPr>
            <w:rFonts w:ascii="Courier New" w:hAnsi="Courier New" w:cs="Courier New"/>
            <w:sz w:val="16"/>
          </w:rPr>
          <w:t xml:space="preserve"> {2}R.fq.gz --output_dir mapping" :::: loop1.txt filenames.txt</w:t>
        </w:r>
      </w:ins>
    </w:p>
    <w:p w14:paraId="416DB149" w14:textId="77777777" w:rsidR="00E1747C" w:rsidRPr="00E1747C" w:rsidRDefault="00E1747C" w:rsidP="00E1747C">
      <w:pPr>
        <w:spacing w:after="0" w:line="240" w:lineRule="auto"/>
        <w:ind w:left="2160"/>
        <w:rPr>
          <w:ins w:id="1143"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1144" w:author="RMH" w:date="2017-03-09T10:06:00Z"/>
          <w:rFonts w:ascii="Courier New" w:hAnsi="Courier New" w:cs="Courier New"/>
          <w:sz w:val="16"/>
        </w:rPr>
      </w:pPr>
      <w:ins w:id="1145"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1146" w:author="RMH" w:date="2017-03-09T10:06:00Z"/>
          <w:rFonts w:ascii="Courier New" w:hAnsi="Courier New" w:cs="Courier New"/>
          <w:sz w:val="16"/>
        </w:rPr>
      </w:pPr>
      <w:ins w:id="1147"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1148" w:author="RMH" w:date="2017-03-09T10:06:00Z"/>
          <w:rFonts w:ascii="Courier New" w:hAnsi="Courier New" w:cs="Courier New"/>
          <w:sz w:val="16"/>
        </w:rPr>
      </w:pPr>
      <w:ins w:id="1149"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1150" w:author="RMH" w:date="2017-03-09T10:06:00Z"/>
          <w:rFonts w:ascii="Courier New" w:hAnsi="Courier New" w:cs="Courier New"/>
          <w:sz w:val="16"/>
        </w:rPr>
      </w:pPr>
      <w:ins w:id="1151"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1152" w:author="RMH" w:date="2017-03-09T10:06:00Z"/>
          <w:rFonts w:ascii="Courier New" w:hAnsi="Courier New" w:cs="Courier New"/>
          <w:sz w:val="16"/>
        </w:rPr>
      </w:pPr>
      <w:ins w:id="1153"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1154" w:author="RMH" w:date="2017-03-09T10:06:00Z"/>
          <w:rFonts w:ascii="Courier New" w:hAnsi="Courier New" w:cs="Courier New"/>
          <w:sz w:val="16"/>
        </w:rPr>
      </w:pPr>
      <w:ins w:id="1155"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1156" w:author="RMH" w:date="2017-03-09T10:05:00Z"/>
        </w:rPr>
        <w:pPrChange w:id="1157"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1158"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1159" w:author="Christopher Bird" w:date="2017-03-17T20:17:00Z"/>
        </w:rPr>
      </w:pPr>
      <w:r>
        <w:t xml:space="preserve">cp </w:t>
      </w:r>
    </w:p>
    <w:p w14:paraId="617B2833" w14:textId="4A80D590" w:rsidR="00C6178A" w:rsidRPr="00007622" w:rsidRDefault="00C6178A">
      <w:pPr>
        <w:pStyle w:val="ListParagraph"/>
        <w:ind w:left="1080"/>
        <w:rPr>
          <w:ins w:id="1160" w:author="Christopher Bird" w:date="2017-03-17T20:17:00Z"/>
          <w:b/>
          <w:i/>
        </w:rPr>
        <w:pPrChange w:id="1161" w:author="Christopher Bird" w:date="2017-03-17T20:17:00Z">
          <w:pPr>
            <w:pStyle w:val="ListParagraph"/>
            <w:numPr>
              <w:numId w:val="1"/>
            </w:numPr>
            <w:ind w:left="1080" w:hanging="720"/>
          </w:pPr>
        </w:pPrChange>
      </w:pPr>
      <w:ins w:id="1162"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1163"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1164" w:author="RMH" w:date="2017-03-09T10:01:00Z">
        <w:r w:rsidR="00E1747C">
          <w:t xml:space="preserve"> </w:t>
        </w:r>
      </w:ins>
      <w:ins w:id="1165" w:author="RMH" w:date="2017-03-09T10:11:00Z">
        <w:r w:rsidR="001664D9">
          <w:t>(</w:t>
        </w:r>
      </w:ins>
      <w:ins w:id="1166" w:author="RMH" w:date="2017-03-09T10:01:00Z">
        <w:r w:rsidR="00E1747C">
          <w:t>if not already present</w:t>
        </w:r>
      </w:ins>
      <w:ins w:id="1167" w:author="RMH" w:date="2017-03-09T10:11:00Z">
        <w:r w:rsidR="001664D9">
          <w:t>)</w:t>
        </w:r>
      </w:ins>
    </w:p>
    <w:p w14:paraId="199E3DE6" w14:textId="4BC590B9" w:rsidR="007870B3" w:rsidRDefault="007870B3" w:rsidP="007870B3">
      <w:pPr>
        <w:pStyle w:val="ListParagraph"/>
        <w:numPr>
          <w:ilvl w:val="3"/>
          <w:numId w:val="1"/>
        </w:numPr>
      </w:pPr>
      <w:r>
        <w:t>mkdir mapping</w:t>
      </w:r>
      <w:ins w:id="1168" w:author="RMH" w:date="2017-03-09T10:08:00Z">
        <w:r w:rsidR="001664D9">
          <w:t xml:space="preserve"> (</w:t>
        </w:r>
      </w:ins>
      <w:ins w:id="1169" w:author="RMH" w:date="2017-03-09T10:01:00Z">
        <w:r w:rsidR="00E1747C">
          <w:t>if not already present</w:t>
        </w:r>
      </w:ins>
      <w:ins w:id="1170"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1171" w:author="RMH" w:date="2017-03-09T10:02:00Z"/>
        </w:rPr>
      </w:pPr>
      <w:ins w:id="1172" w:author="RMH" w:date="2017-03-09T10:08:00Z">
        <w:r>
          <w:t xml:space="preserve">Under </w:t>
        </w:r>
      </w:ins>
      <w:ins w:id="1173" w:author="RMH" w:date="2017-03-09T10:09:00Z">
        <w:r>
          <w:t xml:space="preserve">Trim for </w:t>
        </w:r>
        <w:proofErr w:type="gramStart"/>
        <w:r>
          <w:t>Assembly</w:t>
        </w:r>
      </w:ins>
      <w:ins w:id="1174" w:author="RMH" w:date="2017-03-09T10:10:00Z">
        <w:r>
          <w:t>,</w:t>
        </w:r>
      </w:ins>
      <w:ins w:id="1175" w:author="RMH" w:date="2017-03-09T10:09:00Z">
        <w:r>
          <w:t xml:space="preserve">  </w:t>
        </w:r>
      </w:ins>
      <w:ins w:id="1176" w:author="RMH" w:date="2017-03-09T10:02:00Z">
        <w:r>
          <w:t>e</w:t>
        </w:r>
        <w:r w:rsidR="00E1747C">
          <w:t>dit</w:t>
        </w:r>
        <w:proofErr w:type="gramEnd"/>
        <w:r w:rsidR="00E1747C">
          <w:t xml:space="preserve"> </w:t>
        </w:r>
      </w:ins>
      <w:ins w:id="1177" w:author="RMH" w:date="2017-03-09T10:11:00Z">
        <w:r>
          <w:t>--l</w:t>
        </w:r>
      </w:ins>
      <w:ins w:id="1178" w:author="RMH" w:date="2017-03-09T10:09:00Z">
        <w:r>
          <w:t xml:space="preserve">ength ### </w:t>
        </w:r>
      </w:ins>
      <w:ins w:id="1179"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1180" w:author="RMH" w:date="2017-03-09T10:13:00Z"/>
        </w:rPr>
        <w:pPrChange w:id="1181" w:author="RMH" w:date="2017-03-09T10:10:00Z">
          <w:pPr>
            <w:pStyle w:val="ListParagraph"/>
            <w:numPr>
              <w:ilvl w:val="3"/>
              <w:numId w:val="1"/>
            </w:numPr>
            <w:ind w:left="2880" w:hanging="360"/>
          </w:pPr>
        </w:pPrChange>
      </w:pPr>
      <w:ins w:id="1182"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1183" w:author="RMH" w:date="2017-03-09T10:02:00Z"/>
        </w:rPr>
        <w:pPrChange w:id="1184" w:author="RMH" w:date="2017-03-09T10:10:00Z">
          <w:pPr>
            <w:pStyle w:val="ListParagraph"/>
            <w:numPr>
              <w:ilvl w:val="3"/>
              <w:numId w:val="1"/>
            </w:numPr>
            <w:ind w:left="2880" w:hanging="360"/>
          </w:pPr>
        </w:pPrChange>
      </w:pPr>
      <w:ins w:id="1185" w:author="RMH" w:date="2017-03-09T10:13:00Z">
        <w:r>
          <w:t>For ddRAD the F sequence is already 5bp shorter</w:t>
        </w:r>
      </w:ins>
      <w:ins w:id="1186" w:author="RMH" w:date="2017-03-09T10:14:00Z">
        <w:r w:rsidR="00F43D2D">
          <w:t xml:space="preserve"> than the R</w:t>
        </w:r>
      </w:ins>
      <w:ins w:id="1187"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 xml:space="preserve">For assembly, there is a fairly </w:t>
      </w:r>
      <w:proofErr w:type="gramStart"/>
      <w:r>
        <w:t>low quality</w:t>
      </w:r>
      <w:proofErr w:type="gramEnd"/>
      <w:r>
        <w:t xml:space="preserve">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lastRenderedPageBreak/>
        <w:t>13=95%</w:t>
      </w:r>
    </w:p>
    <w:p w14:paraId="7D19B2C1" w14:textId="77777777" w:rsidR="00A7082A" w:rsidRDefault="00A7082A" w:rsidP="00A7082A">
      <w:pPr>
        <w:pStyle w:val="ListParagraph"/>
        <w:numPr>
          <w:ilvl w:val="5"/>
          <w:numId w:val="1"/>
        </w:numPr>
      </w:pPr>
      <w:r>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proofErr w:type="gramStart"/>
      <w:r>
        <w:t>*.r1.fq.gz  *.r2.fq.gz</w:t>
      </w:r>
      <w:proofErr w:type="gramEnd"/>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proofErr w:type="gramStart"/>
      <w:r>
        <w:t>*.R1.fq.gz  *.R2.fq.gz</w:t>
      </w:r>
      <w:proofErr w:type="gramEnd"/>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1188"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1189" w:author="Christopher Bird" w:date="2017-03-17T20:19:00Z"/>
          <w:rPrChange w:id="1190" w:author="Christopher Bird" w:date="2017-03-17T20:19:00Z">
            <w:rPr>
              <w:ins w:id="1191" w:author="Christopher Bird" w:date="2017-03-17T20:19:00Z"/>
              <w:b/>
              <w:i/>
            </w:rPr>
          </w:rPrChange>
        </w:rPr>
        <w:pPrChange w:id="1192" w:author="Christopher Bird" w:date="2017-03-17T02:40:00Z">
          <w:pPr>
            <w:pStyle w:val="ListParagraph"/>
            <w:numPr>
              <w:ilvl w:val="3"/>
              <w:numId w:val="1"/>
            </w:numPr>
            <w:ind w:left="2880" w:hanging="360"/>
          </w:pPr>
        </w:pPrChange>
      </w:pPr>
      <w:ins w:id="1193" w:author="Christopher Bird" w:date="2017-03-17T02:40:00Z">
        <w:r w:rsidRPr="001209C7">
          <w:rPr>
            <w:b/>
            <w:i/>
            <w:rPrChange w:id="1194"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1195" w:author="Christopher Bird" w:date="2017-03-17T20:19:00Z"/>
          <w:b/>
          <w:i/>
        </w:rPr>
        <w:pPrChange w:id="1196" w:author="Christopher Bird" w:date="2017-03-17T20:19:00Z">
          <w:pPr>
            <w:pStyle w:val="ListParagraph"/>
            <w:numPr>
              <w:numId w:val="1"/>
            </w:numPr>
            <w:ind w:left="1080" w:hanging="720"/>
          </w:pPr>
        </w:pPrChange>
      </w:pPr>
      <w:ins w:id="1197" w:author="Christopher Bird" w:date="2017-03-17T20:19:00Z">
        <w:r>
          <w:rPr>
            <w:b/>
            <w:i/>
          </w:rPr>
          <w:t xml:space="preserve">If your reads are highly likely to overlap, then you should pay close attention to the </w:t>
        </w:r>
        <w:proofErr w:type="gramStart"/>
        <w:r>
          <w:rPr>
            <w:b/>
            <w:i/>
          </w:rPr>
          <w:t>NumAssmReads.txt  output</w:t>
        </w:r>
        <w:proofErr w:type="gramEnd"/>
        <w:r>
          <w:rPr>
            <w:b/>
            <w:i/>
          </w:rPr>
          <w:t xml:space="preserve"> here.  You may want to compare the results from different trim settings.</w:t>
        </w:r>
      </w:ins>
      <w:ins w:id="1198" w:author="Christopher Bird" w:date="2017-03-17T20:26:00Z">
        <w:r w:rsidR="002D0F71">
          <w:rPr>
            <w:b/>
            <w:i/>
          </w:rPr>
          <w:t xml:space="preserve"> If you choose to do this, I recommend that you also compare FASTQC results and the number of reads assembled that is output to the slurm file in the </w:t>
        </w:r>
      </w:ins>
      <w:ins w:id="1199" w:author="Christopher Bird" w:date="2017-03-17T20:27:00Z">
        <w:r w:rsidR="002D0F71">
          <w:rPr>
            <w:b/>
            <w:i/>
          </w:rPr>
          <w:t>assembly (next section).</w:t>
        </w:r>
      </w:ins>
    </w:p>
    <w:p w14:paraId="2C68AF58" w14:textId="77777777" w:rsidR="006017ED" w:rsidRDefault="006017ED">
      <w:pPr>
        <w:spacing w:after="0" w:line="240" w:lineRule="auto"/>
        <w:pPrChange w:id="1200"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1201"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1202" w:author="Christopher Bird" w:date="2017-03-17T16:35:00Z"/>
          <w:b/>
          <w:i/>
        </w:rPr>
        <w:pPrChange w:id="1203"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1204" w:author="Christopher Bird" w:date="2017-03-17T16:35:00Z"/>
          <w:b/>
          <w:i/>
        </w:rPr>
        <w:pPrChange w:id="1205" w:author="Christopher Bird" w:date="2017-03-17T16:35:00Z">
          <w:pPr>
            <w:pStyle w:val="ListParagraph"/>
            <w:numPr>
              <w:numId w:val="1"/>
            </w:numPr>
            <w:ind w:left="1080" w:hanging="720"/>
          </w:pPr>
        </w:pPrChange>
      </w:pPr>
      <w:ins w:id="1206" w:author="Christopher Bird" w:date="2017-03-17T16:36:00Z">
        <w:r>
          <w:rPr>
            <w:b/>
            <w:i/>
          </w:rPr>
          <w:t>If your reads are highly likely to overlap, then you should pay close attention to the FASTQC output here.  There should be little to no detectable adapter</w:t>
        </w:r>
      </w:ins>
      <w:ins w:id="1207" w:author="Christopher Bird" w:date="2017-03-17T16:40:00Z">
        <w:r>
          <w:rPr>
            <w:b/>
            <w:i/>
          </w:rPr>
          <w:t xml:space="preserve"> in the assembly *.fq.gz files</w:t>
        </w:r>
      </w:ins>
      <w:ins w:id="1208" w:author="Christopher Bird" w:date="2017-03-17T16:36:00Z">
        <w:r>
          <w:rPr>
            <w:b/>
            <w:i/>
          </w:rPr>
          <w:t xml:space="preserve">.  If </w:t>
        </w:r>
      </w:ins>
      <w:ins w:id="1209" w:author="Christopher Bird" w:date="2017-03-17T16:37:00Z">
        <w:r>
          <w:rPr>
            <w:b/>
            <w:i/>
          </w:rPr>
          <w:t xml:space="preserve">there is still adapter, then decrease the </w:t>
        </w:r>
      </w:ins>
      <w:ins w:id="1210" w:author="Christopher Bird" w:date="2017-03-17T16:38:00Z">
        <w:r>
          <w:rPr>
            <w:b/>
            <w:i/>
          </w:rPr>
          <w:t>–stringency setting (minimum match length for removing adapter) and retrim</w:t>
        </w:r>
      </w:ins>
      <w:ins w:id="1211" w:author="Christopher Bird" w:date="2017-03-17T16:40:00Z">
        <w:r>
          <w:rPr>
            <w:b/>
            <w:i/>
          </w:rPr>
          <w:t xml:space="preserve"> for assembly</w:t>
        </w:r>
      </w:ins>
      <w:ins w:id="1212"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34996363" w14:textId="77777777" w:rsidR="00CF346C" w:rsidRDefault="00CF346C" w:rsidP="005F742F">
      <w:pPr>
        <w:rPr>
          <w:ins w:id="1213" w:author="Chris Bird" w:date="2017-10-26T11:25:00Z"/>
        </w:rPr>
        <w:sectPr w:rsidR="00CF346C">
          <w:pgSz w:w="12240" w:h="15840"/>
          <w:pgMar w:top="1440" w:right="1440" w:bottom="1440" w:left="1440" w:header="720" w:footer="720" w:gutter="0"/>
          <w:cols w:space="720"/>
          <w:docGrid w:linePitch="360"/>
        </w:sectPr>
      </w:pPr>
    </w:p>
    <w:p w14:paraId="61DCAE6A" w14:textId="1869F99B" w:rsidR="00FA2A3E" w:rsidRDefault="00FA2A3E" w:rsidP="005F742F">
      <w:del w:id="1214" w:author="Chris Bird" w:date="2017-10-26T11:25:00Z">
        <w:r w:rsidDel="00CF346C">
          <w:lastRenderedPageBreak/>
          <w:br w:type="page"/>
        </w:r>
      </w:del>
    </w:p>
    <w:p w14:paraId="6A1BF198" w14:textId="77777777" w:rsidR="00323381" w:rsidRDefault="00372661" w:rsidP="00323381">
      <w:pPr>
        <w:pStyle w:val="ListParagraph"/>
        <w:numPr>
          <w:ilvl w:val="0"/>
          <w:numId w:val="1"/>
        </w:numPr>
        <w:ind w:left="720"/>
        <w:rPr>
          <w:b/>
        </w:rPr>
      </w:pPr>
      <w:del w:id="1215" w:author="Christopher Bird" w:date="2017-03-17T16:20:00Z">
        <w:r w:rsidRPr="00C4485B" w:rsidDel="00846CBE">
          <w:rPr>
            <w:b/>
          </w:rPr>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1216" w:author="Christopher Bird" w:date="2017-03-17T16:20:00Z"/>
        </w:rPr>
      </w:pPr>
      <w:r>
        <w:t xml:space="preserve">The </w:t>
      </w:r>
      <w:del w:id="1217" w:author="Christopher Bird" w:date="2017-03-17T16:20:00Z">
        <w:r w:rsidDel="00846CBE">
          <w:delText xml:space="preserve">paired end </w:delText>
        </w:r>
      </w:del>
      <w:r>
        <w:t>assembly</w:t>
      </w:r>
      <w:ins w:id="1218" w:author="Christopher Bird" w:date="2017-03-17T16:20:00Z">
        <w:r w:rsidR="00846CBE">
          <w:t xml:space="preserve"> of paired end reads</w:t>
        </w:r>
      </w:ins>
      <w:r>
        <w:t xml:space="preserve"> is really a </w:t>
      </w:r>
      <w:proofErr w:type="gramStart"/>
      <w:r>
        <w:t>two step</w:t>
      </w:r>
      <w:proofErr w:type="gramEnd"/>
      <w:r>
        <w:t xml:space="preserve">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1219" w:author="Christopher Bird" w:date="2017-03-17T16:20:00Z"/>
        </w:rPr>
      </w:pPr>
    </w:p>
    <w:p w14:paraId="3DE601EA" w14:textId="0DB45BF5" w:rsidR="00846CBE" w:rsidRPr="00846CBE" w:rsidRDefault="00846CBE" w:rsidP="00C4485B">
      <w:pPr>
        <w:pStyle w:val="ListParagraph"/>
        <w:ind w:left="540"/>
        <w:rPr>
          <w:ins w:id="1220" w:author="Christopher Bird" w:date="2017-03-17T16:26:00Z"/>
          <w:b/>
          <w:i/>
          <w:rPrChange w:id="1221" w:author="Christopher Bird" w:date="2017-03-17T16:28:00Z">
            <w:rPr>
              <w:ins w:id="1222" w:author="Christopher Bird" w:date="2017-03-17T16:26:00Z"/>
            </w:rPr>
          </w:rPrChange>
        </w:rPr>
      </w:pPr>
      <w:ins w:id="1223" w:author="Christopher Bird" w:date="2017-03-17T16:20:00Z">
        <w:r w:rsidRPr="00846CBE">
          <w:rPr>
            <w:b/>
            <w:i/>
            <w:rPrChange w:id="1224" w:author="Christopher Bird" w:date="2017-03-17T16:28:00Z">
              <w:rPr/>
            </w:rPrChange>
          </w:rPr>
          <w:t xml:space="preserve">Prior to </w:t>
        </w:r>
      </w:ins>
      <w:ins w:id="1225" w:author="Christopher Bird" w:date="2017-03-17T16:21:00Z">
        <w:r w:rsidRPr="00846CBE">
          <w:rPr>
            <w:b/>
            <w:i/>
            <w:rPrChange w:id="1226" w:author="Christopher Bird" w:date="2017-03-17T16:28:00Z">
              <w:rPr/>
            </w:rPrChange>
          </w:rPr>
          <w:t>beginning</w:t>
        </w:r>
      </w:ins>
      <w:ins w:id="1227" w:author="Christopher Bird" w:date="2017-03-17T16:20:00Z">
        <w:r w:rsidRPr="00846CBE">
          <w:rPr>
            <w:b/>
            <w:i/>
            <w:rPrChange w:id="1228" w:author="Christopher Bird" w:date="2017-03-17T16:28:00Z">
              <w:rPr/>
            </w:rPrChange>
          </w:rPr>
          <w:t xml:space="preserve"> </w:t>
        </w:r>
      </w:ins>
      <w:ins w:id="1229" w:author="Christopher Bird" w:date="2017-03-17T16:21:00Z">
        <w:r w:rsidRPr="00846CBE">
          <w:rPr>
            <w:b/>
            <w:i/>
            <w:rPrChange w:id="1230" w:author="Christopher Bird" w:date="2017-03-17T16:28:00Z">
              <w:rPr/>
            </w:rPrChange>
          </w:rPr>
          <w:t>this section, it is important to determine if your F</w:t>
        </w:r>
      </w:ins>
      <w:ins w:id="1231" w:author="Christopher Bird" w:date="2017-03-17T16:22:00Z">
        <w:r w:rsidRPr="00846CBE">
          <w:rPr>
            <w:b/>
            <w:i/>
            <w:rPrChange w:id="1232" w:author="Christopher Bird" w:date="2017-03-17T16:28:00Z">
              <w:rPr/>
            </w:rPrChange>
          </w:rPr>
          <w:t xml:space="preserve"> &amp; R reads are highly likely to overlap. </w:t>
        </w:r>
      </w:ins>
      <w:ins w:id="1233" w:author="Christopher Bird" w:date="2017-03-17T16:23:00Z">
        <w:r w:rsidRPr="00846CBE">
          <w:rPr>
            <w:b/>
            <w:i/>
            <w:rPrChange w:id="1234"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1235" w:author="Christopher Bird" w:date="2017-03-17T16:22:00Z">
        <w:r w:rsidRPr="00846CBE">
          <w:rPr>
            <w:b/>
            <w:i/>
            <w:rPrChange w:id="1236" w:author="Christopher Bird" w:date="2017-03-17T16:28:00Z">
              <w:rPr/>
            </w:rPrChange>
          </w:rPr>
          <w:t xml:space="preserve"> If your data is MiSeq 2 x 300, it </w:t>
        </w:r>
        <w:proofErr w:type="gramStart"/>
        <w:r w:rsidRPr="00846CBE">
          <w:rPr>
            <w:b/>
            <w:i/>
            <w:rPrChange w:id="1237" w:author="Christopher Bird" w:date="2017-03-17T16:28:00Z">
              <w:rPr/>
            </w:rPrChange>
          </w:rPr>
          <w:t>is  highly</w:t>
        </w:r>
        <w:proofErr w:type="gramEnd"/>
        <w:r w:rsidRPr="00846CBE">
          <w:rPr>
            <w:b/>
            <w:i/>
            <w:rPrChange w:id="1238" w:author="Christopher Bird" w:date="2017-03-17T16:28:00Z">
              <w:rPr/>
            </w:rPrChange>
          </w:rPr>
          <w:t xml:space="preserve"> likely that your reads </w:t>
        </w:r>
      </w:ins>
      <w:ins w:id="1239" w:author="Christopher Bird" w:date="2017-03-17T16:26:00Z">
        <w:r w:rsidRPr="00846CBE">
          <w:rPr>
            <w:b/>
            <w:i/>
            <w:rPrChange w:id="1240" w:author="Christopher Bird" w:date="2017-03-17T16:28:00Z">
              <w:rPr/>
            </w:rPrChange>
          </w:rPr>
          <w:t>will overlap.</w:t>
        </w:r>
      </w:ins>
      <w:ins w:id="1241" w:author="Christopher Bird" w:date="2017-03-17T16:27:00Z">
        <w:r w:rsidRPr="00846CBE">
          <w:rPr>
            <w:b/>
            <w:i/>
            <w:rPrChange w:id="1242"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1243" w:author="Christopher Bird" w:date="2017-03-17T16:26:00Z"/>
          <w:b/>
          <w:i/>
          <w:rPrChange w:id="1244" w:author="Christopher Bird" w:date="2017-03-17T16:28:00Z">
            <w:rPr>
              <w:ins w:id="1245" w:author="Christopher Bird" w:date="2017-03-17T16:26:00Z"/>
            </w:rPr>
          </w:rPrChange>
        </w:rPr>
      </w:pPr>
    </w:p>
    <w:p w14:paraId="6C9BAF6C" w14:textId="2BA5AB96" w:rsidR="00846CBE" w:rsidRPr="00846CBE" w:rsidRDefault="00846CBE" w:rsidP="00C4485B">
      <w:pPr>
        <w:pStyle w:val="ListParagraph"/>
        <w:ind w:left="540"/>
        <w:rPr>
          <w:b/>
          <w:i/>
          <w:rPrChange w:id="1246" w:author="Christopher Bird" w:date="2017-03-17T16:28:00Z">
            <w:rPr/>
          </w:rPrChange>
        </w:rPr>
      </w:pPr>
      <w:ins w:id="1247" w:author="Christopher Bird" w:date="2017-03-17T16:26:00Z">
        <w:r w:rsidRPr="00846CBE">
          <w:rPr>
            <w:b/>
            <w:i/>
            <w:rPrChange w:id="1248" w:author="Christopher Bird" w:date="2017-03-17T16:28:00Z">
              <w:rPr/>
            </w:rPrChange>
          </w:rPr>
          <w:t xml:space="preserve">If you </w:t>
        </w:r>
        <w:proofErr w:type="gramStart"/>
        <w:r w:rsidRPr="00846CBE">
          <w:rPr>
            <w:b/>
            <w:i/>
            <w:rPrChange w:id="1249" w:author="Christopher Bird" w:date="2017-03-17T16:28:00Z">
              <w:rPr/>
            </w:rPrChange>
          </w:rPr>
          <w:t>reads</w:t>
        </w:r>
        <w:proofErr w:type="gramEnd"/>
        <w:r w:rsidRPr="00846CBE">
          <w:rPr>
            <w:b/>
            <w:i/>
            <w:rPrChange w:id="1250" w:author="Christopher Bird" w:date="2017-03-17T16:28:00Z">
              <w:rPr/>
            </w:rPrChange>
          </w:rPr>
          <w:t xml:space="preserve">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1251" w:author="Christopher Bird" w:date="2017-03-17T02:28:00Z"/>
        </w:rPr>
      </w:pPr>
      <w:ins w:id="1252" w:author="Christopher Bird" w:date="2017-03-17T02:28:00Z">
        <w:r>
          <w:t xml:space="preserve">Optional: if you </w:t>
        </w:r>
      </w:ins>
      <w:ins w:id="1253" w:author="Christopher Bird" w:date="2017-03-17T02:29:00Z">
        <w:r>
          <w:t xml:space="preserve">don’t want to use all of your fq.gz files for assembly, you can use the FilterFilesForAssm.sh </w:t>
        </w:r>
      </w:ins>
      <w:ins w:id="1254" w:author="Christopher Bird" w:date="2017-03-17T02:28:00Z">
        <w:r>
          <w:t>script</w:t>
        </w:r>
      </w:ins>
      <w:ins w:id="1255" w:author="Christopher Bird" w:date="2017-03-17T02:35:00Z">
        <w:r>
          <w:t xml:space="preserve"> to remove files from consideration without deleting them</w:t>
        </w:r>
      </w:ins>
      <w:ins w:id="1256" w:author="Christopher Bird" w:date="2017-03-17T02:28:00Z">
        <w:r>
          <w:t xml:space="preserve"> </w:t>
        </w:r>
      </w:ins>
    </w:p>
    <w:p w14:paraId="00D9803A" w14:textId="77777777" w:rsidR="00092D13" w:rsidRDefault="00092D13">
      <w:pPr>
        <w:pStyle w:val="ListParagraph"/>
        <w:numPr>
          <w:ilvl w:val="2"/>
          <w:numId w:val="1"/>
        </w:numPr>
        <w:rPr>
          <w:ins w:id="1257" w:author="Christopher Bird" w:date="2017-03-17T02:30:00Z"/>
        </w:rPr>
        <w:pPrChange w:id="1258" w:author="Christopher Bird" w:date="2017-03-17T02:30:00Z">
          <w:pPr>
            <w:pStyle w:val="ListParagraph"/>
            <w:numPr>
              <w:ilvl w:val="1"/>
              <w:numId w:val="1"/>
            </w:numPr>
            <w:ind w:left="540" w:hanging="360"/>
          </w:pPr>
        </w:pPrChange>
      </w:pPr>
      <w:ins w:id="1259"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1260" w:author="Christopher Bird" w:date="2017-03-17T02:31:00Z"/>
        </w:rPr>
        <w:pPrChange w:id="1261" w:author="Christopher Bird" w:date="2017-03-17T02:30:00Z">
          <w:pPr>
            <w:pStyle w:val="ListParagraph"/>
            <w:numPr>
              <w:ilvl w:val="1"/>
              <w:numId w:val="1"/>
            </w:numPr>
            <w:ind w:left="540" w:hanging="360"/>
          </w:pPr>
        </w:pPrChange>
      </w:pPr>
      <w:ins w:id="1262"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1263" w:author="Christopher Bird" w:date="2017-03-17T02:32:00Z"/>
        </w:rPr>
        <w:pPrChange w:id="1264" w:author="Christopher Bird" w:date="2017-03-17T02:34:00Z">
          <w:pPr>
            <w:pStyle w:val="ListParagraph"/>
            <w:numPr>
              <w:ilvl w:val="1"/>
              <w:numId w:val="1"/>
            </w:numPr>
            <w:ind w:left="540" w:hanging="360"/>
          </w:pPr>
        </w:pPrChange>
      </w:pPr>
      <w:ins w:id="1265"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1266" w:author="Christopher Bird" w:date="2017-03-17T02:32:00Z"/>
        </w:rPr>
        <w:pPrChange w:id="1267" w:author="Christopher Bird" w:date="2017-03-17T02:30:00Z">
          <w:pPr>
            <w:pStyle w:val="ListParagraph"/>
            <w:numPr>
              <w:ilvl w:val="1"/>
              <w:numId w:val="1"/>
            </w:numPr>
            <w:ind w:left="540" w:hanging="360"/>
          </w:pPr>
        </w:pPrChange>
      </w:pPr>
      <w:ins w:id="1268" w:author="Christopher Bird" w:date="2017-03-17T02:30:00Z">
        <w:r>
          <w:t xml:space="preserve">Make a *.txt file </w:t>
        </w:r>
      </w:ins>
      <w:ins w:id="1269" w:author="Christopher Bird" w:date="2017-03-17T02:32:00Z">
        <w:r>
          <w:t>using nano</w:t>
        </w:r>
      </w:ins>
      <w:ins w:id="1270" w:author="Christopher Bird" w:date="2017-03-17T02:33:00Z">
        <w:r>
          <w:t xml:space="preserve"> </w:t>
        </w:r>
      </w:ins>
    </w:p>
    <w:p w14:paraId="0214275F" w14:textId="7694CDAA" w:rsidR="00092D13" w:rsidRDefault="00092D13">
      <w:pPr>
        <w:pStyle w:val="ListParagraph"/>
        <w:numPr>
          <w:ilvl w:val="3"/>
          <w:numId w:val="1"/>
        </w:numPr>
        <w:rPr>
          <w:ins w:id="1271" w:author="Christopher Bird" w:date="2017-03-17T02:33:00Z"/>
        </w:rPr>
        <w:pPrChange w:id="1272" w:author="Christopher Bird" w:date="2017-03-17T02:34:00Z">
          <w:pPr>
            <w:pStyle w:val="ListParagraph"/>
            <w:numPr>
              <w:ilvl w:val="1"/>
              <w:numId w:val="1"/>
            </w:numPr>
            <w:ind w:left="540" w:hanging="360"/>
          </w:pPr>
        </w:pPrChange>
      </w:pPr>
      <w:ins w:id="1273" w:author="Christopher Bird" w:date="2017-03-17T02:32:00Z">
        <w:r>
          <w:t>Copy the names of files that should NOT be used in the assembly to the *.txt file</w:t>
        </w:r>
      </w:ins>
      <w:ins w:id="1274"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1275" w:author="Christopher Bird" w:date="2017-03-17T02:33:00Z"/>
        </w:rPr>
        <w:pPrChange w:id="1276" w:author="Christopher Bird" w:date="2017-03-17T02:34:00Z">
          <w:pPr>
            <w:pStyle w:val="ListParagraph"/>
            <w:numPr>
              <w:ilvl w:val="1"/>
              <w:numId w:val="1"/>
            </w:numPr>
            <w:ind w:left="540" w:hanging="360"/>
          </w:pPr>
        </w:pPrChange>
      </w:pPr>
      <w:ins w:id="1277" w:author="Christopher Bird" w:date="2017-03-17T02:33:00Z">
        <w:r>
          <w:t>Save the *.txt file</w:t>
        </w:r>
      </w:ins>
    </w:p>
    <w:p w14:paraId="45A2E865" w14:textId="6651524D" w:rsidR="00092D13" w:rsidRDefault="00092D13">
      <w:pPr>
        <w:pStyle w:val="ListParagraph"/>
        <w:numPr>
          <w:ilvl w:val="2"/>
          <w:numId w:val="1"/>
        </w:numPr>
        <w:rPr>
          <w:ins w:id="1278" w:author="Christopher Bird" w:date="2017-03-17T02:34:00Z"/>
        </w:rPr>
        <w:pPrChange w:id="1279" w:author="Christopher Bird" w:date="2017-03-17T02:30:00Z">
          <w:pPr>
            <w:pStyle w:val="ListParagraph"/>
            <w:numPr>
              <w:ilvl w:val="1"/>
              <w:numId w:val="1"/>
            </w:numPr>
            <w:ind w:left="540" w:hanging="360"/>
          </w:pPr>
        </w:pPrChange>
      </w:pPr>
      <w:ins w:id="1280" w:author="Christopher Bird" w:date="2017-03-17T02:33:00Z">
        <w:r>
          <w:t xml:space="preserve">Open </w:t>
        </w:r>
      </w:ins>
      <w:ins w:id="1281" w:author="Christopher Bird" w:date="2017-03-17T02:34:00Z">
        <w:r>
          <w:t>the FilterFilesForAssm.sh script</w:t>
        </w:r>
      </w:ins>
    </w:p>
    <w:p w14:paraId="45C65FAD" w14:textId="762C446D" w:rsidR="00092D13" w:rsidRDefault="00092D13">
      <w:pPr>
        <w:pStyle w:val="ListParagraph"/>
        <w:numPr>
          <w:ilvl w:val="3"/>
          <w:numId w:val="1"/>
        </w:numPr>
        <w:rPr>
          <w:ins w:id="1282" w:author="Christopher Bird" w:date="2017-03-17T02:36:00Z"/>
        </w:rPr>
        <w:pPrChange w:id="1283" w:author="Christopher Bird" w:date="2017-03-17T02:34:00Z">
          <w:pPr>
            <w:pStyle w:val="ListParagraph"/>
            <w:numPr>
              <w:ilvl w:val="1"/>
              <w:numId w:val="1"/>
            </w:numPr>
            <w:ind w:left="540" w:hanging="360"/>
          </w:pPr>
        </w:pPrChange>
      </w:pPr>
      <w:ins w:id="1284"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1285" w:author="Christopher Bird" w:date="2017-03-17T02:36:00Z"/>
          <w:rFonts w:ascii="Courier New" w:hAnsi="Courier New" w:cs="Courier New"/>
          <w:sz w:val="16"/>
          <w:szCs w:val="16"/>
          <w:rPrChange w:id="1286" w:author="Christopher Bird" w:date="2017-03-17T02:37:00Z">
            <w:rPr>
              <w:ins w:id="1287" w:author="Christopher Bird" w:date="2017-03-17T02:36:00Z"/>
            </w:rPr>
          </w:rPrChange>
        </w:rPr>
        <w:pPrChange w:id="1288" w:author="Christopher Bird" w:date="2017-03-17T02:37:00Z">
          <w:pPr/>
        </w:pPrChange>
      </w:pPr>
      <w:proofErr w:type="gramStart"/>
      <w:ins w:id="1289" w:author="Christopher Bird" w:date="2017-03-17T02:36:00Z">
        <w:r w:rsidRPr="00092D13">
          <w:rPr>
            <w:rFonts w:ascii="Courier New" w:hAnsi="Courier New" w:cs="Courier New"/>
            <w:sz w:val="16"/>
            <w:szCs w:val="16"/>
            <w:rPrChange w:id="1290" w:author="Christopher Bird" w:date="2017-03-17T02:37:00Z">
              <w:rPr/>
            </w:rPrChange>
          </w:rPr>
          <w:t>#!/</w:t>
        </w:r>
        <w:proofErr w:type="gramEnd"/>
        <w:r w:rsidRPr="00092D13">
          <w:rPr>
            <w:rFonts w:ascii="Courier New" w:hAnsi="Courier New" w:cs="Courier New"/>
            <w:sz w:val="16"/>
            <w:szCs w:val="16"/>
            <w:rPrChange w:id="1291" w:author="Christopher Bird" w:date="2017-03-17T02:37:00Z">
              <w:rPr/>
            </w:rPrChange>
          </w:rPr>
          <w:t>bin/bash</w:t>
        </w:r>
      </w:ins>
    </w:p>
    <w:p w14:paraId="128F168F" w14:textId="77777777" w:rsidR="00092D13" w:rsidRPr="00092D13" w:rsidRDefault="00092D13">
      <w:pPr>
        <w:spacing w:after="0" w:line="240" w:lineRule="auto"/>
        <w:ind w:left="720"/>
        <w:rPr>
          <w:ins w:id="1292" w:author="Christopher Bird" w:date="2017-03-17T02:36:00Z"/>
          <w:rFonts w:ascii="Courier New" w:hAnsi="Courier New" w:cs="Courier New"/>
          <w:sz w:val="16"/>
          <w:szCs w:val="16"/>
          <w:rPrChange w:id="1293" w:author="Christopher Bird" w:date="2017-03-17T02:37:00Z">
            <w:rPr>
              <w:ins w:id="1294" w:author="Christopher Bird" w:date="2017-03-17T02:36:00Z"/>
            </w:rPr>
          </w:rPrChange>
        </w:rPr>
        <w:pPrChange w:id="1295" w:author="Christopher Bird" w:date="2017-03-17T02:37:00Z">
          <w:pPr/>
        </w:pPrChange>
      </w:pPr>
    </w:p>
    <w:p w14:paraId="16611490" w14:textId="77777777" w:rsidR="00092D13" w:rsidRPr="00092D13" w:rsidRDefault="00092D13">
      <w:pPr>
        <w:spacing w:after="0" w:line="240" w:lineRule="auto"/>
        <w:ind w:left="720"/>
        <w:rPr>
          <w:ins w:id="1296" w:author="Christopher Bird" w:date="2017-03-17T02:36:00Z"/>
          <w:rFonts w:ascii="Courier New" w:hAnsi="Courier New" w:cs="Courier New"/>
          <w:sz w:val="16"/>
          <w:szCs w:val="16"/>
          <w:rPrChange w:id="1297" w:author="Christopher Bird" w:date="2017-03-17T02:37:00Z">
            <w:rPr>
              <w:ins w:id="1298" w:author="Christopher Bird" w:date="2017-03-17T02:36:00Z"/>
            </w:rPr>
          </w:rPrChange>
        </w:rPr>
        <w:pPrChange w:id="1299" w:author="Christopher Bird" w:date="2017-03-17T02:37:00Z">
          <w:pPr/>
        </w:pPrChange>
      </w:pPr>
      <w:ins w:id="1300" w:author="Christopher Bird" w:date="2017-03-17T02:36:00Z">
        <w:r w:rsidRPr="00092D13">
          <w:rPr>
            <w:rFonts w:ascii="Courier New" w:hAnsi="Courier New" w:cs="Courier New"/>
            <w:sz w:val="16"/>
            <w:szCs w:val="16"/>
            <w:rPrChange w:id="1301"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1302" w:author="Christopher Bird" w:date="2017-03-17T02:36:00Z"/>
          <w:rFonts w:ascii="Courier New" w:hAnsi="Courier New" w:cs="Courier New"/>
          <w:sz w:val="16"/>
          <w:szCs w:val="16"/>
          <w:rPrChange w:id="1303" w:author="Christopher Bird" w:date="2017-03-17T02:37:00Z">
            <w:rPr>
              <w:ins w:id="1304" w:author="Christopher Bird" w:date="2017-03-17T02:36:00Z"/>
            </w:rPr>
          </w:rPrChange>
        </w:rPr>
        <w:pPrChange w:id="1305" w:author="Christopher Bird" w:date="2017-03-17T02:37:00Z">
          <w:pPr/>
        </w:pPrChange>
      </w:pPr>
      <w:ins w:id="1306" w:author="Christopher Bird" w:date="2017-03-17T02:36:00Z">
        <w:r w:rsidRPr="00092D13">
          <w:rPr>
            <w:rFonts w:ascii="Courier New" w:hAnsi="Courier New" w:cs="Courier New"/>
            <w:sz w:val="16"/>
            <w:szCs w:val="16"/>
            <w:rPrChange w:id="1307"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1308" w:author="Christopher Bird" w:date="2017-03-17T02:36:00Z"/>
          <w:rFonts w:ascii="Courier New" w:hAnsi="Courier New" w:cs="Courier New"/>
          <w:sz w:val="16"/>
          <w:szCs w:val="16"/>
          <w:rPrChange w:id="1309" w:author="Christopher Bird" w:date="2017-03-17T02:37:00Z">
            <w:rPr>
              <w:ins w:id="1310" w:author="Christopher Bird" w:date="2017-03-17T02:36:00Z"/>
            </w:rPr>
          </w:rPrChange>
        </w:rPr>
        <w:pPrChange w:id="1311" w:author="Christopher Bird" w:date="2017-03-17T02:37:00Z">
          <w:pPr/>
        </w:pPrChange>
      </w:pPr>
      <w:ins w:id="1312" w:author="Christopher Bird" w:date="2017-03-17T02:36:00Z">
        <w:r w:rsidRPr="00092D13">
          <w:rPr>
            <w:rFonts w:ascii="Courier New" w:hAnsi="Courier New" w:cs="Courier New"/>
            <w:sz w:val="16"/>
            <w:szCs w:val="16"/>
            <w:rPrChange w:id="1313"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1314" w:author="Christopher Bird" w:date="2017-03-17T02:36:00Z"/>
          <w:rFonts w:ascii="Courier New" w:hAnsi="Courier New" w:cs="Courier New"/>
          <w:sz w:val="16"/>
          <w:szCs w:val="16"/>
          <w:rPrChange w:id="1315" w:author="Christopher Bird" w:date="2017-03-17T02:37:00Z">
            <w:rPr>
              <w:ins w:id="1316" w:author="Christopher Bird" w:date="2017-03-17T02:36:00Z"/>
            </w:rPr>
          </w:rPrChange>
        </w:rPr>
        <w:pPrChange w:id="1317" w:author="Christopher Bird" w:date="2017-03-17T02:37:00Z">
          <w:pPr/>
        </w:pPrChange>
      </w:pPr>
    </w:p>
    <w:p w14:paraId="1449D52F" w14:textId="77777777" w:rsidR="00092D13" w:rsidRPr="00092D13" w:rsidRDefault="00092D13">
      <w:pPr>
        <w:spacing w:after="0" w:line="240" w:lineRule="auto"/>
        <w:ind w:left="720"/>
        <w:rPr>
          <w:ins w:id="1318" w:author="Christopher Bird" w:date="2017-03-17T02:36:00Z"/>
          <w:rFonts w:ascii="Courier New" w:hAnsi="Courier New" w:cs="Courier New"/>
          <w:sz w:val="16"/>
          <w:szCs w:val="16"/>
          <w:rPrChange w:id="1319" w:author="Christopher Bird" w:date="2017-03-17T02:37:00Z">
            <w:rPr>
              <w:ins w:id="1320" w:author="Christopher Bird" w:date="2017-03-17T02:36:00Z"/>
            </w:rPr>
          </w:rPrChange>
        </w:rPr>
        <w:pPrChange w:id="1321" w:author="Christopher Bird" w:date="2017-03-17T02:37:00Z">
          <w:pPr/>
        </w:pPrChange>
      </w:pPr>
      <w:ins w:id="1322" w:author="Christopher Bird" w:date="2017-03-17T02:36:00Z">
        <w:r w:rsidRPr="00092D13">
          <w:rPr>
            <w:rFonts w:ascii="Courier New" w:hAnsi="Courier New" w:cs="Courier New"/>
            <w:sz w:val="16"/>
            <w:szCs w:val="16"/>
            <w:rPrChange w:id="1323" w:author="Christopher Bird" w:date="2017-03-17T02:37:00Z">
              <w:rPr/>
            </w:rPrChange>
          </w:rPr>
          <w:t>#SBATCH --job-name=FltrAssm</w:t>
        </w:r>
      </w:ins>
    </w:p>
    <w:p w14:paraId="6F84337A" w14:textId="77777777" w:rsidR="00092D13" w:rsidRPr="00092D13" w:rsidRDefault="00092D13">
      <w:pPr>
        <w:spacing w:after="0" w:line="240" w:lineRule="auto"/>
        <w:ind w:left="720"/>
        <w:rPr>
          <w:ins w:id="1324" w:author="Christopher Bird" w:date="2017-03-17T02:36:00Z"/>
          <w:rFonts w:ascii="Courier New" w:hAnsi="Courier New" w:cs="Courier New"/>
          <w:sz w:val="16"/>
          <w:szCs w:val="16"/>
          <w:rPrChange w:id="1325" w:author="Christopher Bird" w:date="2017-03-17T02:37:00Z">
            <w:rPr>
              <w:ins w:id="1326" w:author="Christopher Bird" w:date="2017-03-17T02:36:00Z"/>
            </w:rPr>
          </w:rPrChange>
        </w:rPr>
        <w:pPrChange w:id="1327" w:author="Christopher Bird" w:date="2017-03-17T02:37:00Z">
          <w:pPr/>
        </w:pPrChange>
      </w:pPr>
      <w:ins w:id="1328" w:author="Christopher Bird" w:date="2017-03-17T02:36:00Z">
        <w:r w:rsidRPr="00092D13">
          <w:rPr>
            <w:rFonts w:ascii="Courier New" w:hAnsi="Courier New" w:cs="Courier New"/>
            <w:sz w:val="16"/>
            <w:szCs w:val="16"/>
            <w:rPrChange w:id="1329" w:author="Christopher Bird" w:date="2017-03-17T02:37:00Z">
              <w:rPr/>
            </w:rPrChange>
          </w:rPr>
          <w:t>#SBATCH --time=2:00:00</w:t>
        </w:r>
      </w:ins>
    </w:p>
    <w:p w14:paraId="3DB7D37F" w14:textId="77777777" w:rsidR="00092D13" w:rsidRPr="00092D13" w:rsidRDefault="00092D13">
      <w:pPr>
        <w:spacing w:after="0" w:line="240" w:lineRule="auto"/>
        <w:ind w:left="720"/>
        <w:rPr>
          <w:ins w:id="1330" w:author="Christopher Bird" w:date="2017-03-17T02:36:00Z"/>
          <w:rFonts w:ascii="Courier New" w:hAnsi="Courier New" w:cs="Courier New"/>
          <w:sz w:val="16"/>
          <w:szCs w:val="16"/>
          <w:rPrChange w:id="1331" w:author="Christopher Bird" w:date="2017-03-17T02:37:00Z">
            <w:rPr>
              <w:ins w:id="1332" w:author="Christopher Bird" w:date="2017-03-17T02:36:00Z"/>
            </w:rPr>
          </w:rPrChange>
        </w:rPr>
        <w:pPrChange w:id="1333" w:author="Christopher Bird" w:date="2017-03-17T02:37:00Z">
          <w:pPr/>
        </w:pPrChange>
      </w:pPr>
      <w:ins w:id="1334" w:author="Christopher Bird" w:date="2017-03-17T02:36:00Z">
        <w:r w:rsidRPr="00092D13">
          <w:rPr>
            <w:rFonts w:ascii="Courier New" w:hAnsi="Courier New" w:cs="Courier New"/>
            <w:sz w:val="16"/>
            <w:szCs w:val="16"/>
            <w:rPrChange w:id="1335" w:author="Christopher Bird" w:date="2017-03-17T02:37:00Z">
              <w:rPr/>
            </w:rPrChange>
          </w:rPr>
          <w:t>#SBATCH -p dev</w:t>
        </w:r>
      </w:ins>
    </w:p>
    <w:p w14:paraId="5039727F" w14:textId="77777777" w:rsidR="00092D13" w:rsidRPr="00092D13" w:rsidRDefault="00092D13">
      <w:pPr>
        <w:spacing w:after="0" w:line="240" w:lineRule="auto"/>
        <w:ind w:left="720"/>
        <w:rPr>
          <w:ins w:id="1336" w:author="Christopher Bird" w:date="2017-03-17T02:36:00Z"/>
          <w:rFonts w:ascii="Courier New" w:hAnsi="Courier New" w:cs="Courier New"/>
          <w:sz w:val="16"/>
          <w:szCs w:val="16"/>
          <w:rPrChange w:id="1337" w:author="Christopher Bird" w:date="2017-03-17T02:37:00Z">
            <w:rPr>
              <w:ins w:id="1338" w:author="Christopher Bird" w:date="2017-03-17T02:36:00Z"/>
            </w:rPr>
          </w:rPrChange>
        </w:rPr>
        <w:pPrChange w:id="1339" w:author="Christopher Bird" w:date="2017-03-17T02:37:00Z">
          <w:pPr/>
        </w:pPrChange>
      </w:pPr>
      <w:ins w:id="1340" w:author="Christopher Bird" w:date="2017-03-17T02:36:00Z">
        <w:r w:rsidRPr="00092D13">
          <w:rPr>
            <w:rFonts w:ascii="Courier New" w:hAnsi="Courier New" w:cs="Courier New"/>
            <w:sz w:val="16"/>
            <w:szCs w:val="16"/>
            <w:rPrChange w:id="1341" w:author="Christopher Bird" w:date="2017-03-17T02:37:00Z">
              <w:rPr/>
            </w:rPrChange>
          </w:rPr>
          <w:t>#SBATCH --nodes=1</w:t>
        </w:r>
      </w:ins>
    </w:p>
    <w:p w14:paraId="46EA574A" w14:textId="77777777" w:rsidR="00092D13" w:rsidRPr="00092D13" w:rsidRDefault="00092D13">
      <w:pPr>
        <w:spacing w:after="0" w:line="240" w:lineRule="auto"/>
        <w:ind w:left="720"/>
        <w:rPr>
          <w:ins w:id="1342" w:author="Christopher Bird" w:date="2017-03-17T02:36:00Z"/>
          <w:rFonts w:ascii="Courier New" w:hAnsi="Courier New" w:cs="Courier New"/>
          <w:sz w:val="16"/>
          <w:szCs w:val="16"/>
          <w:rPrChange w:id="1343" w:author="Christopher Bird" w:date="2017-03-17T02:37:00Z">
            <w:rPr>
              <w:ins w:id="1344" w:author="Christopher Bird" w:date="2017-03-17T02:36:00Z"/>
            </w:rPr>
          </w:rPrChange>
        </w:rPr>
        <w:pPrChange w:id="1345" w:author="Christopher Bird" w:date="2017-03-17T02:37:00Z">
          <w:pPr/>
        </w:pPrChange>
      </w:pPr>
    </w:p>
    <w:p w14:paraId="272393F7" w14:textId="77777777" w:rsidR="00092D13" w:rsidRPr="00092D13" w:rsidRDefault="00092D13">
      <w:pPr>
        <w:spacing w:after="0" w:line="240" w:lineRule="auto"/>
        <w:ind w:left="720"/>
        <w:rPr>
          <w:ins w:id="1346" w:author="Christopher Bird" w:date="2017-03-17T02:36:00Z"/>
          <w:rFonts w:ascii="Courier New" w:hAnsi="Courier New" w:cs="Courier New"/>
          <w:sz w:val="16"/>
          <w:szCs w:val="16"/>
          <w:rPrChange w:id="1347" w:author="Christopher Bird" w:date="2017-03-17T02:37:00Z">
            <w:rPr>
              <w:ins w:id="1348" w:author="Christopher Bird" w:date="2017-03-17T02:36:00Z"/>
            </w:rPr>
          </w:rPrChange>
        </w:rPr>
        <w:pPrChange w:id="1349" w:author="Christopher Bird" w:date="2017-03-17T02:37:00Z">
          <w:pPr/>
        </w:pPrChange>
      </w:pPr>
      <w:ins w:id="1350" w:author="Christopher Bird" w:date="2017-03-17T02:36:00Z">
        <w:r w:rsidRPr="00092D13">
          <w:rPr>
            <w:rFonts w:ascii="Courier New" w:hAnsi="Courier New" w:cs="Courier New"/>
            <w:sz w:val="16"/>
            <w:szCs w:val="16"/>
            <w:rPrChange w:id="1351" w:author="Christopher Bird" w:date="2017-03-17T02:37:00Z">
              <w:rPr/>
            </w:rPrChange>
          </w:rPr>
          <w:t>module load parallel/20160722</w:t>
        </w:r>
      </w:ins>
    </w:p>
    <w:p w14:paraId="1AF03BA8" w14:textId="77777777" w:rsidR="00092D13" w:rsidRPr="00092D13" w:rsidRDefault="00092D13">
      <w:pPr>
        <w:spacing w:after="0" w:line="240" w:lineRule="auto"/>
        <w:ind w:left="720"/>
        <w:rPr>
          <w:ins w:id="1352" w:author="Christopher Bird" w:date="2017-03-17T02:36:00Z"/>
          <w:rFonts w:ascii="Courier New" w:hAnsi="Courier New" w:cs="Courier New"/>
          <w:sz w:val="16"/>
          <w:szCs w:val="16"/>
          <w:rPrChange w:id="1353" w:author="Christopher Bird" w:date="2017-03-17T02:37:00Z">
            <w:rPr>
              <w:ins w:id="1354" w:author="Christopher Bird" w:date="2017-03-17T02:36:00Z"/>
            </w:rPr>
          </w:rPrChange>
        </w:rPr>
        <w:pPrChange w:id="1355" w:author="Christopher Bird" w:date="2017-03-17T02:37:00Z">
          <w:pPr/>
        </w:pPrChange>
      </w:pPr>
    </w:p>
    <w:p w14:paraId="0D2D561B" w14:textId="77777777" w:rsidR="00092D13" w:rsidRPr="00092D13" w:rsidRDefault="00092D13">
      <w:pPr>
        <w:spacing w:after="0" w:line="240" w:lineRule="auto"/>
        <w:ind w:left="720"/>
        <w:rPr>
          <w:ins w:id="1356" w:author="Christopher Bird" w:date="2017-03-17T02:36:00Z"/>
          <w:rFonts w:ascii="Courier New" w:hAnsi="Courier New" w:cs="Courier New"/>
          <w:sz w:val="16"/>
          <w:szCs w:val="16"/>
          <w:rPrChange w:id="1357" w:author="Christopher Bird" w:date="2017-03-17T02:37:00Z">
            <w:rPr>
              <w:ins w:id="1358" w:author="Christopher Bird" w:date="2017-03-17T02:36:00Z"/>
            </w:rPr>
          </w:rPrChange>
        </w:rPr>
        <w:pPrChange w:id="1359" w:author="Christopher Bird" w:date="2017-03-17T02:37:00Z">
          <w:pPr/>
        </w:pPrChange>
      </w:pPr>
      <w:ins w:id="1360" w:author="Christopher Bird" w:date="2017-03-17T02:36:00Z">
        <w:r w:rsidRPr="00092D13">
          <w:rPr>
            <w:rFonts w:ascii="Courier New" w:hAnsi="Courier New" w:cs="Courier New"/>
            <w:sz w:val="16"/>
            <w:szCs w:val="16"/>
            <w:rPrChange w:id="1361"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1362" w:author="Christopher Bird" w:date="2017-03-17T02:36:00Z"/>
          <w:rFonts w:ascii="Courier New" w:hAnsi="Courier New" w:cs="Courier New"/>
          <w:sz w:val="16"/>
          <w:szCs w:val="16"/>
          <w:rPrChange w:id="1363" w:author="Christopher Bird" w:date="2017-03-17T02:37:00Z">
            <w:rPr>
              <w:ins w:id="1364" w:author="Christopher Bird" w:date="2017-03-17T02:36:00Z"/>
            </w:rPr>
          </w:rPrChange>
        </w:rPr>
        <w:pPrChange w:id="1365" w:author="Christopher Bird" w:date="2017-03-17T02:37:00Z">
          <w:pPr/>
        </w:pPrChange>
      </w:pPr>
      <w:ins w:id="1366" w:author="Christopher Bird" w:date="2017-03-17T02:36:00Z">
        <w:r w:rsidRPr="00092D13">
          <w:rPr>
            <w:rFonts w:ascii="Courier New" w:hAnsi="Courier New" w:cs="Courier New"/>
            <w:sz w:val="16"/>
            <w:szCs w:val="16"/>
            <w:rPrChange w:id="1367" w:author="Christopher Bird" w:date="2017-03-17T02:37:00Z">
              <w:rPr/>
            </w:rPrChange>
          </w:rPr>
          <w:t>#the assembly</w:t>
        </w:r>
      </w:ins>
    </w:p>
    <w:p w14:paraId="664D5A52" w14:textId="77777777" w:rsidR="00092D13" w:rsidRPr="00092D13" w:rsidRDefault="00092D13">
      <w:pPr>
        <w:spacing w:after="0" w:line="240" w:lineRule="auto"/>
        <w:ind w:left="720"/>
        <w:rPr>
          <w:ins w:id="1368" w:author="Christopher Bird" w:date="2017-03-17T02:36:00Z"/>
          <w:rFonts w:ascii="Courier New" w:hAnsi="Courier New" w:cs="Courier New"/>
          <w:sz w:val="16"/>
          <w:szCs w:val="16"/>
          <w:rPrChange w:id="1369" w:author="Christopher Bird" w:date="2017-03-17T02:37:00Z">
            <w:rPr>
              <w:ins w:id="1370" w:author="Christopher Bird" w:date="2017-03-17T02:36:00Z"/>
            </w:rPr>
          </w:rPrChange>
        </w:rPr>
        <w:pPrChange w:id="1371" w:author="Christopher Bird" w:date="2017-03-17T02:37:00Z">
          <w:pPr/>
        </w:pPrChange>
      </w:pPr>
      <w:ins w:id="1372" w:author="Christopher Bird" w:date="2017-03-17T02:36:00Z">
        <w:r w:rsidRPr="00092D13">
          <w:rPr>
            <w:rFonts w:ascii="Courier New" w:hAnsi="Courier New" w:cs="Courier New"/>
            <w:sz w:val="16"/>
            <w:szCs w:val="16"/>
            <w:rPrChange w:id="1373" w:author="Christopher Bird" w:date="2017-03-17T02:37:00Z">
              <w:rPr/>
            </w:rPrChange>
          </w:rPr>
          <w:t>FilterFile="</w:t>
        </w:r>
        <w:r w:rsidRPr="00C93E47">
          <w:rPr>
            <w:rFonts w:ascii="Courier New" w:hAnsi="Courier New" w:cs="Courier New"/>
            <w:b/>
            <w:color w:val="FF0000"/>
            <w:sz w:val="16"/>
            <w:szCs w:val="16"/>
            <w:rPrChange w:id="1374" w:author="Christopher Bird" w:date="2017-03-17T02:38:00Z">
              <w:rPr/>
            </w:rPrChange>
          </w:rPr>
          <w:t>14FishPerSample.txt</w:t>
        </w:r>
        <w:r w:rsidRPr="00092D13">
          <w:rPr>
            <w:rFonts w:ascii="Courier New" w:hAnsi="Courier New" w:cs="Courier New"/>
            <w:sz w:val="16"/>
            <w:szCs w:val="16"/>
            <w:rPrChange w:id="1375" w:author="Christopher Bird" w:date="2017-03-17T02:37:00Z">
              <w:rPr/>
            </w:rPrChange>
          </w:rPr>
          <w:t>"</w:t>
        </w:r>
      </w:ins>
    </w:p>
    <w:p w14:paraId="408EEAFC" w14:textId="77777777" w:rsidR="00092D13" w:rsidRPr="00092D13" w:rsidRDefault="00092D13">
      <w:pPr>
        <w:spacing w:after="0" w:line="240" w:lineRule="auto"/>
        <w:ind w:left="720"/>
        <w:rPr>
          <w:ins w:id="1376" w:author="Christopher Bird" w:date="2017-03-17T02:36:00Z"/>
          <w:rFonts w:ascii="Courier New" w:hAnsi="Courier New" w:cs="Courier New"/>
          <w:sz w:val="16"/>
          <w:szCs w:val="16"/>
          <w:rPrChange w:id="1377" w:author="Christopher Bird" w:date="2017-03-17T02:37:00Z">
            <w:rPr>
              <w:ins w:id="1378" w:author="Christopher Bird" w:date="2017-03-17T02:36:00Z"/>
            </w:rPr>
          </w:rPrChange>
        </w:rPr>
        <w:pPrChange w:id="1379" w:author="Christopher Bird" w:date="2017-03-17T02:37:00Z">
          <w:pPr/>
        </w:pPrChange>
      </w:pPr>
    </w:p>
    <w:p w14:paraId="45D98E4D" w14:textId="77777777" w:rsidR="00092D13" w:rsidRPr="00092D13" w:rsidRDefault="00092D13">
      <w:pPr>
        <w:spacing w:after="0" w:line="240" w:lineRule="auto"/>
        <w:ind w:left="720"/>
        <w:rPr>
          <w:ins w:id="1380" w:author="Christopher Bird" w:date="2017-03-17T02:36:00Z"/>
          <w:rFonts w:ascii="Courier New" w:hAnsi="Courier New" w:cs="Courier New"/>
          <w:sz w:val="16"/>
          <w:szCs w:val="16"/>
          <w:rPrChange w:id="1381" w:author="Christopher Bird" w:date="2017-03-17T02:37:00Z">
            <w:rPr>
              <w:ins w:id="1382" w:author="Christopher Bird" w:date="2017-03-17T02:36:00Z"/>
            </w:rPr>
          </w:rPrChange>
        </w:rPr>
        <w:pPrChange w:id="1383" w:author="Christopher Bird" w:date="2017-03-17T02:37:00Z">
          <w:pPr/>
        </w:pPrChange>
      </w:pPr>
      <w:ins w:id="1384" w:author="Christopher Bird" w:date="2017-03-17T02:36:00Z">
        <w:r w:rsidRPr="00092D13">
          <w:rPr>
            <w:rFonts w:ascii="Courier New" w:hAnsi="Courier New" w:cs="Courier New"/>
            <w:sz w:val="16"/>
            <w:szCs w:val="16"/>
            <w:rPrChange w:id="1385" w:author="Christopher Bird" w:date="2017-03-17T02:37:00Z">
              <w:rPr/>
            </w:rPrChange>
          </w:rPr>
          <w:lastRenderedPageBreak/>
          <w:t>#reset name of files</w:t>
        </w:r>
      </w:ins>
    </w:p>
    <w:p w14:paraId="4635081F" w14:textId="77777777" w:rsidR="00092D13" w:rsidRPr="00092D13" w:rsidRDefault="00092D13">
      <w:pPr>
        <w:spacing w:after="0" w:line="240" w:lineRule="auto"/>
        <w:ind w:left="720"/>
        <w:rPr>
          <w:ins w:id="1386" w:author="Christopher Bird" w:date="2017-03-17T02:36:00Z"/>
          <w:rFonts w:ascii="Courier New" w:hAnsi="Courier New" w:cs="Courier New"/>
          <w:sz w:val="16"/>
          <w:szCs w:val="16"/>
          <w:rPrChange w:id="1387" w:author="Christopher Bird" w:date="2017-03-17T02:37:00Z">
            <w:rPr>
              <w:ins w:id="1388" w:author="Christopher Bird" w:date="2017-03-17T02:36:00Z"/>
            </w:rPr>
          </w:rPrChange>
        </w:rPr>
        <w:pPrChange w:id="1389" w:author="Christopher Bird" w:date="2017-03-17T02:37:00Z">
          <w:pPr/>
        </w:pPrChange>
      </w:pPr>
      <w:ins w:id="1390" w:author="Christopher Bird" w:date="2017-03-17T02:36:00Z">
        <w:r w:rsidRPr="00092D13">
          <w:rPr>
            <w:rFonts w:ascii="Courier New" w:hAnsi="Courier New" w:cs="Courier New"/>
            <w:sz w:val="16"/>
            <w:szCs w:val="16"/>
            <w:rPrChange w:id="1391" w:author="Christopher Bird" w:date="2017-03-17T02:37:00Z">
              <w:rPr/>
            </w:rPrChange>
          </w:rPr>
          <w:t>ls *.fq.gz | parallel "</w:t>
        </w:r>
        <w:proofErr w:type="gramStart"/>
        <w:r w:rsidRPr="00092D13">
          <w:rPr>
            <w:rFonts w:ascii="Courier New" w:hAnsi="Courier New" w:cs="Courier New"/>
            <w:sz w:val="16"/>
            <w:szCs w:val="16"/>
            <w:rPrChange w:id="1392" w:author="Christopher Bird" w:date="2017-03-17T02:37:00Z">
              <w:rPr/>
            </w:rPrChange>
          </w:rPr>
          <w:t>rename .read</w:t>
        </w:r>
        <w:proofErr w:type="gramEnd"/>
        <w:r w:rsidRPr="00092D13">
          <w:rPr>
            <w:rFonts w:ascii="Courier New" w:hAnsi="Courier New" w:cs="Courier New"/>
            <w:sz w:val="16"/>
            <w:szCs w:val="16"/>
            <w:rPrChange w:id="1393" w:author="Christopher Bird" w:date="2017-03-17T02:37:00Z">
              <w:rPr/>
            </w:rPrChange>
          </w:rPr>
          <w:t xml:space="preserve"> .r {}"</w:t>
        </w:r>
      </w:ins>
    </w:p>
    <w:p w14:paraId="7B857988" w14:textId="77777777" w:rsidR="00092D13" w:rsidRPr="00092D13" w:rsidRDefault="00092D13">
      <w:pPr>
        <w:spacing w:after="0" w:line="240" w:lineRule="auto"/>
        <w:ind w:left="720"/>
        <w:rPr>
          <w:ins w:id="1394" w:author="Christopher Bird" w:date="2017-03-17T02:36:00Z"/>
          <w:rFonts w:ascii="Courier New" w:hAnsi="Courier New" w:cs="Courier New"/>
          <w:sz w:val="16"/>
          <w:szCs w:val="16"/>
          <w:rPrChange w:id="1395" w:author="Christopher Bird" w:date="2017-03-17T02:37:00Z">
            <w:rPr>
              <w:ins w:id="1396" w:author="Christopher Bird" w:date="2017-03-17T02:36:00Z"/>
            </w:rPr>
          </w:rPrChange>
        </w:rPr>
        <w:pPrChange w:id="1397" w:author="Christopher Bird" w:date="2017-03-17T02:37:00Z">
          <w:pPr/>
        </w:pPrChange>
      </w:pPr>
    </w:p>
    <w:p w14:paraId="4A94424D" w14:textId="77777777" w:rsidR="00092D13" w:rsidRPr="00092D13" w:rsidRDefault="00092D13">
      <w:pPr>
        <w:spacing w:after="0" w:line="240" w:lineRule="auto"/>
        <w:ind w:left="720"/>
        <w:rPr>
          <w:ins w:id="1398" w:author="Christopher Bird" w:date="2017-03-17T02:36:00Z"/>
          <w:rFonts w:ascii="Courier New" w:hAnsi="Courier New" w:cs="Courier New"/>
          <w:sz w:val="16"/>
          <w:szCs w:val="16"/>
          <w:rPrChange w:id="1399" w:author="Christopher Bird" w:date="2017-03-17T02:37:00Z">
            <w:rPr>
              <w:ins w:id="1400" w:author="Christopher Bird" w:date="2017-03-17T02:36:00Z"/>
            </w:rPr>
          </w:rPrChange>
        </w:rPr>
        <w:pPrChange w:id="1401" w:author="Christopher Bird" w:date="2017-03-17T02:37:00Z">
          <w:pPr/>
        </w:pPrChange>
      </w:pPr>
      <w:ins w:id="1402" w:author="Christopher Bird" w:date="2017-03-17T02:36:00Z">
        <w:r w:rsidRPr="00092D13">
          <w:rPr>
            <w:rFonts w:ascii="Courier New" w:hAnsi="Courier New" w:cs="Courier New"/>
            <w:sz w:val="16"/>
            <w:szCs w:val="16"/>
            <w:rPrChange w:id="1403" w:author="Christopher Bird" w:date="2017-03-17T02:37:00Z">
              <w:rPr/>
            </w:rPrChange>
          </w:rPr>
          <w:t>#rename files for assembly</w:t>
        </w:r>
      </w:ins>
    </w:p>
    <w:p w14:paraId="0363C3D8" w14:textId="34C07364" w:rsidR="00092D13" w:rsidRPr="00092D13" w:rsidRDefault="00092D13">
      <w:pPr>
        <w:spacing w:after="0" w:line="240" w:lineRule="auto"/>
        <w:ind w:left="720"/>
        <w:rPr>
          <w:ins w:id="1404" w:author="Christopher Bird" w:date="2017-03-17T02:28:00Z"/>
          <w:rFonts w:ascii="Courier New" w:hAnsi="Courier New" w:cs="Courier New"/>
          <w:sz w:val="16"/>
          <w:szCs w:val="16"/>
          <w:rPrChange w:id="1405" w:author="Christopher Bird" w:date="2017-03-17T02:37:00Z">
            <w:rPr>
              <w:ins w:id="1406" w:author="Christopher Bird" w:date="2017-03-17T02:28:00Z"/>
            </w:rPr>
          </w:rPrChange>
        </w:rPr>
        <w:pPrChange w:id="1407" w:author="Christopher Bird" w:date="2017-03-17T02:37:00Z">
          <w:pPr>
            <w:pStyle w:val="ListParagraph"/>
            <w:numPr>
              <w:ilvl w:val="1"/>
              <w:numId w:val="1"/>
            </w:numPr>
            <w:ind w:left="540" w:hanging="360"/>
          </w:pPr>
        </w:pPrChange>
      </w:pPr>
      <w:ins w:id="1408" w:author="Christopher Bird" w:date="2017-03-17T02:36:00Z">
        <w:r w:rsidRPr="00092D13">
          <w:rPr>
            <w:rFonts w:ascii="Courier New" w:hAnsi="Courier New" w:cs="Courier New"/>
            <w:sz w:val="16"/>
            <w:szCs w:val="16"/>
            <w:rPrChange w:id="1409" w:author="Christopher Bird" w:date="2017-03-17T02:37:00Z">
              <w:rPr/>
            </w:rPrChange>
          </w:rPr>
          <w:t>cat $FilterFile | parallel "</w:t>
        </w:r>
        <w:proofErr w:type="gramStart"/>
        <w:r w:rsidRPr="00092D13">
          <w:rPr>
            <w:rFonts w:ascii="Courier New" w:hAnsi="Courier New" w:cs="Courier New"/>
            <w:sz w:val="16"/>
            <w:szCs w:val="16"/>
            <w:rPrChange w:id="1410" w:author="Christopher Bird" w:date="2017-03-17T02:37:00Z">
              <w:rPr/>
            </w:rPrChange>
          </w:rPr>
          <w:t>rename .r</w:t>
        </w:r>
        <w:proofErr w:type="gramEnd"/>
        <w:r w:rsidRPr="00092D13">
          <w:rPr>
            <w:rFonts w:ascii="Courier New" w:hAnsi="Courier New" w:cs="Courier New"/>
            <w:sz w:val="16"/>
            <w:szCs w:val="16"/>
            <w:rPrChange w:id="1411" w:author="Christopher Bird" w:date="2017-03-17T02:37:00Z">
              <w:rPr/>
            </w:rPrChange>
          </w:rPr>
          <w:t xml:space="preserve"> .read {}"</w:t>
        </w:r>
      </w:ins>
    </w:p>
    <w:p w14:paraId="5251269B" w14:textId="77777777" w:rsidR="00092D13" w:rsidRDefault="00092D13">
      <w:pPr>
        <w:pStyle w:val="ListParagraph"/>
        <w:ind w:left="540"/>
        <w:rPr>
          <w:ins w:id="1412" w:author="Christopher Bird" w:date="2017-03-17T02:37:00Z"/>
        </w:rPr>
        <w:pPrChange w:id="1413"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1414"/>
      <w:r w:rsidR="005E329F">
        <w:t>a</w:t>
      </w:r>
      <w:r w:rsidR="00735AEC">
        <w:t>ss</w:t>
      </w:r>
      <w:r w:rsidR="005E329F">
        <w:t>mFiles.sh</w:t>
      </w:r>
      <w:commentRangeEnd w:id="1414"/>
      <w:r w:rsidR="008F5F43">
        <w:rPr>
          <w:rStyle w:val="CommentReference"/>
        </w:rPr>
        <w:commentReference w:id="1414"/>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 xml:space="preserve">Make sure the script is compatible with the locations of dDocent and the </w:t>
      </w:r>
      <w:proofErr w:type="gramStart"/>
      <w:r>
        <w:t>config</w:t>
      </w:r>
      <w:r w:rsidR="00735AEC">
        <w:t>.assm</w:t>
      </w:r>
      <w:proofErr w:type="gramEnd"/>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 xml:space="preserve">in </w:t>
      </w:r>
      <w:proofErr w:type="gramStart"/>
      <w:r w:rsidR="00735AEC">
        <w:t>config.ass</w:t>
      </w:r>
      <w:r w:rsidR="005E329F">
        <w:t>m</w:t>
      </w:r>
      <w:proofErr w:type="gramEnd"/>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w:t>
      </w:r>
      <w:proofErr w:type="gramStart"/>
      <w:r w:rsidRPr="00C1044D">
        <w:rPr>
          <w:rFonts w:ascii="Courier New" w:hAnsi="Courier New" w:cs="Courier New"/>
          <w:sz w:val="16"/>
          <w:szCs w:val="16"/>
        </w:rPr>
        <w:t>G,...</w:t>
      </w:r>
      <w:proofErr w:type="gramEnd"/>
      <w:r w:rsidRPr="00C1044D">
        <w:rPr>
          <w:rFonts w:ascii="Courier New" w:hAnsi="Courier New" w:cs="Courier New"/>
          <w:sz w:val="16"/>
          <w:szCs w:val="16"/>
        </w:rPr>
        <w:t>,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1415"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1416" w:author="Christopher Bird" w:date="2017-03-17T16:28:00Z">
            <w:rPr>
              <w:rFonts w:ascii="Courier New" w:hAnsi="Courier New" w:cs="Courier New"/>
              <w:sz w:val="16"/>
              <w:szCs w:val="16"/>
            </w:rPr>
          </w:rPrChange>
        </w:rPr>
        <w:t>Type_of_Assembly (PE, SE, OL, RPE)</w:t>
      </w:r>
      <w:ins w:id="1417"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1418"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1419"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 xml:space="preserve">HPC, </w:t>
      </w:r>
      <w:proofErr w:type="gramStart"/>
      <w:r w:rsidRPr="00C1044D">
        <w:rPr>
          <w:rFonts w:ascii="Courier New" w:hAnsi="Courier New" w:cs="Courier New"/>
          <w:sz w:val="16"/>
          <w:szCs w:val="16"/>
        </w:rPr>
        <w:t>Get</w:t>
      </w:r>
      <w:proofErr w:type="gramEnd"/>
      <w:r w:rsidRPr="00C1044D">
        <w:rPr>
          <w:rFonts w:ascii="Courier New" w:hAnsi="Courier New" w:cs="Courier New"/>
          <w:sz w:val="16"/>
          <w:szCs w:val="16"/>
        </w:rPr>
        <w:t xml:space="preserve"> graphs for cutoffs, then stop?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w:t>
      </w:r>
      <w:proofErr w:type="gramStart"/>
      <w:r w:rsidRPr="00C1044D">
        <w:rPr>
          <w:rFonts w:ascii="Courier New" w:hAnsi="Courier New" w:cs="Courier New"/>
          <w:sz w:val="16"/>
          <w:szCs w:val="16"/>
        </w:rPr>
        <w:t>yes,no</w:t>
      </w:r>
      <w:proofErr w:type="gramEnd"/>
      <w:r w:rsidRPr="00C1044D">
        <w:rPr>
          <w:rFonts w:ascii="Courier New" w:hAnsi="Courier New" w:cs="Courier New"/>
          <w:sz w:val="16"/>
          <w:szCs w:val="16"/>
        </w:rPr>
        <w:t>)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1BDCE23" w:rsidR="00C1044D" w:rsidRPr="00C1044D" w:rsidRDefault="005819DA" w:rsidP="00C1044D">
      <w:pPr>
        <w:spacing w:after="0" w:line="240" w:lineRule="auto"/>
        <w:ind w:left="360"/>
        <w:rPr>
          <w:rFonts w:ascii="Courier New" w:hAnsi="Courier New" w:cs="Courier New"/>
          <w:sz w:val="16"/>
          <w:szCs w:val="16"/>
        </w:rPr>
      </w:pPr>
      <w:ins w:id="1420" w:author="John Whalen" w:date="2018-05-15T17:40:00Z">
        <w:r>
          <w:rPr>
            <w:rFonts w:ascii="Courier New" w:hAnsi="Courier New" w:cs="Courier New"/>
            <w:sz w:val="16"/>
            <w:szCs w:val="16"/>
          </w:rPr>
          <w:t>3</w:t>
        </w:r>
      </w:ins>
      <w:del w:id="1421" w:author="John Whalen" w:date="2018-05-15T17:40:00Z">
        <w:r w:rsidR="00CE1459" w:rsidDel="005819DA">
          <w:rPr>
            <w:rFonts w:ascii="Courier New" w:hAnsi="Courier New" w:cs="Courier New"/>
            <w:sz w:val="16"/>
            <w:szCs w:val="16"/>
          </w:rPr>
          <w:delText>4</w:delText>
        </w:r>
      </w:del>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1999F680" w:rsidR="00C1044D" w:rsidRDefault="005819DA" w:rsidP="00C1044D">
      <w:pPr>
        <w:spacing w:after="0" w:line="240" w:lineRule="auto"/>
        <w:ind w:left="360"/>
        <w:rPr>
          <w:rFonts w:ascii="Courier New" w:hAnsi="Courier New" w:cs="Courier New"/>
          <w:sz w:val="16"/>
          <w:szCs w:val="16"/>
        </w:rPr>
      </w:pPr>
      <w:ins w:id="1422" w:author="John Whalen" w:date="2018-05-15T17:40:00Z">
        <w:r>
          <w:rPr>
            <w:rFonts w:ascii="Courier New" w:hAnsi="Courier New" w:cs="Courier New"/>
            <w:sz w:val="16"/>
            <w:szCs w:val="16"/>
          </w:rPr>
          <w:t>3</w:t>
        </w:r>
      </w:ins>
      <w:del w:id="1423" w:author="John Whalen" w:date="2018-05-15T17:40:00Z">
        <w:r w:rsidR="00CE1459" w:rsidDel="005819DA">
          <w:rPr>
            <w:rFonts w:ascii="Courier New" w:hAnsi="Courier New" w:cs="Courier New"/>
            <w:sz w:val="16"/>
            <w:szCs w:val="16"/>
          </w:rPr>
          <w:delText>4</w:delText>
        </w:r>
      </w:del>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1424" w:author="Christopher Bird" w:date="2017-03-17T05:46:00Z">
        <w:r>
          <w:t>s</w:t>
        </w:r>
      </w:ins>
      <w:del w:id="1425"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1426" w:author="Christopher Bird" w:date="2017-03-17T05:46:00Z">
        <w:r>
          <w:t>s</w:t>
        </w:r>
      </w:ins>
      <w:del w:id="1427"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1428"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lastRenderedPageBreak/>
        <w:t>Run the following command to delete erroneous files</w:t>
      </w:r>
    </w:p>
    <w:p w14:paraId="4109511A" w14:textId="737955E4" w:rsidR="007B367C" w:rsidRDefault="007B367C" w:rsidP="007B367C">
      <w:pPr>
        <w:pStyle w:val="ListParagraph"/>
        <w:numPr>
          <w:ilvl w:val="5"/>
          <w:numId w:val="1"/>
        </w:numPr>
        <w:rPr>
          <w:ins w:id="1429" w:author="Christopher Bird" w:date="2017-03-17T05:44:00Z"/>
        </w:rPr>
      </w:pPr>
      <w:r>
        <w:t xml:space="preserve">rm </w:t>
      </w:r>
      <w:ins w:id="1430"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1431" w:author="Christopher Bird" w:date="2017-03-17T05:44:00Z">
          <w:pPr>
            <w:pStyle w:val="ListParagraph"/>
            <w:numPr>
              <w:ilvl w:val="5"/>
              <w:numId w:val="1"/>
            </w:numPr>
            <w:ind w:left="4320" w:hanging="180"/>
          </w:pPr>
        </w:pPrChange>
      </w:pPr>
      <w:ins w:id="1432"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w:t>
      </w:r>
      <w:proofErr w:type="gramStart"/>
      <w:r w:rsidR="00673D2A">
        <w:t>This increases</w:t>
      </w:r>
      <w:proofErr w:type="gramEnd"/>
      <w:r w:rsidR="00673D2A">
        <w:t xml:space="preserve"> speed.</w:t>
      </w:r>
    </w:p>
    <w:p w14:paraId="66A933AA" w14:textId="75EFEFBA" w:rsidR="00443EB7" w:rsidRPr="002C4892" w:rsidRDefault="00443EB7" w:rsidP="00C1044D">
      <w:pPr>
        <w:pStyle w:val="ListParagraph"/>
        <w:numPr>
          <w:ilvl w:val="2"/>
          <w:numId w:val="1"/>
        </w:numPr>
        <w:ind w:left="720"/>
        <w:rPr>
          <w:ins w:id="1433" w:author="Christopher Bird" w:date="2017-03-17T16:32:00Z"/>
          <w:b/>
          <w:i/>
          <w:rPrChange w:id="1434" w:author="Christopher Bird" w:date="2017-03-17T20:28:00Z">
            <w:rPr>
              <w:ins w:id="1435" w:author="Christopher Bird" w:date="2017-03-17T16:32:00Z"/>
            </w:rPr>
          </w:rPrChange>
        </w:rPr>
      </w:pPr>
      <w:ins w:id="1436" w:author="Christopher Bird" w:date="2017-03-17T16:30:00Z">
        <w:r w:rsidRPr="002C4892">
          <w:rPr>
            <w:b/>
            <w:i/>
            <w:rPrChange w:id="1437" w:author="Christopher Bird" w:date="2017-03-17T20:28:00Z">
              <w:rPr/>
            </w:rPrChange>
          </w:rPr>
          <w:t xml:space="preserve">If you selected OL, view the PEAR output and determine if Pear is </w:t>
        </w:r>
      </w:ins>
      <w:ins w:id="1438" w:author="Christopher Bird" w:date="2017-03-17T16:33:00Z">
        <w:r w:rsidRPr="002C4892">
          <w:rPr>
            <w:b/>
            <w:i/>
            <w:rPrChange w:id="1439" w:author="Christopher Bird" w:date="2017-03-17T20:28:00Z">
              <w:rPr/>
            </w:rPrChange>
          </w:rPr>
          <w:t>assembling</w:t>
        </w:r>
      </w:ins>
      <w:ins w:id="1440" w:author="Christopher Bird" w:date="2017-03-17T16:30:00Z">
        <w:r w:rsidRPr="002C4892">
          <w:rPr>
            <w:b/>
            <w:i/>
            <w:rPrChange w:id="1441"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1442" w:author="Christopher Bird" w:date="2017-03-17T16:32:00Z"/>
          <w:rFonts w:ascii="Courier New" w:hAnsi="Courier New" w:cs="Courier New"/>
          <w:sz w:val="16"/>
          <w:szCs w:val="16"/>
          <w:rPrChange w:id="1443" w:author="Christopher Bird" w:date="2017-03-17T16:32:00Z">
            <w:rPr>
              <w:ins w:id="1444" w:author="Christopher Bird" w:date="2017-03-17T16:32:00Z"/>
            </w:rPr>
          </w:rPrChange>
        </w:rPr>
        <w:pPrChange w:id="1445" w:author="Christopher Bird" w:date="2017-03-17T16:33:00Z">
          <w:pPr>
            <w:pStyle w:val="ListParagraph"/>
          </w:pPr>
        </w:pPrChange>
      </w:pPr>
      <w:ins w:id="1446" w:author="Christopher Bird" w:date="2017-03-17T16:32:00Z">
        <w:r w:rsidRPr="00443EB7">
          <w:rPr>
            <w:rFonts w:ascii="Courier New" w:hAnsi="Courier New" w:cs="Courier New"/>
            <w:sz w:val="16"/>
            <w:szCs w:val="16"/>
            <w:rPrChange w:id="1447" w:author="Christopher Bird" w:date="2017-03-17T16:32:00Z">
              <w:rPr/>
            </w:rPrChange>
          </w:rPr>
          <w:t xml:space="preserve">Fri Mar 17 15:28:24 CDT </w:t>
        </w:r>
        <w:proofErr w:type="gramStart"/>
        <w:r w:rsidRPr="00443EB7">
          <w:rPr>
            <w:rFonts w:ascii="Courier New" w:hAnsi="Courier New" w:cs="Courier New"/>
            <w:sz w:val="16"/>
            <w:szCs w:val="16"/>
            <w:rPrChange w:id="1448" w:author="Christopher Bird" w:date="2017-03-17T16:32:00Z">
              <w:rPr/>
            </w:rPrChange>
          </w:rPr>
          <w:t>2017  OL</w:t>
        </w:r>
        <w:proofErr w:type="gramEnd"/>
        <w:r w:rsidRPr="00443EB7">
          <w:rPr>
            <w:rFonts w:ascii="Courier New" w:hAnsi="Courier New" w:cs="Courier New"/>
            <w:sz w:val="16"/>
            <w:szCs w:val="16"/>
            <w:rPrChange w:id="1449" w:author="Christopher Bird" w:date="2017-03-17T16:32:00Z">
              <w:rPr/>
            </w:rPrChange>
          </w:rPr>
          <w:t xml:space="preserve"> assembly: PEAR</w:t>
        </w:r>
      </w:ins>
    </w:p>
    <w:p w14:paraId="10A16B70" w14:textId="77777777" w:rsidR="00443EB7" w:rsidRPr="00443EB7" w:rsidRDefault="00443EB7">
      <w:pPr>
        <w:pStyle w:val="ListParagraph"/>
        <w:spacing w:after="0" w:line="240" w:lineRule="auto"/>
        <w:rPr>
          <w:ins w:id="1450" w:author="Christopher Bird" w:date="2017-03-17T16:32:00Z"/>
          <w:rFonts w:ascii="Courier New" w:hAnsi="Courier New" w:cs="Courier New"/>
          <w:sz w:val="16"/>
          <w:szCs w:val="16"/>
          <w:rPrChange w:id="1451" w:author="Christopher Bird" w:date="2017-03-17T16:32:00Z">
            <w:rPr>
              <w:ins w:id="1452" w:author="Christopher Bird" w:date="2017-03-17T16:32:00Z"/>
            </w:rPr>
          </w:rPrChange>
        </w:rPr>
        <w:pPrChange w:id="1453" w:author="Christopher Bird" w:date="2017-03-17T16:33:00Z">
          <w:pPr>
            <w:pStyle w:val="ListParagraph"/>
          </w:pPr>
        </w:pPrChange>
      </w:pPr>
      <w:ins w:id="1454" w:author="Christopher Bird" w:date="2017-03-17T16:32:00Z">
        <w:r w:rsidRPr="00443EB7">
          <w:rPr>
            <w:rFonts w:ascii="Courier New" w:hAnsi="Courier New" w:cs="Courier New"/>
            <w:sz w:val="16"/>
            <w:szCs w:val="16"/>
            <w:rPrChange w:id="1455"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1456" w:author="Christopher Bird" w:date="2017-03-17T16:32:00Z"/>
          <w:rFonts w:ascii="Courier New" w:hAnsi="Courier New" w:cs="Courier New"/>
          <w:sz w:val="16"/>
          <w:szCs w:val="16"/>
          <w:rPrChange w:id="1457" w:author="Christopher Bird" w:date="2017-03-17T16:32:00Z">
            <w:rPr>
              <w:ins w:id="1458" w:author="Christopher Bird" w:date="2017-03-17T16:32:00Z"/>
            </w:rPr>
          </w:rPrChange>
        </w:rPr>
        <w:pPrChange w:id="1459" w:author="Christopher Bird" w:date="2017-03-17T16:33:00Z">
          <w:pPr>
            <w:pStyle w:val="ListParagraph"/>
          </w:pPr>
        </w:pPrChange>
      </w:pPr>
      <w:ins w:id="1460" w:author="Christopher Bird" w:date="2017-03-17T16:32:00Z">
        <w:r w:rsidRPr="00443EB7">
          <w:rPr>
            <w:rFonts w:ascii="Courier New" w:hAnsi="Courier New" w:cs="Courier New"/>
            <w:sz w:val="16"/>
            <w:szCs w:val="16"/>
            <w:rPrChange w:id="1461" w:author="Christopher Bird" w:date="2017-03-17T16:32:00Z">
              <w:rPr/>
            </w:rPrChange>
          </w:rPr>
          <w:t>|  _ \| ____|  / \  |  _ \</w:t>
        </w:r>
      </w:ins>
    </w:p>
    <w:p w14:paraId="66295DB4" w14:textId="77777777" w:rsidR="00443EB7" w:rsidRPr="00443EB7" w:rsidRDefault="00443EB7">
      <w:pPr>
        <w:pStyle w:val="ListParagraph"/>
        <w:spacing w:after="0" w:line="240" w:lineRule="auto"/>
        <w:rPr>
          <w:ins w:id="1462" w:author="Christopher Bird" w:date="2017-03-17T16:32:00Z"/>
          <w:rFonts w:ascii="Courier New" w:hAnsi="Courier New" w:cs="Courier New"/>
          <w:sz w:val="16"/>
          <w:szCs w:val="16"/>
          <w:rPrChange w:id="1463" w:author="Christopher Bird" w:date="2017-03-17T16:32:00Z">
            <w:rPr>
              <w:ins w:id="1464" w:author="Christopher Bird" w:date="2017-03-17T16:32:00Z"/>
            </w:rPr>
          </w:rPrChange>
        </w:rPr>
        <w:pPrChange w:id="1465" w:author="Christopher Bird" w:date="2017-03-17T16:33:00Z">
          <w:pPr>
            <w:pStyle w:val="ListParagraph"/>
          </w:pPr>
        </w:pPrChange>
      </w:pPr>
      <w:ins w:id="1466" w:author="Christopher Bird" w:date="2017-03-17T16:32:00Z">
        <w:r w:rsidRPr="00443EB7">
          <w:rPr>
            <w:rFonts w:ascii="Courier New" w:hAnsi="Courier New" w:cs="Courier New"/>
            <w:sz w:val="16"/>
            <w:szCs w:val="16"/>
            <w:rPrChange w:id="1467" w:author="Christopher Bird" w:date="2017-03-17T16:32:00Z">
              <w:rPr/>
            </w:rPrChange>
          </w:rPr>
          <w:t>| |_) |  _|   / _ \ | |_) |</w:t>
        </w:r>
      </w:ins>
    </w:p>
    <w:p w14:paraId="5BFCA2D2" w14:textId="77777777" w:rsidR="00443EB7" w:rsidRPr="00443EB7" w:rsidRDefault="00443EB7">
      <w:pPr>
        <w:pStyle w:val="ListParagraph"/>
        <w:spacing w:after="0" w:line="240" w:lineRule="auto"/>
        <w:rPr>
          <w:ins w:id="1468" w:author="Christopher Bird" w:date="2017-03-17T16:32:00Z"/>
          <w:rFonts w:ascii="Courier New" w:hAnsi="Courier New" w:cs="Courier New"/>
          <w:sz w:val="16"/>
          <w:szCs w:val="16"/>
          <w:rPrChange w:id="1469" w:author="Christopher Bird" w:date="2017-03-17T16:32:00Z">
            <w:rPr>
              <w:ins w:id="1470" w:author="Christopher Bird" w:date="2017-03-17T16:32:00Z"/>
            </w:rPr>
          </w:rPrChange>
        </w:rPr>
        <w:pPrChange w:id="1471" w:author="Christopher Bird" w:date="2017-03-17T16:33:00Z">
          <w:pPr>
            <w:pStyle w:val="ListParagraph"/>
          </w:pPr>
        </w:pPrChange>
      </w:pPr>
      <w:ins w:id="1472" w:author="Christopher Bird" w:date="2017-03-17T16:32:00Z">
        <w:r w:rsidRPr="00443EB7">
          <w:rPr>
            <w:rFonts w:ascii="Courier New" w:hAnsi="Courier New" w:cs="Courier New"/>
            <w:sz w:val="16"/>
            <w:szCs w:val="16"/>
            <w:rPrChange w:id="1473" w:author="Christopher Bird" w:date="2017-03-17T16:32:00Z">
              <w:rPr/>
            </w:rPrChange>
          </w:rPr>
          <w:t>|  __/| |___ / ___ \|  _ &lt;</w:t>
        </w:r>
      </w:ins>
    </w:p>
    <w:p w14:paraId="05FF49BB" w14:textId="77777777" w:rsidR="00443EB7" w:rsidRPr="00443EB7" w:rsidRDefault="00443EB7">
      <w:pPr>
        <w:pStyle w:val="ListParagraph"/>
        <w:spacing w:after="0" w:line="240" w:lineRule="auto"/>
        <w:rPr>
          <w:ins w:id="1474" w:author="Christopher Bird" w:date="2017-03-17T16:32:00Z"/>
          <w:rFonts w:ascii="Courier New" w:hAnsi="Courier New" w:cs="Courier New"/>
          <w:sz w:val="16"/>
          <w:szCs w:val="16"/>
          <w:rPrChange w:id="1475" w:author="Christopher Bird" w:date="2017-03-17T16:32:00Z">
            <w:rPr>
              <w:ins w:id="1476" w:author="Christopher Bird" w:date="2017-03-17T16:32:00Z"/>
            </w:rPr>
          </w:rPrChange>
        </w:rPr>
        <w:pPrChange w:id="1477" w:author="Christopher Bird" w:date="2017-03-17T16:33:00Z">
          <w:pPr>
            <w:pStyle w:val="ListParagraph"/>
          </w:pPr>
        </w:pPrChange>
      </w:pPr>
      <w:ins w:id="1478" w:author="Christopher Bird" w:date="2017-03-17T16:32:00Z">
        <w:r w:rsidRPr="00443EB7">
          <w:rPr>
            <w:rFonts w:ascii="Courier New" w:hAnsi="Courier New" w:cs="Courier New"/>
            <w:sz w:val="16"/>
            <w:szCs w:val="16"/>
            <w:rPrChange w:id="1479" w:author="Christopher Bird" w:date="2017-03-17T16:32:00Z">
              <w:rPr/>
            </w:rPrChange>
          </w:rPr>
          <w:t>|_|   |_____/_/   \_\_| \_\</w:t>
        </w:r>
      </w:ins>
    </w:p>
    <w:p w14:paraId="2DBC2C94" w14:textId="77777777" w:rsidR="00443EB7" w:rsidRPr="00443EB7" w:rsidRDefault="00443EB7">
      <w:pPr>
        <w:pStyle w:val="ListParagraph"/>
        <w:spacing w:after="0" w:line="240" w:lineRule="auto"/>
        <w:rPr>
          <w:ins w:id="1480" w:author="Christopher Bird" w:date="2017-03-17T16:32:00Z"/>
          <w:rFonts w:ascii="Courier New" w:hAnsi="Courier New" w:cs="Courier New"/>
          <w:sz w:val="16"/>
          <w:szCs w:val="16"/>
          <w:rPrChange w:id="1481" w:author="Christopher Bird" w:date="2017-03-17T16:32:00Z">
            <w:rPr>
              <w:ins w:id="1482" w:author="Christopher Bird" w:date="2017-03-17T16:32:00Z"/>
            </w:rPr>
          </w:rPrChange>
        </w:rPr>
        <w:pPrChange w:id="1483" w:author="Christopher Bird" w:date="2017-03-17T16:33:00Z">
          <w:pPr>
            <w:pStyle w:val="ListParagraph"/>
          </w:pPr>
        </w:pPrChange>
      </w:pPr>
    </w:p>
    <w:p w14:paraId="2706F299" w14:textId="77777777" w:rsidR="00443EB7" w:rsidRPr="00443EB7" w:rsidRDefault="00443EB7">
      <w:pPr>
        <w:pStyle w:val="ListParagraph"/>
        <w:spacing w:after="0" w:line="240" w:lineRule="auto"/>
        <w:rPr>
          <w:ins w:id="1484" w:author="Christopher Bird" w:date="2017-03-17T16:32:00Z"/>
          <w:rFonts w:ascii="Courier New" w:hAnsi="Courier New" w:cs="Courier New"/>
          <w:sz w:val="16"/>
          <w:szCs w:val="16"/>
          <w:rPrChange w:id="1485" w:author="Christopher Bird" w:date="2017-03-17T16:32:00Z">
            <w:rPr>
              <w:ins w:id="1486" w:author="Christopher Bird" w:date="2017-03-17T16:32:00Z"/>
            </w:rPr>
          </w:rPrChange>
        </w:rPr>
        <w:pPrChange w:id="1487" w:author="Christopher Bird" w:date="2017-03-17T16:33:00Z">
          <w:pPr>
            <w:pStyle w:val="ListParagraph"/>
          </w:pPr>
        </w:pPrChange>
      </w:pPr>
      <w:ins w:id="1488" w:author="Christopher Bird" w:date="2017-03-17T16:32:00Z">
        <w:r w:rsidRPr="00443EB7">
          <w:rPr>
            <w:rFonts w:ascii="Courier New" w:hAnsi="Courier New" w:cs="Courier New"/>
            <w:sz w:val="16"/>
            <w:szCs w:val="16"/>
            <w:rPrChange w:id="1489"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1490" w:author="Christopher Bird" w:date="2017-03-17T16:32:00Z"/>
          <w:rFonts w:ascii="Courier New" w:hAnsi="Courier New" w:cs="Courier New"/>
          <w:sz w:val="16"/>
          <w:szCs w:val="16"/>
          <w:rPrChange w:id="1491" w:author="Christopher Bird" w:date="2017-03-17T16:32:00Z">
            <w:rPr>
              <w:ins w:id="1492" w:author="Christopher Bird" w:date="2017-03-17T16:32:00Z"/>
            </w:rPr>
          </w:rPrChange>
        </w:rPr>
        <w:pPrChange w:id="1493" w:author="Christopher Bird" w:date="2017-03-17T16:33:00Z">
          <w:pPr>
            <w:pStyle w:val="ListParagraph"/>
          </w:pPr>
        </w:pPrChange>
      </w:pPr>
    </w:p>
    <w:p w14:paraId="1734EB65" w14:textId="77777777" w:rsidR="00443EB7" w:rsidRPr="00443EB7" w:rsidRDefault="00443EB7">
      <w:pPr>
        <w:pStyle w:val="ListParagraph"/>
        <w:spacing w:after="0" w:line="240" w:lineRule="auto"/>
        <w:rPr>
          <w:ins w:id="1494" w:author="Christopher Bird" w:date="2017-03-17T16:32:00Z"/>
          <w:rFonts w:ascii="Courier New" w:hAnsi="Courier New" w:cs="Courier New"/>
          <w:sz w:val="16"/>
          <w:szCs w:val="16"/>
          <w:rPrChange w:id="1495" w:author="Christopher Bird" w:date="2017-03-17T16:32:00Z">
            <w:rPr>
              <w:ins w:id="1496" w:author="Christopher Bird" w:date="2017-03-17T16:32:00Z"/>
            </w:rPr>
          </w:rPrChange>
        </w:rPr>
        <w:pPrChange w:id="1497" w:author="Christopher Bird" w:date="2017-03-17T16:33:00Z">
          <w:pPr>
            <w:pStyle w:val="ListParagraph"/>
          </w:pPr>
        </w:pPrChange>
      </w:pPr>
      <w:ins w:id="1498" w:author="Christopher Bird" w:date="2017-03-17T16:32:00Z">
        <w:r w:rsidRPr="00443EB7">
          <w:rPr>
            <w:rFonts w:ascii="Courier New" w:hAnsi="Courier New" w:cs="Courier New"/>
            <w:sz w:val="16"/>
            <w:szCs w:val="16"/>
            <w:rPrChange w:id="1499"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1500" w:author="Christopher Bird" w:date="2017-03-17T16:32:00Z"/>
          <w:rFonts w:ascii="Courier New" w:hAnsi="Courier New" w:cs="Courier New"/>
          <w:sz w:val="16"/>
          <w:szCs w:val="16"/>
          <w:rPrChange w:id="1501" w:author="Christopher Bird" w:date="2017-03-17T16:32:00Z">
            <w:rPr>
              <w:ins w:id="1502" w:author="Christopher Bird" w:date="2017-03-17T16:32:00Z"/>
            </w:rPr>
          </w:rPrChange>
        </w:rPr>
        <w:pPrChange w:id="1503" w:author="Christopher Bird" w:date="2017-03-17T16:33:00Z">
          <w:pPr>
            <w:pStyle w:val="ListParagraph"/>
          </w:pPr>
        </w:pPrChange>
      </w:pPr>
      <w:ins w:id="1504" w:author="Christopher Bird" w:date="2017-03-17T16:32:00Z">
        <w:r w:rsidRPr="00443EB7">
          <w:rPr>
            <w:rFonts w:ascii="Courier New" w:hAnsi="Courier New" w:cs="Courier New"/>
            <w:sz w:val="16"/>
            <w:szCs w:val="16"/>
            <w:rPrChange w:id="1505"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1506" w:author="Christopher Bird" w:date="2017-03-17T16:32:00Z"/>
          <w:rFonts w:ascii="Courier New" w:hAnsi="Courier New" w:cs="Courier New"/>
          <w:sz w:val="16"/>
          <w:szCs w:val="16"/>
          <w:rPrChange w:id="1507" w:author="Christopher Bird" w:date="2017-03-17T16:32:00Z">
            <w:rPr>
              <w:ins w:id="1508" w:author="Christopher Bird" w:date="2017-03-17T16:32:00Z"/>
            </w:rPr>
          </w:rPrChange>
        </w:rPr>
        <w:pPrChange w:id="1509" w:author="Christopher Bird" w:date="2017-03-17T16:33:00Z">
          <w:pPr>
            <w:pStyle w:val="ListParagraph"/>
          </w:pPr>
        </w:pPrChange>
      </w:pPr>
    </w:p>
    <w:p w14:paraId="412CCBBD" w14:textId="77777777" w:rsidR="00443EB7" w:rsidRPr="00443EB7" w:rsidRDefault="00443EB7">
      <w:pPr>
        <w:pStyle w:val="ListParagraph"/>
        <w:spacing w:after="0" w:line="240" w:lineRule="auto"/>
        <w:rPr>
          <w:ins w:id="1510" w:author="Christopher Bird" w:date="2017-03-17T16:32:00Z"/>
          <w:rFonts w:ascii="Courier New" w:hAnsi="Courier New" w:cs="Courier New"/>
          <w:sz w:val="16"/>
          <w:szCs w:val="16"/>
          <w:rPrChange w:id="1511" w:author="Christopher Bird" w:date="2017-03-17T16:32:00Z">
            <w:rPr>
              <w:ins w:id="1512" w:author="Christopher Bird" w:date="2017-03-17T16:32:00Z"/>
            </w:rPr>
          </w:rPrChange>
        </w:rPr>
        <w:pPrChange w:id="1513" w:author="Christopher Bird" w:date="2017-03-17T16:33:00Z">
          <w:pPr>
            <w:pStyle w:val="ListParagraph"/>
          </w:pPr>
        </w:pPrChange>
      </w:pPr>
      <w:ins w:id="1514" w:author="Christopher Bird" w:date="2017-03-17T16:32:00Z">
        <w:r w:rsidRPr="00443EB7">
          <w:rPr>
            <w:rFonts w:ascii="Courier New" w:hAnsi="Courier New" w:cs="Courier New"/>
            <w:sz w:val="16"/>
            <w:szCs w:val="16"/>
            <w:rPrChange w:id="1515"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1516" w:author="Christopher Bird" w:date="2017-03-17T16:32:00Z"/>
          <w:rFonts w:ascii="Courier New" w:hAnsi="Courier New" w:cs="Courier New"/>
          <w:sz w:val="16"/>
          <w:szCs w:val="16"/>
          <w:rPrChange w:id="1517" w:author="Christopher Bird" w:date="2017-03-17T16:32:00Z">
            <w:rPr>
              <w:ins w:id="1518" w:author="Christopher Bird" w:date="2017-03-17T16:32:00Z"/>
            </w:rPr>
          </w:rPrChange>
        </w:rPr>
        <w:pPrChange w:id="1519" w:author="Christopher Bird" w:date="2017-03-17T16:33:00Z">
          <w:pPr>
            <w:pStyle w:val="ListParagraph"/>
          </w:pPr>
        </w:pPrChange>
      </w:pPr>
      <w:ins w:id="1520" w:author="Christopher Bird" w:date="2017-03-17T16:32:00Z">
        <w:r w:rsidRPr="00443EB7">
          <w:rPr>
            <w:rFonts w:ascii="Courier New" w:hAnsi="Courier New" w:cs="Courier New"/>
            <w:sz w:val="16"/>
            <w:szCs w:val="16"/>
            <w:rPrChange w:id="1521"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1522" w:author="Christopher Bird" w:date="2017-03-17T16:32:00Z"/>
          <w:rFonts w:ascii="Courier New" w:hAnsi="Courier New" w:cs="Courier New"/>
          <w:sz w:val="16"/>
          <w:szCs w:val="16"/>
          <w:rPrChange w:id="1523" w:author="Christopher Bird" w:date="2017-03-17T16:32:00Z">
            <w:rPr>
              <w:ins w:id="1524" w:author="Christopher Bird" w:date="2017-03-17T16:32:00Z"/>
            </w:rPr>
          </w:rPrChange>
        </w:rPr>
        <w:pPrChange w:id="1525" w:author="Christopher Bird" w:date="2017-03-17T16:33:00Z">
          <w:pPr>
            <w:pStyle w:val="ListParagraph"/>
          </w:pPr>
        </w:pPrChange>
      </w:pPr>
      <w:ins w:id="1526" w:author="Christopher Bird" w:date="2017-03-17T16:32:00Z">
        <w:r w:rsidRPr="00443EB7">
          <w:rPr>
            <w:rFonts w:ascii="Courier New" w:hAnsi="Courier New" w:cs="Courier New"/>
            <w:sz w:val="16"/>
            <w:szCs w:val="16"/>
            <w:rPrChange w:id="1527" w:author="Christopher Bird" w:date="2017-03-17T16:32:00Z">
              <w:rPr/>
            </w:rPrChange>
          </w:rPr>
          <w:t>PHRED..............................: 33</w:t>
        </w:r>
      </w:ins>
    </w:p>
    <w:p w14:paraId="50020CDF" w14:textId="77777777" w:rsidR="00443EB7" w:rsidRPr="00443EB7" w:rsidRDefault="00443EB7">
      <w:pPr>
        <w:pStyle w:val="ListParagraph"/>
        <w:spacing w:after="0" w:line="240" w:lineRule="auto"/>
        <w:rPr>
          <w:ins w:id="1528" w:author="Christopher Bird" w:date="2017-03-17T16:32:00Z"/>
          <w:rFonts w:ascii="Courier New" w:hAnsi="Courier New" w:cs="Courier New"/>
          <w:sz w:val="16"/>
          <w:szCs w:val="16"/>
          <w:rPrChange w:id="1529" w:author="Christopher Bird" w:date="2017-03-17T16:32:00Z">
            <w:rPr>
              <w:ins w:id="1530" w:author="Christopher Bird" w:date="2017-03-17T16:32:00Z"/>
            </w:rPr>
          </w:rPrChange>
        </w:rPr>
        <w:pPrChange w:id="1531" w:author="Christopher Bird" w:date="2017-03-17T16:33:00Z">
          <w:pPr>
            <w:pStyle w:val="ListParagraph"/>
          </w:pPr>
        </w:pPrChange>
      </w:pPr>
      <w:ins w:id="1532" w:author="Christopher Bird" w:date="2017-03-17T16:32:00Z">
        <w:r w:rsidRPr="00443EB7">
          <w:rPr>
            <w:rFonts w:ascii="Courier New" w:hAnsi="Courier New" w:cs="Courier New"/>
            <w:sz w:val="16"/>
            <w:szCs w:val="16"/>
            <w:rPrChange w:id="1533"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1534" w:author="Christopher Bird" w:date="2017-03-17T16:32:00Z"/>
          <w:rFonts w:ascii="Courier New" w:hAnsi="Courier New" w:cs="Courier New"/>
          <w:sz w:val="16"/>
          <w:szCs w:val="16"/>
          <w:rPrChange w:id="1535" w:author="Christopher Bird" w:date="2017-03-17T16:32:00Z">
            <w:rPr>
              <w:ins w:id="1536" w:author="Christopher Bird" w:date="2017-03-17T16:32:00Z"/>
            </w:rPr>
          </w:rPrChange>
        </w:rPr>
        <w:pPrChange w:id="1537" w:author="Christopher Bird" w:date="2017-03-17T16:33:00Z">
          <w:pPr>
            <w:pStyle w:val="ListParagraph"/>
          </w:pPr>
        </w:pPrChange>
      </w:pPr>
      <w:ins w:id="1538" w:author="Christopher Bird" w:date="2017-03-17T16:32:00Z">
        <w:r w:rsidRPr="00443EB7">
          <w:rPr>
            <w:rFonts w:ascii="Courier New" w:hAnsi="Courier New" w:cs="Courier New"/>
            <w:sz w:val="16"/>
            <w:szCs w:val="16"/>
            <w:rPrChange w:id="1539"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1540" w:author="Christopher Bird" w:date="2017-03-17T16:32:00Z"/>
          <w:rFonts w:ascii="Courier New" w:hAnsi="Courier New" w:cs="Courier New"/>
          <w:sz w:val="16"/>
          <w:szCs w:val="16"/>
          <w:rPrChange w:id="1541" w:author="Christopher Bird" w:date="2017-03-17T16:32:00Z">
            <w:rPr>
              <w:ins w:id="1542" w:author="Christopher Bird" w:date="2017-03-17T16:32:00Z"/>
            </w:rPr>
          </w:rPrChange>
        </w:rPr>
        <w:pPrChange w:id="1543" w:author="Christopher Bird" w:date="2017-03-17T16:33:00Z">
          <w:pPr>
            <w:pStyle w:val="ListParagraph"/>
          </w:pPr>
        </w:pPrChange>
      </w:pPr>
      <w:ins w:id="1544" w:author="Christopher Bird" w:date="2017-03-17T16:32:00Z">
        <w:r w:rsidRPr="00443EB7">
          <w:rPr>
            <w:rFonts w:ascii="Courier New" w:hAnsi="Courier New" w:cs="Courier New"/>
            <w:sz w:val="16"/>
            <w:szCs w:val="16"/>
            <w:rPrChange w:id="1545"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1546" w:author="Christopher Bird" w:date="2017-03-17T16:32:00Z"/>
          <w:rFonts w:ascii="Courier New" w:hAnsi="Courier New" w:cs="Courier New"/>
          <w:sz w:val="16"/>
          <w:szCs w:val="16"/>
          <w:rPrChange w:id="1547" w:author="Christopher Bird" w:date="2017-03-17T16:32:00Z">
            <w:rPr>
              <w:ins w:id="1548" w:author="Christopher Bird" w:date="2017-03-17T16:32:00Z"/>
            </w:rPr>
          </w:rPrChange>
        </w:rPr>
        <w:pPrChange w:id="1549" w:author="Christopher Bird" w:date="2017-03-17T16:33:00Z">
          <w:pPr>
            <w:pStyle w:val="ListParagraph"/>
          </w:pPr>
        </w:pPrChange>
      </w:pPr>
      <w:ins w:id="1550" w:author="Christopher Bird" w:date="2017-03-17T16:32:00Z">
        <w:r w:rsidRPr="00443EB7">
          <w:rPr>
            <w:rFonts w:ascii="Courier New" w:hAnsi="Courier New" w:cs="Courier New"/>
            <w:sz w:val="16"/>
            <w:szCs w:val="16"/>
            <w:rPrChange w:id="1551"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1552" w:author="Christopher Bird" w:date="2017-03-17T16:32:00Z"/>
          <w:rFonts w:ascii="Courier New" w:hAnsi="Courier New" w:cs="Courier New"/>
          <w:sz w:val="16"/>
          <w:szCs w:val="16"/>
          <w:rPrChange w:id="1553" w:author="Christopher Bird" w:date="2017-03-17T16:32:00Z">
            <w:rPr>
              <w:ins w:id="1554" w:author="Christopher Bird" w:date="2017-03-17T16:32:00Z"/>
            </w:rPr>
          </w:rPrChange>
        </w:rPr>
        <w:pPrChange w:id="1555" w:author="Christopher Bird" w:date="2017-03-17T16:33:00Z">
          <w:pPr>
            <w:pStyle w:val="ListParagraph"/>
          </w:pPr>
        </w:pPrChange>
      </w:pPr>
      <w:ins w:id="1556" w:author="Christopher Bird" w:date="2017-03-17T16:32:00Z">
        <w:r w:rsidRPr="00443EB7">
          <w:rPr>
            <w:rFonts w:ascii="Courier New" w:hAnsi="Courier New" w:cs="Courier New"/>
            <w:sz w:val="16"/>
            <w:szCs w:val="16"/>
            <w:rPrChange w:id="1557" w:author="Christopher Bird" w:date="2017-03-17T16:32:00Z">
              <w:rPr/>
            </w:rPrChange>
          </w:rPr>
          <w:t>p-value............................: 0.010000</w:t>
        </w:r>
      </w:ins>
    </w:p>
    <w:p w14:paraId="0F4C1EC9" w14:textId="77777777" w:rsidR="00443EB7" w:rsidRPr="00443EB7" w:rsidRDefault="00443EB7">
      <w:pPr>
        <w:pStyle w:val="ListParagraph"/>
        <w:spacing w:after="0" w:line="240" w:lineRule="auto"/>
        <w:rPr>
          <w:ins w:id="1558" w:author="Christopher Bird" w:date="2017-03-17T16:32:00Z"/>
          <w:rFonts w:ascii="Courier New" w:hAnsi="Courier New" w:cs="Courier New"/>
          <w:sz w:val="16"/>
          <w:szCs w:val="16"/>
          <w:rPrChange w:id="1559" w:author="Christopher Bird" w:date="2017-03-17T16:32:00Z">
            <w:rPr>
              <w:ins w:id="1560" w:author="Christopher Bird" w:date="2017-03-17T16:32:00Z"/>
            </w:rPr>
          </w:rPrChange>
        </w:rPr>
        <w:pPrChange w:id="1561" w:author="Christopher Bird" w:date="2017-03-17T16:33:00Z">
          <w:pPr>
            <w:pStyle w:val="ListParagraph"/>
          </w:pPr>
        </w:pPrChange>
      </w:pPr>
      <w:ins w:id="1562" w:author="Christopher Bird" w:date="2017-03-17T16:32:00Z">
        <w:r w:rsidRPr="00443EB7">
          <w:rPr>
            <w:rFonts w:ascii="Courier New" w:hAnsi="Courier New" w:cs="Courier New"/>
            <w:sz w:val="16"/>
            <w:szCs w:val="16"/>
            <w:rPrChange w:id="1563"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1564" w:author="Christopher Bird" w:date="2017-03-17T16:32:00Z"/>
          <w:rFonts w:ascii="Courier New" w:hAnsi="Courier New" w:cs="Courier New"/>
          <w:sz w:val="16"/>
          <w:szCs w:val="16"/>
          <w:rPrChange w:id="1565" w:author="Christopher Bird" w:date="2017-03-17T16:32:00Z">
            <w:rPr>
              <w:ins w:id="1566" w:author="Christopher Bird" w:date="2017-03-17T16:32:00Z"/>
            </w:rPr>
          </w:rPrChange>
        </w:rPr>
        <w:pPrChange w:id="1567" w:author="Christopher Bird" w:date="2017-03-17T16:33:00Z">
          <w:pPr>
            <w:pStyle w:val="ListParagraph"/>
          </w:pPr>
        </w:pPrChange>
      </w:pPr>
      <w:ins w:id="1568" w:author="Christopher Bird" w:date="2017-03-17T16:32:00Z">
        <w:r w:rsidRPr="00443EB7">
          <w:rPr>
            <w:rFonts w:ascii="Courier New" w:hAnsi="Courier New" w:cs="Courier New"/>
            <w:sz w:val="16"/>
            <w:szCs w:val="16"/>
            <w:rPrChange w:id="1569"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1570" w:author="Christopher Bird" w:date="2017-03-17T16:32:00Z"/>
          <w:rFonts w:ascii="Courier New" w:hAnsi="Courier New" w:cs="Courier New"/>
          <w:sz w:val="16"/>
          <w:szCs w:val="16"/>
          <w:rPrChange w:id="1571" w:author="Christopher Bird" w:date="2017-03-17T16:32:00Z">
            <w:rPr>
              <w:ins w:id="1572" w:author="Christopher Bird" w:date="2017-03-17T16:32:00Z"/>
            </w:rPr>
          </w:rPrChange>
        </w:rPr>
        <w:pPrChange w:id="1573" w:author="Christopher Bird" w:date="2017-03-17T16:33:00Z">
          <w:pPr>
            <w:pStyle w:val="ListParagraph"/>
          </w:pPr>
        </w:pPrChange>
      </w:pPr>
      <w:ins w:id="1574" w:author="Christopher Bird" w:date="2017-03-17T16:32:00Z">
        <w:r w:rsidRPr="00443EB7">
          <w:rPr>
            <w:rFonts w:ascii="Courier New" w:hAnsi="Courier New" w:cs="Courier New"/>
            <w:sz w:val="16"/>
            <w:szCs w:val="16"/>
            <w:rPrChange w:id="1575"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1576" w:author="Christopher Bird" w:date="2017-03-17T16:32:00Z"/>
          <w:rFonts w:ascii="Courier New" w:hAnsi="Courier New" w:cs="Courier New"/>
          <w:sz w:val="16"/>
          <w:szCs w:val="16"/>
          <w:rPrChange w:id="1577" w:author="Christopher Bird" w:date="2017-03-17T16:32:00Z">
            <w:rPr>
              <w:ins w:id="1578" w:author="Christopher Bird" w:date="2017-03-17T16:32:00Z"/>
            </w:rPr>
          </w:rPrChange>
        </w:rPr>
        <w:pPrChange w:id="1579" w:author="Christopher Bird" w:date="2017-03-17T16:33:00Z">
          <w:pPr>
            <w:pStyle w:val="ListParagraph"/>
          </w:pPr>
        </w:pPrChange>
      </w:pPr>
      <w:ins w:id="1580" w:author="Christopher Bird" w:date="2017-03-17T16:32:00Z">
        <w:r w:rsidRPr="00443EB7">
          <w:rPr>
            <w:rFonts w:ascii="Courier New" w:hAnsi="Courier New" w:cs="Courier New"/>
            <w:sz w:val="16"/>
            <w:szCs w:val="16"/>
            <w:rPrChange w:id="1581" w:author="Christopher Bird" w:date="2017-03-17T16:32:00Z">
              <w:rPr/>
            </w:rPrChange>
          </w:rPr>
          <w:t>Minimum overlap....................: 10</w:t>
        </w:r>
      </w:ins>
    </w:p>
    <w:p w14:paraId="0B46BC9C" w14:textId="77777777" w:rsidR="00443EB7" w:rsidRPr="00443EB7" w:rsidRDefault="00443EB7">
      <w:pPr>
        <w:pStyle w:val="ListParagraph"/>
        <w:spacing w:after="0" w:line="240" w:lineRule="auto"/>
        <w:rPr>
          <w:ins w:id="1582" w:author="Christopher Bird" w:date="2017-03-17T16:32:00Z"/>
          <w:rFonts w:ascii="Courier New" w:hAnsi="Courier New" w:cs="Courier New"/>
          <w:sz w:val="16"/>
          <w:szCs w:val="16"/>
          <w:rPrChange w:id="1583" w:author="Christopher Bird" w:date="2017-03-17T16:32:00Z">
            <w:rPr>
              <w:ins w:id="1584" w:author="Christopher Bird" w:date="2017-03-17T16:32:00Z"/>
            </w:rPr>
          </w:rPrChange>
        </w:rPr>
        <w:pPrChange w:id="1585" w:author="Christopher Bird" w:date="2017-03-17T16:33:00Z">
          <w:pPr>
            <w:pStyle w:val="ListParagraph"/>
          </w:pPr>
        </w:pPrChange>
      </w:pPr>
      <w:ins w:id="1586" w:author="Christopher Bird" w:date="2017-03-17T16:32:00Z">
        <w:r w:rsidRPr="00443EB7">
          <w:rPr>
            <w:rFonts w:ascii="Courier New" w:hAnsi="Courier New" w:cs="Courier New"/>
            <w:sz w:val="16"/>
            <w:szCs w:val="16"/>
            <w:rPrChange w:id="1587"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1588" w:author="Christopher Bird" w:date="2017-03-17T16:32:00Z"/>
          <w:rFonts w:ascii="Courier New" w:hAnsi="Courier New" w:cs="Courier New"/>
          <w:sz w:val="16"/>
          <w:szCs w:val="16"/>
          <w:rPrChange w:id="1589" w:author="Christopher Bird" w:date="2017-03-17T16:32:00Z">
            <w:rPr>
              <w:ins w:id="1590" w:author="Christopher Bird" w:date="2017-03-17T16:32:00Z"/>
            </w:rPr>
          </w:rPrChange>
        </w:rPr>
        <w:pPrChange w:id="1591" w:author="Christopher Bird" w:date="2017-03-17T16:33:00Z">
          <w:pPr>
            <w:pStyle w:val="ListParagraph"/>
          </w:pPr>
        </w:pPrChange>
      </w:pPr>
      <w:ins w:id="1592" w:author="Christopher Bird" w:date="2017-03-17T16:32:00Z">
        <w:r w:rsidRPr="00443EB7">
          <w:rPr>
            <w:rFonts w:ascii="Courier New" w:hAnsi="Courier New" w:cs="Courier New"/>
            <w:sz w:val="16"/>
            <w:szCs w:val="16"/>
            <w:rPrChange w:id="1593" w:author="Christopher Bird" w:date="2017-03-17T16:32:00Z">
              <w:rPr/>
            </w:rPrChange>
          </w:rPr>
          <w:t>Threads............................: 40</w:t>
        </w:r>
      </w:ins>
    </w:p>
    <w:p w14:paraId="2B7DEC54" w14:textId="77777777" w:rsidR="00443EB7" w:rsidRPr="00443EB7" w:rsidRDefault="00443EB7">
      <w:pPr>
        <w:pStyle w:val="ListParagraph"/>
        <w:spacing w:after="0" w:line="240" w:lineRule="auto"/>
        <w:rPr>
          <w:ins w:id="1594" w:author="Christopher Bird" w:date="2017-03-17T16:32:00Z"/>
          <w:rFonts w:ascii="Courier New" w:hAnsi="Courier New" w:cs="Courier New"/>
          <w:sz w:val="16"/>
          <w:szCs w:val="16"/>
          <w:rPrChange w:id="1595" w:author="Christopher Bird" w:date="2017-03-17T16:32:00Z">
            <w:rPr>
              <w:ins w:id="1596" w:author="Christopher Bird" w:date="2017-03-17T16:32:00Z"/>
            </w:rPr>
          </w:rPrChange>
        </w:rPr>
        <w:pPrChange w:id="1597" w:author="Christopher Bird" w:date="2017-03-17T16:33:00Z">
          <w:pPr>
            <w:pStyle w:val="ListParagraph"/>
          </w:pPr>
        </w:pPrChange>
      </w:pPr>
    </w:p>
    <w:p w14:paraId="18E02324" w14:textId="77777777" w:rsidR="00443EB7" w:rsidRPr="00443EB7" w:rsidRDefault="00443EB7">
      <w:pPr>
        <w:pStyle w:val="ListParagraph"/>
        <w:spacing w:after="0" w:line="240" w:lineRule="auto"/>
        <w:rPr>
          <w:ins w:id="1598" w:author="Christopher Bird" w:date="2017-03-17T16:32:00Z"/>
          <w:rFonts w:ascii="Courier New" w:hAnsi="Courier New" w:cs="Courier New"/>
          <w:sz w:val="16"/>
          <w:szCs w:val="16"/>
          <w:rPrChange w:id="1599" w:author="Christopher Bird" w:date="2017-03-17T16:32:00Z">
            <w:rPr>
              <w:ins w:id="1600" w:author="Christopher Bird" w:date="2017-03-17T16:32:00Z"/>
            </w:rPr>
          </w:rPrChange>
        </w:rPr>
        <w:pPrChange w:id="1601" w:author="Christopher Bird" w:date="2017-03-17T16:33:00Z">
          <w:pPr>
            <w:pStyle w:val="ListParagraph"/>
          </w:pPr>
        </w:pPrChange>
      </w:pPr>
      <w:ins w:id="1602" w:author="Christopher Bird" w:date="2017-03-17T16:32:00Z">
        <w:r w:rsidRPr="00443EB7">
          <w:rPr>
            <w:rFonts w:ascii="Courier New" w:hAnsi="Courier New" w:cs="Courier New"/>
            <w:sz w:val="16"/>
            <w:szCs w:val="16"/>
            <w:rPrChange w:id="1603"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1604" w:author="Christopher Bird" w:date="2017-03-17T16:32:00Z"/>
          <w:rFonts w:ascii="Courier New" w:hAnsi="Courier New" w:cs="Courier New"/>
          <w:sz w:val="16"/>
          <w:szCs w:val="16"/>
          <w:rPrChange w:id="1605" w:author="Christopher Bird" w:date="2017-03-17T16:32:00Z">
            <w:rPr>
              <w:ins w:id="1606" w:author="Christopher Bird" w:date="2017-03-17T16:32:00Z"/>
            </w:rPr>
          </w:rPrChange>
        </w:rPr>
        <w:pPrChange w:id="1607" w:author="Christopher Bird" w:date="2017-03-17T16:33:00Z">
          <w:pPr>
            <w:pStyle w:val="ListParagraph"/>
          </w:pPr>
        </w:pPrChange>
      </w:pPr>
      <w:ins w:id="1608" w:author="Christopher Bird" w:date="2017-03-17T16:32:00Z">
        <w:r w:rsidRPr="00443EB7">
          <w:rPr>
            <w:rFonts w:ascii="Courier New" w:hAnsi="Courier New" w:cs="Courier New"/>
            <w:sz w:val="16"/>
            <w:szCs w:val="16"/>
            <w:rPrChange w:id="1609"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1610" w:author="Christopher Bird" w:date="2017-03-17T16:32:00Z"/>
          <w:rFonts w:ascii="Courier New" w:hAnsi="Courier New" w:cs="Courier New"/>
          <w:sz w:val="16"/>
          <w:szCs w:val="16"/>
          <w:rPrChange w:id="1611" w:author="Christopher Bird" w:date="2017-03-17T16:32:00Z">
            <w:rPr>
              <w:ins w:id="1612" w:author="Christopher Bird" w:date="2017-03-17T16:32:00Z"/>
            </w:rPr>
          </w:rPrChange>
        </w:rPr>
        <w:pPrChange w:id="1613" w:author="Christopher Bird" w:date="2017-03-17T16:33:00Z">
          <w:pPr>
            <w:pStyle w:val="ListParagraph"/>
          </w:pPr>
        </w:pPrChange>
      </w:pPr>
      <w:ins w:id="1614" w:author="Christopher Bird" w:date="2017-03-17T16:32:00Z">
        <w:r w:rsidRPr="00443EB7">
          <w:rPr>
            <w:rFonts w:ascii="Courier New" w:hAnsi="Courier New" w:cs="Courier New"/>
            <w:sz w:val="16"/>
            <w:szCs w:val="16"/>
            <w:rPrChange w:id="1615"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1616" w:author="Christopher Bird" w:date="2017-03-17T16:32:00Z"/>
          <w:rFonts w:ascii="Courier New" w:hAnsi="Courier New" w:cs="Courier New"/>
          <w:sz w:val="16"/>
          <w:szCs w:val="16"/>
          <w:rPrChange w:id="1617" w:author="Christopher Bird" w:date="2017-03-17T16:32:00Z">
            <w:rPr>
              <w:ins w:id="1618" w:author="Christopher Bird" w:date="2017-03-17T16:32:00Z"/>
            </w:rPr>
          </w:rPrChange>
        </w:rPr>
        <w:pPrChange w:id="1619" w:author="Christopher Bird" w:date="2017-03-17T16:33:00Z">
          <w:pPr>
            <w:pStyle w:val="ListParagraph"/>
          </w:pPr>
        </w:pPrChange>
      </w:pPr>
      <w:ins w:id="1620" w:author="Christopher Bird" w:date="2017-03-17T16:32:00Z">
        <w:r w:rsidRPr="00443EB7">
          <w:rPr>
            <w:rFonts w:ascii="Courier New" w:hAnsi="Courier New" w:cs="Courier New"/>
            <w:sz w:val="16"/>
            <w:szCs w:val="16"/>
            <w:rPrChange w:id="1621"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1622" w:author="Christopher Bird" w:date="2017-03-17T16:32:00Z"/>
          <w:rFonts w:ascii="Courier New" w:hAnsi="Courier New" w:cs="Courier New"/>
          <w:sz w:val="16"/>
          <w:szCs w:val="16"/>
          <w:rPrChange w:id="1623" w:author="Christopher Bird" w:date="2017-03-17T16:32:00Z">
            <w:rPr>
              <w:ins w:id="1624" w:author="Christopher Bird" w:date="2017-03-17T16:32:00Z"/>
            </w:rPr>
          </w:rPrChange>
        </w:rPr>
        <w:pPrChange w:id="1625" w:author="Christopher Bird" w:date="2017-03-17T16:33:00Z">
          <w:pPr>
            <w:pStyle w:val="ListParagraph"/>
          </w:pPr>
        </w:pPrChange>
      </w:pPr>
      <w:ins w:id="1626" w:author="Christopher Bird" w:date="2017-03-17T16:32:00Z">
        <w:r w:rsidRPr="00443EB7">
          <w:rPr>
            <w:rFonts w:ascii="Courier New" w:hAnsi="Courier New" w:cs="Courier New"/>
            <w:sz w:val="16"/>
            <w:szCs w:val="16"/>
            <w:rPrChange w:id="1627"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1628" w:author="Christopher Bird" w:date="2017-03-17T16:32:00Z"/>
          <w:rFonts w:ascii="Courier New" w:hAnsi="Courier New" w:cs="Courier New"/>
          <w:sz w:val="16"/>
          <w:szCs w:val="16"/>
          <w:rPrChange w:id="1629" w:author="Christopher Bird" w:date="2017-03-17T16:32:00Z">
            <w:rPr>
              <w:ins w:id="1630" w:author="Christopher Bird" w:date="2017-03-17T16:32:00Z"/>
            </w:rPr>
          </w:rPrChange>
        </w:rPr>
        <w:pPrChange w:id="1631" w:author="Christopher Bird" w:date="2017-03-17T16:33:00Z">
          <w:pPr>
            <w:pStyle w:val="ListParagraph"/>
          </w:pPr>
        </w:pPrChange>
      </w:pPr>
      <w:ins w:id="1632" w:author="Christopher Bird" w:date="2017-03-17T16:32:00Z">
        <w:r w:rsidRPr="00443EB7">
          <w:rPr>
            <w:rFonts w:ascii="Courier New" w:hAnsi="Courier New" w:cs="Courier New"/>
            <w:sz w:val="16"/>
            <w:szCs w:val="16"/>
            <w:rPrChange w:id="1633"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1634" w:author="Christopher Bird" w:date="2017-03-17T16:32:00Z"/>
          <w:rFonts w:ascii="Courier New" w:hAnsi="Courier New" w:cs="Courier New"/>
          <w:sz w:val="16"/>
          <w:szCs w:val="16"/>
          <w:rPrChange w:id="1635" w:author="Christopher Bird" w:date="2017-03-17T16:32:00Z">
            <w:rPr>
              <w:ins w:id="1636" w:author="Christopher Bird" w:date="2017-03-17T16:32:00Z"/>
            </w:rPr>
          </w:rPrChange>
        </w:rPr>
        <w:pPrChange w:id="1637" w:author="Christopher Bird" w:date="2017-03-17T16:33:00Z">
          <w:pPr>
            <w:pStyle w:val="ListParagraph"/>
          </w:pPr>
        </w:pPrChange>
      </w:pPr>
      <w:ins w:id="1638" w:author="Christopher Bird" w:date="2017-03-17T16:32:00Z">
        <w:r w:rsidRPr="00443EB7">
          <w:rPr>
            <w:rFonts w:ascii="Courier New" w:hAnsi="Courier New" w:cs="Courier New"/>
            <w:sz w:val="16"/>
            <w:szCs w:val="16"/>
            <w:rPrChange w:id="1639"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1640" w:author="Christopher Bird" w:date="2017-03-17T16:32:00Z"/>
          <w:rFonts w:ascii="Courier New" w:hAnsi="Courier New" w:cs="Courier New"/>
          <w:sz w:val="16"/>
          <w:szCs w:val="16"/>
          <w:rPrChange w:id="1641" w:author="Christopher Bird" w:date="2017-03-17T16:32:00Z">
            <w:rPr>
              <w:ins w:id="1642" w:author="Christopher Bird" w:date="2017-03-17T16:32:00Z"/>
            </w:rPr>
          </w:rPrChange>
        </w:rPr>
        <w:pPrChange w:id="1643" w:author="Christopher Bird" w:date="2017-03-17T16:33:00Z">
          <w:pPr>
            <w:pStyle w:val="ListParagraph"/>
          </w:pPr>
        </w:pPrChange>
      </w:pPr>
      <w:ins w:id="1644" w:author="Christopher Bird" w:date="2017-03-17T16:32:00Z">
        <w:r w:rsidRPr="00443EB7">
          <w:rPr>
            <w:rFonts w:ascii="Courier New" w:hAnsi="Courier New" w:cs="Courier New"/>
            <w:sz w:val="16"/>
            <w:szCs w:val="16"/>
            <w:rPrChange w:id="1645"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1646" w:author="Christopher Bird" w:date="2017-03-17T16:32:00Z"/>
          <w:rFonts w:ascii="Courier New" w:hAnsi="Courier New" w:cs="Courier New"/>
          <w:sz w:val="16"/>
          <w:szCs w:val="16"/>
          <w:rPrChange w:id="1647" w:author="Christopher Bird" w:date="2017-03-17T16:32:00Z">
            <w:rPr>
              <w:ins w:id="1648" w:author="Christopher Bird" w:date="2017-03-17T16:32:00Z"/>
            </w:rPr>
          </w:rPrChange>
        </w:rPr>
        <w:pPrChange w:id="1649" w:author="Christopher Bird" w:date="2017-03-17T16:33:00Z">
          <w:pPr>
            <w:pStyle w:val="ListParagraph"/>
          </w:pPr>
        </w:pPrChange>
      </w:pPr>
    </w:p>
    <w:p w14:paraId="7F049A69" w14:textId="77777777" w:rsidR="00443EB7" w:rsidRPr="00443EB7" w:rsidRDefault="00443EB7">
      <w:pPr>
        <w:pStyle w:val="ListParagraph"/>
        <w:spacing w:after="0" w:line="240" w:lineRule="auto"/>
        <w:rPr>
          <w:ins w:id="1650" w:author="Christopher Bird" w:date="2017-03-17T16:32:00Z"/>
          <w:rFonts w:ascii="Courier New" w:hAnsi="Courier New" w:cs="Courier New"/>
          <w:b/>
          <w:color w:val="FF0000"/>
          <w:sz w:val="16"/>
          <w:szCs w:val="16"/>
          <w:rPrChange w:id="1651" w:author="Christopher Bird" w:date="2017-03-17T16:33:00Z">
            <w:rPr>
              <w:ins w:id="1652" w:author="Christopher Bird" w:date="2017-03-17T16:32:00Z"/>
            </w:rPr>
          </w:rPrChange>
        </w:rPr>
        <w:pPrChange w:id="1653" w:author="Christopher Bird" w:date="2017-03-17T16:33:00Z">
          <w:pPr>
            <w:pStyle w:val="ListParagraph"/>
          </w:pPr>
        </w:pPrChange>
      </w:pPr>
      <w:ins w:id="1654" w:author="Christopher Bird" w:date="2017-03-17T16:32:00Z">
        <w:r w:rsidRPr="00443EB7">
          <w:rPr>
            <w:rFonts w:ascii="Courier New" w:hAnsi="Courier New" w:cs="Courier New"/>
            <w:b/>
            <w:color w:val="FF0000"/>
            <w:sz w:val="16"/>
            <w:szCs w:val="16"/>
            <w:rPrChange w:id="1655"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1656" w:author="Christopher Bird" w:date="2017-03-17T16:32:00Z"/>
          <w:rFonts w:ascii="Courier New" w:hAnsi="Courier New" w:cs="Courier New"/>
          <w:b/>
          <w:color w:val="FF0000"/>
          <w:sz w:val="16"/>
          <w:szCs w:val="16"/>
          <w:rPrChange w:id="1657" w:author="Christopher Bird" w:date="2017-03-17T16:33:00Z">
            <w:rPr>
              <w:ins w:id="1658" w:author="Christopher Bird" w:date="2017-03-17T16:32:00Z"/>
            </w:rPr>
          </w:rPrChange>
        </w:rPr>
        <w:pPrChange w:id="1659" w:author="Christopher Bird" w:date="2017-03-17T16:33:00Z">
          <w:pPr>
            <w:pStyle w:val="ListParagraph"/>
          </w:pPr>
        </w:pPrChange>
      </w:pPr>
      <w:ins w:id="1660" w:author="Christopher Bird" w:date="2017-03-17T16:32:00Z">
        <w:r w:rsidRPr="00443EB7">
          <w:rPr>
            <w:rFonts w:ascii="Courier New" w:hAnsi="Courier New" w:cs="Courier New"/>
            <w:b/>
            <w:color w:val="FF0000"/>
            <w:sz w:val="16"/>
            <w:szCs w:val="16"/>
            <w:rPrChange w:id="1661"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1662" w:author="Christopher Bird" w:date="2017-03-17T16:32:00Z"/>
          <w:rFonts w:ascii="Courier New" w:hAnsi="Courier New" w:cs="Courier New"/>
          <w:b/>
          <w:color w:val="FF0000"/>
          <w:sz w:val="16"/>
          <w:szCs w:val="16"/>
          <w:rPrChange w:id="1663" w:author="Christopher Bird" w:date="2017-03-17T16:33:00Z">
            <w:rPr>
              <w:ins w:id="1664" w:author="Christopher Bird" w:date="2017-03-17T16:32:00Z"/>
            </w:rPr>
          </w:rPrChange>
        </w:rPr>
        <w:pPrChange w:id="1665" w:author="Christopher Bird" w:date="2017-03-17T16:33:00Z">
          <w:pPr>
            <w:pStyle w:val="ListParagraph"/>
          </w:pPr>
        </w:pPrChange>
      </w:pPr>
      <w:ins w:id="1666" w:author="Christopher Bird" w:date="2017-03-17T16:32:00Z">
        <w:r w:rsidRPr="00443EB7">
          <w:rPr>
            <w:rFonts w:ascii="Courier New" w:hAnsi="Courier New" w:cs="Courier New"/>
            <w:b/>
            <w:color w:val="FF0000"/>
            <w:sz w:val="16"/>
            <w:szCs w:val="16"/>
            <w:rPrChange w:id="1667"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1668" w:author="Christopher Bird" w:date="2017-03-17T16:32:00Z"/>
          <w:rFonts w:ascii="Courier New" w:hAnsi="Courier New" w:cs="Courier New"/>
          <w:sz w:val="16"/>
          <w:szCs w:val="16"/>
          <w:rPrChange w:id="1669" w:author="Christopher Bird" w:date="2017-03-17T16:32:00Z">
            <w:rPr>
              <w:ins w:id="1670" w:author="Christopher Bird" w:date="2017-03-17T16:32:00Z"/>
            </w:rPr>
          </w:rPrChange>
        </w:rPr>
        <w:pPrChange w:id="1671" w:author="Christopher Bird" w:date="2017-03-17T16:33:00Z">
          <w:pPr>
            <w:pStyle w:val="ListParagraph"/>
          </w:pPr>
        </w:pPrChange>
      </w:pPr>
      <w:ins w:id="1672" w:author="Christopher Bird" w:date="2017-03-17T16:32:00Z">
        <w:r w:rsidRPr="00443EB7">
          <w:rPr>
            <w:rFonts w:ascii="Courier New" w:hAnsi="Courier New" w:cs="Courier New"/>
            <w:sz w:val="16"/>
            <w:szCs w:val="16"/>
            <w:rPrChange w:id="1673" w:author="Christopher Bird" w:date="2017-03-17T16:32:00Z">
              <w:rPr/>
            </w:rPrChange>
          </w:rPr>
          <w:t>Assembled reads file...............: Barnacle_</w:t>
        </w:r>
        <w:proofErr w:type="gramStart"/>
        <w:r w:rsidRPr="00443EB7">
          <w:rPr>
            <w:rFonts w:ascii="Courier New" w:hAnsi="Courier New" w:cs="Courier New"/>
            <w:sz w:val="16"/>
            <w:szCs w:val="16"/>
            <w:rPrChange w:id="1674" w:author="Christopher Bird" w:date="2017-03-17T16:32:00Z">
              <w:rPr/>
            </w:rPrChange>
          </w:rPr>
          <w:t>Plate1Pool1runs1and2.assembled.fastq</w:t>
        </w:r>
        <w:proofErr w:type="gramEnd"/>
      </w:ins>
    </w:p>
    <w:p w14:paraId="7126B453" w14:textId="77777777" w:rsidR="00443EB7" w:rsidRPr="00443EB7" w:rsidRDefault="00443EB7">
      <w:pPr>
        <w:pStyle w:val="ListParagraph"/>
        <w:spacing w:after="0" w:line="240" w:lineRule="auto"/>
        <w:rPr>
          <w:ins w:id="1675" w:author="Christopher Bird" w:date="2017-03-17T16:32:00Z"/>
          <w:rFonts w:ascii="Courier New" w:hAnsi="Courier New" w:cs="Courier New"/>
          <w:sz w:val="16"/>
          <w:szCs w:val="16"/>
          <w:rPrChange w:id="1676" w:author="Christopher Bird" w:date="2017-03-17T16:32:00Z">
            <w:rPr>
              <w:ins w:id="1677" w:author="Christopher Bird" w:date="2017-03-17T16:32:00Z"/>
            </w:rPr>
          </w:rPrChange>
        </w:rPr>
        <w:pPrChange w:id="1678" w:author="Christopher Bird" w:date="2017-03-17T16:33:00Z">
          <w:pPr>
            <w:pStyle w:val="ListParagraph"/>
          </w:pPr>
        </w:pPrChange>
      </w:pPr>
      <w:ins w:id="1679" w:author="Christopher Bird" w:date="2017-03-17T16:32:00Z">
        <w:r w:rsidRPr="00443EB7">
          <w:rPr>
            <w:rFonts w:ascii="Courier New" w:hAnsi="Courier New" w:cs="Courier New"/>
            <w:sz w:val="16"/>
            <w:szCs w:val="16"/>
            <w:rPrChange w:id="1680" w:author="Christopher Bird" w:date="2017-03-17T16:32:00Z">
              <w:rPr/>
            </w:rPrChange>
          </w:rPr>
          <w:t>Discarded reads file...............: Barnacle_</w:t>
        </w:r>
        <w:proofErr w:type="gramStart"/>
        <w:r w:rsidRPr="00443EB7">
          <w:rPr>
            <w:rFonts w:ascii="Courier New" w:hAnsi="Courier New" w:cs="Courier New"/>
            <w:sz w:val="16"/>
            <w:szCs w:val="16"/>
            <w:rPrChange w:id="1681" w:author="Christopher Bird" w:date="2017-03-17T16:32:00Z">
              <w:rPr/>
            </w:rPrChange>
          </w:rPr>
          <w:t>Plate1Pool1runs1and2.discarded.fastq</w:t>
        </w:r>
        <w:proofErr w:type="gramEnd"/>
      </w:ins>
    </w:p>
    <w:p w14:paraId="74E0BD46" w14:textId="77777777" w:rsidR="00443EB7" w:rsidRPr="00443EB7" w:rsidRDefault="00443EB7">
      <w:pPr>
        <w:pStyle w:val="ListParagraph"/>
        <w:spacing w:after="0" w:line="240" w:lineRule="auto"/>
        <w:rPr>
          <w:ins w:id="1682" w:author="Christopher Bird" w:date="2017-03-17T16:32:00Z"/>
          <w:rFonts w:ascii="Courier New" w:hAnsi="Courier New" w:cs="Courier New"/>
          <w:sz w:val="16"/>
          <w:szCs w:val="16"/>
          <w:rPrChange w:id="1683" w:author="Christopher Bird" w:date="2017-03-17T16:32:00Z">
            <w:rPr>
              <w:ins w:id="1684" w:author="Christopher Bird" w:date="2017-03-17T16:32:00Z"/>
            </w:rPr>
          </w:rPrChange>
        </w:rPr>
        <w:pPrChange w:id="1685" w:author="Christopher Bird" w:date="2017-03-17T16:33:00Z">
          <w:pPr>
            <w:pStyle w:val="ListParagraph"/>
          </w:pPr>
        </w:pPrChange>
      </w:pPr>
      <w:ins w:id="1686" w:author="Christopher Bird" w:date="2017-03-17T16:32:00Z">
        <w:r w:rsidRPr="00443EB7">
          <w:rPr>
            <w:rFonts w:ascii="Courier New" w:hAnsi="Courier New" w:cs="Courier New"/>
            <w:sz w:val="16"/>
            <w:szCs w:val="16"/>
            <w:rPrChange w:id="1687" w:author="Christopher Bird" w:date="2017-03-17T16:32:00Z">
              <w:rPr/>
            </w:rPrChange>
          </w:rPr>
          <w:t>Unassembled forward reads file</w:t>
        </w:r>
        <w:proofErr w:type="gramStart"/>
        <w:r w:rsidRPr="00443EB7">
          <w:rPr>
            <w:rFonts w:ascii="Courier New" w:hAnsi="Courier New" w:cs="Courier New"/>
            <w:sz w:val="16"/>
            <w:szCs w:val="16"/>
            <w:rPrChange w:id="1688" w:author="Christopher Bird" w:date="2017-03-17T16:32:00Z">
              <w:rPr/>
            </w:rPrChange>
          </w:rPr>
          <w:t>.....</w:t>
        </w:r>
        <w:proofErr w:type="gramEnd"/>
        <w:r w:rsidRPr="00443EB7">
          <w:rPr>
            <w:rFonts w:ascii="Courier New" w:hAnsi="Courier New" w:cs="Courier New"/>
            <w:sz w:val="16"/>
            <w:szCs w:val="16"/>
            <w:rPrChange w:id="1689" w:author="Christopher Bird" w:date="2017-03-17T16:32:00Z">
              <w:rPr/>
            </w:rPrChange>
          </w:rPr>
          <w:t>: Barnacle_Plate1Pool1runs1and2.unassembled.forward.fastq</w:t>
        </w:r>
      </w:ins>
    </w:p>
    <w:p w14:paraId="3E90C6D6" w14:textId="6CCA20A3" w:rsidR="00443EB7" w:rsidRPr="00443EB7" w:rsidRDefault="00443EB7">
      <w:pPr>
        <w:pStyle w:val="ListParagraph"/>
        <w:spacing w:after="0" w:line="240" w:lineRule="auto"/>
        <w:rPr>
          <w:ins w:id="1690" w:author="Christopher Bird" w:date="2017-03-17T16:30:00Z"/>
          <w:rFonts w:ascii="Courier New" w:hAnsi="Courier New" w:cs="Courier New"/>
          <w:sz w:val="16"/>
          <w:szCs w:val="16"/>
          <w:rPrChange w:id="1691" w:author="Christopher Bird" w:date="2017-03-17T16:32:00Z">
            <w:rPr>
              <w:ins w:id="1692" w:author="Christopher Bird" w:date="2017-03-17T16:30:00Z"/>
            </w:rPr>
          </w:rPrChange>
        </w:rPr>
        <w:pPrChange w:id="1693" w:author="Christopher Bird" w:date="2017-03-17T16:33:00Z">
          <w:pPr>
            <w:pStyle w:val="ListParagraph"/>
            <w:numPr>
              <w:ilvl w:val="2"/>
              <w:numId w:val="1"/>
            </w:numPr>
            <w:ind w:left="2160" w:hanging="180"/>
          </w:pPr>
        </w:pPrChange>
      </w:pPr>
      <w:ins w:id="1694" w:author="Christopher Bird" w:date="2017-03-17T16:32:00Z">
        <w:r w:rsidRPr="00443EB7">
          <w:rPr>
            <w:rFonts w:ascii="Courier New" w:hAnsi="Courier New" w:cs="Courier New"/>
            <w:sz w:val="16"/>
            <w:szCs w:val="16"/>
            <w:rPrChange w:id="1695" w:author="Christopher Bird" w:date="2017-03-17T16:32:00Z">
              <w:rPr/>
            </w:rPrChange>
          </w:rPr>
          <w:t>Unassembled reverse reads file</w:t>
        </w:r>
        <w:proofErr w:type="gramStart"/>
        <w:r w:rsidRPr="00443EB7">
          <w:rPr>
            <w:rFonts w:ascii="Courier New" w:hAnsi="Courier New" w:cs="Courier New"/>
            <w:sz w:val="16"/>
            <w:szCs w:val="16"/>
            <w:rPrChange w:id="1696" w:author="Christopher Bird" w:date="2017-03-17T16:32:00Z">
              <w:rPr/>
            </w:rPrChange>
          </w:rPr>
          <w:t>.....</w:t>
        </w:r>
        <w:proofErr w:type="gramEnd"/>
        <w:r w:rsidRPr="00443EB7">
          <w:rPr>
            <w:rFonts w:ascii="Courier New" w:hAnsi="Courier New" w:cs="Courier New"/>
            <w:sz w:val="16"/>
            <w:szCs w:val="16"/>
            <w:rPrChange w:id="1697" w:author="Christopher Bird" w:date="2017-03-17T16:32:00Z">
              <w:rPr/>
            </w:rPrChange>
          </w:rPr>
          <w:t>: Barnacle_Plate1Pool1runs1and2.unassembled.reverse.fastq</w:t>
        </w:r>
      </w:ins>
    </w:p>
    <w:p w14:paraId="10CCB493" w14:textId="557CEAC1" w:rsidR="00443EB7" w:rsidRDefault="00443EB7">
      <w:pPr>
        <w:pStyle w:val="ListParagraph"/>
        <w:numPr>
          <w:ilvl w:val="3"/>
          <w:numId w:val="1"/>
        </w:numPr>
        <w:rPr>
          <w:ins w:id="1698" w:author="Christopher Bird" w:date="2017-03-17T16:33:00Z"/>
        </w:rPr>
        <w:pPrChange w:id="1699" w:author="Christopher Bird" w:date="2017-03-17T16:32:00Z">
          <w:pPr>
            <w:pStyle w:val="ListParagraph"/>
            <w:numPr>
              <w:ilvl w:val="2"/>
              <w:numId w:val="1"/>
            </w:numPr>
            <w:ind w:left="2160" w:hanging="180"/>
          </w:pPr>
        </w:pPrChange>
      </w:pPr>
      <w:ins w:id="1700" w:author="Christopher Bird" w:date="2017-03-17T16:33:00Z">
        <w:r>
          <w:t xml:space="preserve">If </w:t>
        </w:r>
      </w:ins>
      <w:ins w:id="1701" w:author="Christopher Bird" w:date="2017-03-17T16:34:00Z">
        <w:r>
          <w:t>a high proportion of reads are being assembled</w:t>
        </w:r>
      </w:ins>
      <w:ins w:id="1702" w:author="Christopher Bird" w:date="2017-03-17T16:33:00Z">
        <w:r>
          <w:t xml:space="preserve">, then </w:t>
        </w:r>
      </w:ins>
      <w:ins w:id="1703" w:author="Christopher Bird" w:date="2017-03-17T16:34:00Z">
        <w:r>
          <w:t xml:space="preserve">you’ll want to </w:t>
        </w:r>
      </w:ins>
      <w:ins w:id="1704" w:author="Christopher Bird" w:date="2017-03-17T16:41:00Z">
        <w:r w:rsidR="005648A5">
          <w:t>be sure that you paid close attention to the FASTQC output</w:t>
        </w:r>
      </w:ins>
      <w:ins w:id="1705" w:author="Christopher Bird" w:date="2017-03-17T16:42:00Z">
        <w:r w:rsidR="005648A5">
          <w:t xml:space="preserve"> for the </w:t>
        </w:r>
        <w:r w:rsidR="005648A5">
          <w:lastRenderedPageBreak/>
          <w:t>trimmed assembly *.fq.gz files</w:t>
        </w:r>
      </w:ins>
      <w:ins w:id="1706"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707" w:author="Christopher Bird" w:date="2017-03-17T16:44:00Z"/>
        </w:rPr>
        <w:pPrChange w:id="1708" w:author="Christopher Bird" w:date="2017-03-17T16:32:00Z">
          <w:pPr>
            <w:pStyle w:val="ListParagraph"/>
            <w:numPr>
              <w:ilvl w:val="2"/>
              <w:numId w:val="1"/>
            </w:numPr>
            <w:ind w:left="2160" w:hanging="180"/>
          </w:pPr>
        </w:pPrChange>
      </w:pPr>
      <w:ins w:id="1709" w:author="Christopher Bird" w:date="2017-03-17T16:30:00Z">
        <w:r>
          <w:t xml:space="preserve">you can run </w:t>
        </w:r>
      </w:ins>
      <w:ins w:id="1710" w:author="Christopher Bird" w:date="2017-03-17T16:31:00Z">
        <w:r>
          <w:t xml:space="preserve">FASTQC on your </w:t>
        </w:r>
      </w:ins>
      <w:proofErr w:type="gramStart"/>
      <w:ins w:id="1711" w:author="Christopher Bird" w:date="2017-03-17T16:43:00Z">
        <w:r w:rsidR="001800F8">
          <w:t>*.assembled</w:t>
        </w:r>
        <w:proofErr w:type="gramEnd"/>
        <w:r w:rsidR="001800F8">
          <w:t>.fastq and *unassembled*fastq</w:t>
        </w:r>
      </w:ins>
      <w:ins w:id="1712"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713" w:author="Christopher Bird" w:date="2017-03-17T19:42:00Z"/>
        </w:rPr>
        <w:pPrChange w:id="1714" w:author="Christopher Bird" w:date="2017-03-17T16:44:00Z">
          <w:pPr>
            <w:pStyle w:val="ListParagraph"/>
            <w:numPr>
              <w:ilvl w:val="2"/>
              <w:numId w:val="1"/>
            </w:numPr>
            <w:ind w:left="2160" w:hanging="180"/>
          </w:pPr>
        </w:pPrChange>
      </w:pPr>
      <w:ins w:id="1715"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716" w:author="Christopher Bird" w:date="2017-03-17T16:44:00Z"/>
        </w:rPr>
        <w:pPrChange w:id="1717" w:author="Christopher Bird" w:date="2017-03-17T16:44:00Z">
          <w:pPr>
            <w:pStyle w:val="ListParagraph"/>
            <w:numPr>
              <w:ilvl w:val="2"/>
              <w:numId w:val="1"/>
            </w:numPr>
            <w:ind w:left="2160" w:hanging="180"/>
          </w:pPr>
        </w:pPrChange>
      </w:pPr>
      <w:ins w:id="1718" w:author="Christopher Bird" w:date="2017-03-17T19:42:00Z">
        <w:r>
          <w:t xml:space="preserve">Here is an example of acceptable </w:t>
        </w:r>
      </w:ins>
      <w:ins w:id="1719" w:author="Christopher Bird" w:date="2017-03-17T19:44:00Z">
        <w:r w:rsidR="00AA6580">
          <w:t xml:space="preserve">FASTQC </w:t>
        </w:r>
      </w:ins>
      <w:ins w:id="1720" w:author="Christopher Bird" w:date="2017-03-17T19:42:00Z">
        <w:r>
          <w:t>output</w:t>
        </w:r>
      </w:ins>
      <w:ins w:id="1721" w:author="Christopher Bird" w:date="2017-03-17T19:45:00Z">
        <w:r w:rsidR="00AA6580">
          <w:t xml:space="preserve"> from a *</w:t>
        </w:r>
        <w:proofErr w:type="gramStart"/>
        <w:r w:rsidR="00AA6580">
          <w:t>assembled.fastq</w:t>
        </w:r>
        <w:proofErr w:type="gramEnd"/>
        <w:r w:rsidR="00AA6580">
          <w:t xml:space="preserve"> file</w:t>
        </w:r>
      </w:ins>
      <w:ins w:id="1722" w:author="Christopher Bird" w:date="2017-03-17T19:42:00Z">
        <w:r>
          <w:t xml:space="preserve"> where r1 and r2 overlapped substantially</w:t>
        </w:r>
      </w:ins>
    </w:p>
    <w:p w14:paraId="3C4DAF0C" w14:textId="1686CFA9" w:rsidR="001800F8" w:rsidRDefault="00F12143">
      <w:pPr>
        <w:rPr>
          <w:ins w:id="1723" w:author="Christopher Bird" w:date="2017-03-17T19:43:00Z"/>
        </w:rPr>
        <w:pPrChange w:id="1724" w:author="Christopher Bird" w:date="2017-03-17T19:42:00Z">
          <w:pPr>
            <w:pStyle w:val="ListParagraph"/>
            <w:numPr>
              <w:ilvl w:val="2"/>
              <w:numId w:val="1"/>
            </w:numPr>
            <w:ind w:left="2160" w:hanging="180"/>
          </w:pPr>
        </w:pPrChange>
      </w:pPr>
      <w:ins w:id="1725"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726" w:author="Christopher Bird" w:date="2017-03-17T19:44:00Z"/>
        </w:rPr>
        <w:pPrChange w:id="1727" w:author="Christopher Bird" w:date="2017-03-17T19:42:00Z">
          <w:pPr>
            <w:pStyle w:val="ListParagraph"/>
            <w:numPr>
              <w:ilvl w:val="2"/>
              <w:numId w:val="1"/>
            </w:numPr>
            <w:ind w:left="2160" w:hanging="180"/>
          </w:pPr>
        </w:pPrChange>
      </w:pPr>
      <w:ins w:id="1728"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729" w:author="Christopher Bird" w:date="2017-03-17T16:30:00Z"/>
        </w:rPr>
        <w:pPrChange w:id="1730" w:author="Christopher Bird" w:date="2017-03-17T19:42:00Z">
          <w:pPr>
            <w:pStyle w:val="ListParagraph"/>
            <w:numPr>
              <w:ilvl w:val="2"/>
              <w:numId w:val="1"/>
            </w:numPr>
            <w:ind w:left="2160" w:hanging="180"/>
          </w:pPr>
        </w:pPrChange>
      </w:pPr>
      <w:ins w:id="1731"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w:t>
      </w:r>
      <w:proofErr w:type="gramStart"/>
      <w:r w:rsidRPr="00C1044D">
        <w:rPr>
          <w:rFonts w:ascii="Courier New" w:hAnsi="Courier New" w:cs="Courier New"/>
          <w:sz w:val="12"/>
          <w:szCs w:val="12"/>
        </w:rPr>
        <w:t xml:space="preserve">individuals)   </w:t>
      </w:r>
      <w:proofErr w:type="gramEnd"/>
      <w:r w:rsidRPr="00C1044D">
        <w:rPr>
          <w:rFonts w:ascii="Courier New" w:hAnsi="Courier New" w:cs="Courier New"/>
          <w:sz w:val="12"/>
          <w:szCs w:val="12"/>
        </w:rPr>
        <w:t xml:space="preserve">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Pr="00F52076" w:rsidRDefault="007B367C" w:rsidP="00673D2A">
      <w:pPr>
        <w:pStyle w:val="ListParagraph"/>
        <w:numPr>
          <w:ilvl w:val="3"/>
          <w:numId w:val="1"/>
        </w:numPr>
        <w:rPr>
          <w:highlight w:val="green"/>
          <w:rPrChange w:id="1732" w:author="John Whalen" w:date="2018-05-15T17:30:00Z">
            <w:rPr/>
          </w:rPrChange>
        </w:rPr>
      </w:pPr>
      <w:r w:rsidRPr="00F52076">
        <w:rPr>
          <w:highlight w:val="green"/>
          <w:rPrChange w:id="1733" w:author="John Whalen" w:date="2018-05-15T17:30:00Z">
            <w:rPr/>
          </w:rPrChange>
        </w:rP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1D44C171" w:rsidR="00C1044D" w:rsidRDefault="00C1044D" w:rsidP="00C1044D">
      <w:pPr>
        <w:pStyle w:val="ListParagraph"/>
        <w:numPr>
          <w:ilvl w:val="2"/>
          <w:numId w:val="1"/>
        </w:numPr>
      </w:pPr>
      <w:r>
        <w:t xml:space="preserve">Here, I will select </w:t>
      </w:r>
      <w:ins w:id="1734" w:author="John Whalen" w:date="2018-05-15T17:39:00Z">
        <w:r w:rsidR="005819DA">
          <w:t>3</w:t>
        </w:r>
      </w:ins>
      <w:del w:id="1735" w:author="John Whalen" w:date="2018-05-15T17:39:00Z">
        <w:r w:rsidDel="005819DA">
          <w:delText>4</w:delText>
        </w:r>
      </w:del>
      <w:r>
        <w:t xml:space="preserve">,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5338FFB6" w:rsidR="00EF0C07" w:rsidRDefault="00EF0C07" w:rsidP="00EF0C07">
      <w:pPr>
        <w:pStyle w:val="ListParagraph"/>
        <w:numPr>
          <w:ilvl w:val="2"/>
          <w:numId w:val="1"/>
        </w:numPr>
      </w:pPr>
      <w:r>
        <w:t xml:space="preserve">Here, I will select 5, </w:t>
      </w:r>
      <w:ins w:id="1736" w:author="John Whalen" w:date="2018-05-15T17:39:00Z">
        <w:r w:rsidR="005819DA">
          <w:t>7</w:t>
        </w:r>
      </w:ins>
      <w:del w:id="1737" w:author="John Whalen" w:date="2018-05-15T17:39:00Z">
        <w:r w:rsidDel="005819DA">
          <w:delText>10</w:delText>
        </w:r>
      </w:del>
      <w:r>
        <w:t>, 15 if cutoff1 was 3</w:t>
      </w:r>
    </w:p>
    <w:p w14:paraId="7276F947" w14:textId="4CB6D636" w:rsidR="00EF0C07" w:rsidRDefault="00EF0C07" w:rsidP="00EF0C07">
      <w:pPr>
        <w:pStyle w:val="ListParagraph"/>
        <w:numPr>
          <w:ilvl w:val="2"/>
          <w:numId w:val="1"/>
        </w:numPr>
      </w:pPr>
      <w:r>
        <w:t xml:space="preserve">Because I selected </w:t>
      </w:r>
      <w:ins w:id="1738" w:author="John Whalen" w:date="2018-05-15T17:39:00Z">
        <w:r w:rsidR="005819DA">
          <w:t>3</w:t>
        </w:r>
      </w:ins>
      <w:del w:id="1739" w:author="John Whalen" w:date="2018-05-15T17:39:00Z">
        <w:r w:rsidDel="005819DA">
          <w:delText>4</w:delText>
        </w:r>
      </w:del>
      <w:r>
        <w:t>,7,10,16 for cutoff 1 I will try the following combos next</w:t>
      </w:r>
    </w:p>
    <w:p w14:paraId="594608F6" w14:textId="2F1899C0" w:rsidR="00EF0C07" w:rsidRDefault="00EF0C07" w:rsidP="00EF0C07">
      <w:pPr>
        <w:pStyle w:val="ListParagraph"/>
        <w:numPr>
          <w:ilvl w:val="3"/>
          <w:numId w:val="1"/>
        </w:numPr>
        <w:rPr>
          <w:ins w:id="1740" w:author="John Whalen" w:date="2018-05-15T17:36:00Z"/>
        </w:rPr>
      </w:pPr>
      <w:r>
        <w:t xml:space="preserve">Cutoff1: </w:t>
      </w:r>
      <w:ins w:id="1741" w:author="John Whalen" w:date="2018-05-15T17:36:00Z">
        <w:r w:rsidR="00755910">
          <w:t>3</w:t>
        </w:r>
      </w:ins>
      <w:del w:id="1742" w:author="John Whalen" w:date="2018-05-15T17:36:00Z">
        <w:r w:rsidDel="00755910">
          <w:delText>4</w:delText>
        </w:r>
      </w:del>
      <w:r>
        <w:t xml:space="preserve">, Cutoff 2: </w:t>
      </w:r>
      <w:ins w:id="1743" w:author="John Whalen" w:date="2018-05-15T17:36:00Z">
        <w:r w:rsidR="005819DA">
          <w:t>15</w:t>
        </w:r>
      </w:ins>
      <w:del w:id="1744" w:author="John Whalen" w:date="2018-05-15T17:36:00Z">
        <w:r w:rsidR="0076032E" w:rsidDel="00755910">
          <w:delText>5</w:delText>
        </w:r>
      </w:del>
    </w:p>
    <w:p w14:paraId="6E331847" w14:textId="669CA3F7" w:rsidR="005819DA" w:rsidRDefault="005819DA" w:rsidP="005819DA">
      <w:pPr>
        <w:pStyle w:val="ListParagraph"/>
        <w:numPr>
          <w:ilvl w:val="3"/>
          <w:numId w:val="1"/>
        </w:numPr>
        <w:rPr>
          <w:ins w:id="1745" w:author="John Whalen" w:date="2018-05-15T17:37:00Z"/>
        </w:rPr>
      </w:pPr>
      <w:ins w:id="1746" w:author="John Whalen" w:date="2018-05-15T17:36:00Z">
        <w:r>
          <w:t xml:space="preserve">Cutoff1: 3, Cutoff 2: </w:t>
        </w:r>
      </w:ins>
      <w:ins w:id="1747" w:author="John Whalen" w:date="2018-05-15T17:37:00Z">
        <w:r>
          <w:t>7</w:t>
        </w:r>
      </w:ins>
    </w:p>
    <w:p w14:paraId="5A14F2AD" w14:textId="3AE73715" w:rsidR="005819DA" w:rsidRDefault="005819DA">
      <w:pPr>
        <w:pStyle w:val="ListParagraph"/>
        <w:numPr>
          <w:ilvl w:val="3"/>
          <w:numId w:val="1"/>
        </w:numPr>
        <w:rPr>
          <w:ins w:id="1748" w:author="John Whalen" w:date="2018-05-15T17:36:00Z"/>
        </w:rPr>
      </w:pPr>
      <w:ins w:id="1749" w:author="John Whalen" w:date="2018-05-15T17:37:00Z">
        <w:r>
          <w:t>Cutoff1: 3, Cutoff 2: 5</w:t>
        </w:r>
      </w:ins>
    </w:p>
    <w:p w14:paraId="5DCF2108" w14:textId="39375CF8" w:rsidR="005819DA" w:rsidDel="005819DA" w:rsidRDefault="005819DA" w:rsidP="00EF0C07">
      <w:pPr>
        <w:pStyle w:val="ListParagraph"/>
        <w:numPr>
          <w:ilvl w:val="3"/>
          <w:numId w:val="1"/>
        </w:numPr>
        <w:rPr>
          <w:del w:id="1750" w:author="John Whalen" w:date="2018-05-15T17:36:00Z"/>
        </w:rPr>
      </w:pPr>
    </w:p>
    <w:p w14:paraId="6ED29C0F" w14:textId="636A7787" w:rsidR="00EF0C07" w:rsidRDefault="00EF0C07" w:rsidP="00EF0C07">
      <w:pPr>
        <w:pStyle w:val="ListParagraph"/>
        <w:numPr>
          <w:ilvl w:val="3"/>
          <w:numId w:val="1"/>
        </w:numPr>
      </w:pPr>
      <w:r>
        <w:t xml:space="preserve">Cutoff1: 7, Cutoff 2: </w:t>
      </w:r>
      <w:ins w:id="1751" w:author="John Whalen" w:date="2018-05-15T17:36:00Z">
        <w:r w:rsidR="005819DA">
          <w:t>15</w:t>
        </w:r>
      </w:ins>
      <w:del w:id="1752" w:author="John Whalen" w:date="2018-05-15T17:36:00Z">
        <w:r w:rsidR="003377B0" w:rsidDel="005819DA">
          <w:delText>4</w:delText>
        </w:r>
      </w:del>
    </w:p>
    <w:p w14:paraId="20B9CB5C" w14:textId="5537EDC0" w:rsidR="00EF0C07" w:rsidRDefault="00EF0C07" w:rsidP="00EF0C07">
      <w:pPr>
        <w:pStyle w:val="ListParagraph"/>
        <w:numPr>
          <w:ilvl w:val="3"/>
          <w:numId w:val="1"/>
        </w:numPr>
      </w:pPr>
      <w:r>
        <w:t xml:space="preserve">Cutoff1: 10, Cutoff 2: </w:t>
      </w:r>
      <w:ins w:id="1753" w:author="John Whalen" w:date="2018-05-15T17:36:00Z">
        <w:r w:rsidR="005819DA">
          <w:t>15</w:t>
        </w:r>
      </w:ins>
      <w:del w:id="1754" w:author="John Whalen" w:date="2018-05-15T17:36:00Z">
        <w:r w:rsidR="0076032E" w:rsidDel="005819DA">
          <w:delText>3</w:delText>
        </w:r>
      </w:del>
    </w:p>
    <w:p w14:paraId="12BB4F15" w14:textId="2C6DCE26" w:rsidR="00EF0C07" w:rsidRDefault="00EF0C07" w:rsidP="00EF0C07">
      <w:pPr>
        <w:pStyle w:val="ListParagraph"/>
        <w:numPr>
          <w:ilvl w:val="3"/>
          <w:numId w:val="1"/>
        </w:numPr>
      </w:pPr>
      <w:r>
        <w:t xml:space="preserve">Cutoff1: 16, Cutoff 2: </w:t>
      </w:r>
      <w:ins w:id="1755" w:author="John Whalen" w:date="2018-05-15T17:36:00Z">
        <w:r w:rsidR="005819DA">
          <w:t>15</w:t>
        </w:r>
      </w:ins>
      <w:del w:id="1756" w:author="John Whalen" w:date="2018-05-15T17:36:00Z">
        <w:r w:rsidDel="005819DA">
          <w:delText>3</w:delText>
        </w:r>
      </w:del>
    </w:p>
    <w:p w14:paraId="36D5971F" w14:textId="77777777" w:rsidR="00DB37FF" w:rsidRDefault="00DB37FF">
      <w:r>
        <w:lastRenderedPageBreak/>
        <w:br w:type="page"/>
      </w:r>
    </w:p>
    <w:p w14:paraId="3B134678" w14:textId="77777777" w:rsidR="00DB37FF" w:rsidRPr="004F2AB5" w:rsidRDefault="00DB37FF" w:rsidP="00DB37FF">
      <w:pPr>
        <w:pStyle w:val="ListParagraph"/>
        <w:numPr>
          <w:ilvl w:val="0"/>
          <w:numId w:val="1"/>
        </w:numPr>
        <w:ind w:left="720"/>
        <w:rPr>
          <w:b/>
        </w:rPr>
      </w:pPr>
      <w:del w:id="1757"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 xml:space="preserve">HPC, </w:t>
      </w:r>
      <w:proofErr w:type="gramStart"/>
      <w:r w:rsidRPr="00EF0C07">
        <w:rPr>
          <w:rFonts w:ascii="Courier New" w:hAnsi="Courier New" w:cs="Courier New"/>
          <w:sz w:val="16"/>
          <w:szCs w:val="16"/>
        </w:rPr>
        <w:t>Get</w:t>
      </w:r>
      <w:proofErr w:type="gramEnd"/>
      <w:r w:rsidRPr="00EF0C07">
        <w:rPr>
          <w:rFonts w:ascii="Courier New" w:hAnsi="Courier New" w:cs="Courier New"/>
          <w:sz w:val="16"/>
          <w:szCs w:val="16"/>
        </w:rPr>
        <w:t xml:space="preserve"> graphs for cutoffs, then stop? (</w:t>
      </w:r>
      <w:proofErr w:type="gramStart"/>
      <w:r w:rsidRPr="00EF0C07">
        <w:rPr>
          <w:rFonts w:ascii="Courier New" w:hAnsi="Courier New" w:cs="Courier New"/>
          <w:sz w:val="16"/>
          <w:szCs w:val="16"/>
        </w:rPr>
        <w:t>yes,no</w:t>
      </w:r>
      <w:proofErr w:type="gramEnd"/>
      <w:r w:rsidRPr="00EF0C07">
        <w:rPr>
          <w:rFonts w:ascii="Courier New" w:hAnsi="Courier New" w:cs="Courier New"/>
          <w:sz w:val="16"/>
          <w:szCs w:val="16"/>
        </w:rPr>
        <w:t>)</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644EB741" w:rsidR="003377B0" w:rsidRDefault="00D221B6" w:rsidP="003377B0">
      <w:pPr>
        <w:pStyle w:val="ListParagraph"/>
        <w:numPr>
          <w:ilvl w:val="2"/>
          <w:numId w:val="1"/>
        </w:numPr>
      </w:pPr>
      <w:ins w:id="1758" w:author="John Whalen" w:date="2018-05-15T17:43:00Z">
        <w:r>
          <w:t>3</w:t>
        </w:r>
      </w:ins>
      <w:del w:id="1759" w:author="John Whalen" w:date="2018-05-15T17:43:00Z">
        <w:r w:rsidR="003377B0" w:rsidDel="00D221B6">
          <w:delText>4</w:delText>
        </w:r>
      </w:del>
      <w:r w:rsidR="003377B0">
        <w:t>,</w:t>
      </w:r>
      <w:ins w:id="1760" w:author="John Whalen" w:date="2018-05-15T17:43:00Z">
        <w:r>
          <w:t>3</w:t>
        </w:r>
      </w:ins>
      <w:del w:id="1761" w:author="John Whalen" w:date="2018-05-15T17:43:00Z">
        <w:r w:rsidR="003377B0" w:rsidDel="00D221B6">
          <w:delText>5</w:delText>
        </w:r>
      </w:del>
    </w:p>
    <w:p w14:paraId="07C25729" w14:textId="3AD91C0B" w:rsidR="003377B0" w:rsidRDefault="003377B0" w:rsidP="003377B0">
      <w:pPr>
        <w:pStyle w:val="ListParagraph"/>
        <w:numPr>
          <w:ilvl w:val="2"/>
          <w:numId w:val="1"/>
        </w:numPr>
      </w:pPr>
      <w:r>
        <w:t>7,</w:t>
      </w:r>
      <w:ins w:id="1762" w:author="John Whalen" w:date="2018-05-15T17:43:00Z">
        <w:r w:rsidR="00D221B6">
          <w:t>3</w:t>
        </w:r>
      </w:ins>
      <w:del w:id="1763" w:author="John Whalen" w:date="2018-05-15T17:43:00Z">
        <w:r w:rsidDel="00D221B6">
          <w:delText>4</w:delText>
        </w:r>
      </w:del>
    </w:p>
    <w:p w14:paraId="459661E9" w14:textId="77777777" w:rsidR="003377B0" w:rsidRDefault="003377B0" w:rsidP="003377B0">
      <w:pPr>
        <w:pStyle w:val="ListParagraph"/>
        <w:numPr>
          <w:ilvl w:val="2"/>
          <w:numId w:val="1"/>
        </w:numPr>
      </w:pPr>
      <w:r>
        <w:t>10,3</w:t>
      </w:r>
    </w:p>
    <w:p w14:paraId="35371351" w14:textId="3615AD42" w:rsidR="003377B0" w:rsidRDefault="003377B0" w:rsidP="003377B0">
      <w:pPr>
        <w:pStyle w:val="ListParagraph"/>
        <w:numPr>
          <w:ilvl w:val="2"/>
          <w:numId w:val="1"/>
        </w:numPr>
      </w:pPr>
      <w:r>
        <w:t>1</w:t>
      </w:r>
      <w:ins w:id="1764" w:author="John Whalen" w:date="2018-05-15T17:43:00Z">
        <w:r w:rsidR="00D221B6">
          <w:t>5</w:t>
        </w:r>
      </w:ins>
      <w:del w:id="1765" w:author="John Whalen" w:date="2018-05-15T17:43:00Z">
        <w:r w:rsidDel="00D221B6">
          <w:delText>6</w:delText>
        </w:r>
      </w:del>
      <w:r>
        <w:t>,3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1766" w:author="Christopher Bird" w:date="2017-03-17T13:35:00Z"/>
        </w:rPr>
      </w:pPr>
      <w:r>
        <w:t>uniqCperindiv.CUTOFF1</w:t>
      </w:r>
    </w:p>
    <w:p w14:paraId="14AA4708" w14:textId="67D2C122" w:rsidR="006A0302" w:rsidRDefault="006A0302">
      <w:pPr>
        <w:pStyle w:val="ListParagraph"/>
        <w:numPr>
          <w:ilvl w:val="2"/>
          <w:numId w:val="1"/>
        </w:numPr>
        <w:rPr>
          <w:ins w:id="1767" w:author="Christopher Bird" w:date="2017-03-17T13:46:00Z"/>
        </w:rPr>
        <w:pPrChange w:id="1768" w:author="Christopher Bird" w:date="2017-03-17T13:35:00Z">
          <w:pPr>
            <w:pStyle w:val="ListParagraph"/>
            <w:numPr>
              <w:ilvl w:val="3"/>
              <w:numId w:val="1"/>
            </w:numPr>
            <w:ind w:left="2880" w:hanging="360"/>
          </w:pPr>
        </w:pPrChange>
      </w:pPr>
      <w:ins w:id="1769" w:author="Christopher Bird" w:date="2017-03-17T13:35:00Z">
        <w:r>
          <w:t>If the assembly ends prematurely due to an error during Pear</w:t>
        </w:r>
      </w:ins>
      <w:ins w:id="1770" w:author="Christopher Bird" w:date="2017-03-17T13:42:00Z">
        <w:r w:rsidR="002C01F9">
          <w:t xml:space="preserve"> (see your slurm </w:t>
        </w:r>
        <w:proofErr w:type="gramStart"/>
        <w:r w:rsidR="002C01F9">
          <w:t>file)</w:t>
        </w:r>
      </w:ins>
      <w:ins w:id="1771" w:author="Christopher Bird" w:date="2017-03-17T13:36:00Z">
        <w:r>
          <w:t>…</w:t>
        </w:r>
      </w:ins>
      <w:proofErr w:type="gramEnd"/>
    </w:p>
    <w:p w14:paraId="0AE8B818" w14:textId="77777777" w:rsidR="002C01F9" w:rsidRPr="002C01F9" w:rsidRDefault="002C01F9" w:rsidP="002C01F9">
      <w:pPr>
        <w:pStyle w:val="ListParagraph"/>
        <w:ind w:left="1440"/>
        <w:rPr>
          <w:ins w:id="1772" w:author="Christopher Bird" w:date="2017-03-17T13:46:00Z"/>
          <w:rFonts w:ascii="Courier New" w:hAnsi="Courier New" w:cs="Courier New"/>
          <w:sz w:val="16"/>
          <w:szCs w:val="16"/>
          <w:rPrChange w:id="1773" w:author="Christopher Bird" w:date="2017-03-17T13:46:00Z">
            <w:rPr>
              <w:ins w:id="1774" w:author="Christopher Bird" w:date="2017-03-17T13:46:00Z"/>
            </w:rPr>
          </w:rPrChange>
        </w:rPr>
      </w:pPr>
      <w:ins w:id="1775" w:author="Christopher Bird" w:date="2017-03-17T13:46:00Z">
        <w:r w:rsidRPr="002C01F9">
          <w:rPr>
            <w:rFonts w:ascii="Courier New" w:hAnsi="Courier New" w:cs="Courier New"/>
            <w:sz w:val="16"/>
            <w:szCs w:val="16"/>
            <w:rPrChange w:id="1776"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777" w:author="Christopher Bird" w:date="2017-03-17T13:46:00Z"/>
          <w:rFonts w:ascii="Courier New" w:hAnsi="Courier New" w:cs="Courier New"/>
          <w:sz w:val="16"/>
          <w:szCs w:val="16"/>
          <w:rPrChange w:id="1778" w:author="Christopher Bird" w:date="2017-03-17T13:46:00Z">
            <w:rPr>
              <w:ins w:id="1779" w:author="Christopher Bird" w:date="2017-03-17T13:46:00Z"/>
            </w:rPr>
          </w:rPrChange>
        </w:rPr>
        <w:pPrChange w:id="1780" w:author="Christopher Bird" w:date="2017-03-17T13:46:00Z">
          <w:pPr>
            <w:pStyle w:val="ListParagraph"/>
            <w:numPr>
              <w:ilvl w:val="3"/>
              <w:numId w:val="1"/>
            </w:numPr>
            <w:ind w:left="2880" w:hanging="360"/>
          </w:pPr>
        </w:pPrChange>
      </w:pPr>
      <w:ins w:id="1781" w:author="Christopher Bird" w:date="2017-03-17T13:46:00Z">
        <w:r w:rsidRPr="002C01F9">
          <w:rPr>
            <w:rFonts w:ascii="Courier New" w:hAnsi="Courier New" w:cs="Courier New"/>
            <w:sz w:val="16"/>
            <w:szCs w:val="16"/>
            <w:rPrChange w:id="1782"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783" w:author="Christopher Bird" w:date="2017-03-17T13:36:00Z"/>
        </w:rPr>
        <w:pPrChange w:id="1784"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785" w:author="Christopher Bird" w:date="2017-03-17T13:38:00Z"/>
        </w:rPr>
      </w:pPr>
      <w:ins w:id="1786" w:author="Christopher Bird" w:date="2017-03-17T13:36:00Z">
        <w:r>
          <w:t>Check the files that have been created</w:t>
        </w:r>
      </w:ins>
    </w:p>
    <w:p w14:paraId="031AEA6F" w14:textId="7561E658" w:rsidR="006A0302" w:rsidRDefault="006A0302">
      <w:pPr>
        <w:pStyle w:val="ListParagraph"/>
        <w:numPr>
          <w:ilvl w:val="4"/>
          <w:numId w:val="1"/>
        </w:numPr>
        <w:rPr>
          <w:ins w:id="1787" w:author="Christopher Bird" w:date="2017-03-17T13:38:00Z"/>
        </w:rPr>
        <w:pPrChange w:id="1788" w:author="Christopher Bird" w:date="2017-03-17T13:38:00Z">
          <w:pPr>
            <w:pStyle w:val="ListParagraph"/>
            <w:numPr>
              <w:ilvl w:val="3"/>
              <w:numId w:val="1"/>
            </w:numPr>
            <w:ind w:left="2880" w:hanging="360"/>
          </w:pPr>
        </w:pPrChange>
      </w:pPr>
      <w:ins w:id="1789" w:author="Christopher Bird" w:date="2017-03-17T13:38:00Z">
        <w:r>
          <w:t xml:space="preserve">If rbasm*, rainbow*, ref* have a size of zero but rbdiv* and rcluster* do not then you probably need to change PE to OL in the </w:t>
        </w:r>
        <w:proofErr w:type="gramStart"/>
        <w:r>
          <w:t>config.assm</w:t>
        </w:r>
        <w:proofErr w:type="gramEnd"/>
        <w:r>
          <w:t xml:space="preserve"> file.  See the dDocent documentation at ddocent.com</w:t>
        </w:r>
      </w:ins>
    </w:p>
    <w:p w14:paraId="142BF4FA" w14:textId="61EC6986" w:rsidR="006A0302" w:rsidRDefault="006A0302">
      <w:pPr>
        <w:pStyle w:val="ListParagraph"/>
        <w:numPr>
          <w:ilvl w:val="3"/>
          <w:numId w:val="1"/>
        </w:numPr>
      </w:pPr>
      <w:ins w:id="1790" w:author="Christopher Bird" w:date="2017-03-17T13:39:00Z">
        <w:r>
          <w:t>If you have some other error, post it on the HPC forum under the dDocent</w:t>
        </w:r>
      </w:ins>
      <w:ins w:id="1791" w:author="Christopher Bird" w:date="2017-03-17T13:40:00Z">
        <w:r>
          <w:t xml:space="preserve"> </w:t>
        </w:r>
      </w:ins>
      <w:ins w:id="1792"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793"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794" w:author="Christopher Bird" w:date="2017-03-17T21:23:00Z"/>
        </w:rPr>
      </w:pPr>
      <w:ins w:id="1795" w:author="Christopher Bird" w:date="2017-03-17T21:22:00Z">
        <w:r>
          <w:t xml:space="preserve">When all references are made, run srtContigs.sh if you </w:t>
        </w:r>
      </w:ins>
      <w:ins w:id="1796"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797" w:author="Christopher Bird" w:date="2017-03-17T21:23:00Z">
          <w:pPr>
            <w:pStyle w:val="ListParagraph"/>
            <w:numPr>
              <w:ilvl w:val="2"/>
              <w:numId w:val="1"/>
            </w:numPr>
            <w:ind w:left="2160" w:hanging="180"/>
          </w:pPr>
        </w:pPrChange>
      </w:pPr>
      <w:ins w:id="1798" w:author="Christopher Bird" w:date="2017-03-17T21:24:00Z">
        <w:r>
          <w:t xml:space="preserve">If you used </w:t>
        </w:r>
      </w:ins>
      <w:ins w:id="1799" w:author="Christopher Bird" w:date="2017-03-17T21:25:00Z">
        <w:r>
          <w:t xml:space="preserve">the </w:t>
        </w:r>
      </w:ins>
      <w:ins w:id="1800" w:author="Christopher Bird" w:date="2017-03-17T21:24:00Z">
        <w:r>
          <w:t>PE</w:t>
        </w:r>
      </w:ins>
      <w:ins w:id="1801" w:author="Christopher Bird" w:date="2017-03-17T21:25:00Z">
        <w:r>
          <w:t xml:space="preserve"> setting</w:t>
        </w:r>
      </w:ins>
      <w:ins w:id="1802"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w:t>
      </w:r>
      <w:proofErr w:type="gramStart"/>
      <w:r>
        <w:t>reference.fasta</w:t>
      </w:r>
      <w:proofErr w:type="gramEnd"/>
      <w:r>
        <w:t xml:space="preserve"> </w:t>
      </w:r>
      <w:ins w:id="1803"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w:t>
      </w:r>
      <w:proofErr w:type="gramStart"/>
      <w:r>
        <w:t>*.fasta</w:t>
      </w:r>
      <w:proofErr w:type="gramEnd"/>
      <w:r>
        <w:t xml:space="preserve">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804" w:author="RMH" w:date="2017-03-09T10:16:00Z"/>
        </w:rPr>
      </w:pPr>
      <w:r>
        <w:t xml:space="preserve">grep –c ‘NNNNNNNNNN’ </w:t>
      </w:r>
      <w:proofErr w:type="gramStart"/>
      <w:r>
        <w:t>reference.cutoff1.cutoff</w:t>
      </w:r>
      <w:proofErr w:type="gramEnd"/>
      <w:r>
        <w:t>2.fasta</w:t>
      </w:r>
    </w:p>
    <w:p w14:paraId="36A1F3C1" w14:textId="6E86E5AE" w:rsidR="00E2663E" w:rsidRDefault="00E2663E" w:rsidP="006B3936">
      <w:pPr>
        <w:pStyle w:val="ListParagraph"/>
        <w:numPr>
          <w:ilvl w:val="4"/>
          <w:numId w:val="1"/>
        </w:numPr>
        <w:rPr>
          <w:ins w:id="1805" w:author="RMH" w:date="2017-03-09T10:16:00Z"/>
        </w:rPr>
      </w:pPr>
      <w:ins w:id="1806" w:author="RMH" w:date="2017-03-09T10:16:00Z">
        <w:r>
          <w:t>To count for all references at once</w:t>
        </w:r>
      </w:ins>
    </w:p>
    <w:p w14:paraId="7E1108AE" w14:textId="556F63A1" w:rsidR="00E2663E" w:rsidRDefault="00E2663E" w:rsidP="00A42585">
      <w:pPr>
        <w:pStyle w:val="ListParagraph"/>
        <w:numPr>
          <w:ilvl w:val="5"/>
          <w:numId w:val="1"/>
        </w:numPr>
      </w:pPr>
      <w:ins w:id="1807" w:author="RMH" w:date="2017-03-09T10:16:00Z">
        <w:r>
          <w:t>grep –c ‘NNNNNNNNNN’ reference.</w:t>
        </w:r>
        <w:proofErr w:type="gramStart"/>
        <w:r>
          <w:t>*.fasta</w:t>
        </w:r>
      </w:ins>
      <w:proofErr w:type="gramEnd"/>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808" w:author="RMH" w:date="2017-03-09T10:16:00Z"/>
        </w:rPr>
      </w:pPr>
      <w:r>
        <w:t>grep –</w:t>
      </w:r>
      <w:r w:rsidR="00846A8D">
        <w:t>c ‘Contig</w:t>
      </w:r>
      <w:r>
        <w:t xml:space="preserve">’ </w:t>
      </w:r>
      <w:proofErr w:type="gramStart"/>
      <w:r>
        <w:t>reference.cutoff1.cutoff</w:t>
      </w:r>
      <w:proofErr w:type="gramEnd"/>
      <w:r>
        <w:t>2.fasta</w:t>
      </w:r>
    </w:p>
    <w:p w14:paraId="2D4DF753" w14:textId="1ADF2315" w:rsidR="00E2663E" w:rsidRDefault="00E2663E" w:rsidP="006B3936">
      <w:pPr>
        <w:pStyle w:val="ListParagraph"/>
        <w:numPr>
          <w:ilvl w:val="4"/>
          <w:numId w:val="1"/>
        </w:numPr>
        <w:rPr>
          <w:ins w:id="1809" w:author="RMH" w:date="2017-03-09T10:16:00Z"/>
        </w:rPr>
      </w:pPr>
      <w:ins w:id="1810" w:author="RMH" w:date="2017-03-09T10:16:00Z">
        <w:r>
          <w:t>To count for all references at once</w:t>
        </w:r>
      </w:ins>
    </w:p>
    <w:p w14:paraId="2315EAD8" w14:textId="06CAF85D" w:rsidR="00E2663E" w:rsidRDefault="00E2663E" w:rsidP="00A42585">
      <w:pPr>
        <w:pStyle w:val="ListParagraph"/>
        <w:numPr>
          <w:ilvl w:val="5"/>
          <w:numId w:val="1"/>
        </w:numPr>
      </w:pPr>
      <w:ins w:id="1811" w:author="RMH" w:date="2017-03-09T10:16:00Z">
        <w:r>
          <w:t>grep –c ‘Contig’ reference.</w:t>
        </w:r>
        <w:proofErr w:type="gramStart"/>
        <w:r>
          <w:t>*.fasta</w:t>
        </w:r>
      </w:ins>
      <w:proofErr w:type="gramEnd"/>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812" w:author="Christopher Bird" w:date="2017-03-17T02:41:00Z"/>
        </w:rPr>
      </w:pPr>
      <w:ins w:id="1813"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814" w:author="Christopher Bird" w:date="2017-03-17T02:41:00Z"/>
        </w:rPr>
      </w:pPr>
      <w:ins w:id="1815"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816" w:author="Christopher Bird" w:date="2017-03-17T02:41:00Z"/>
        </w:rPr>
      </w:pPr>
      <w:ins w:id="1817" w:author="Christopher Bird" w:date="2017-03-17T02:41:00Z">
        <w:r>
          <w:t>Open the cntMap</w:t>
        </w:r>
      </w:ins>
      <w:ins w:id="1818" w:author="Christopher Bird" w:date="2017-03-17T02:43:00Z">
        <w:r>
          <w:t>ped</w:t>
        </w:r>
      </w:ins>
      <w:ins w:id="1819" w:author="Christopher Bird" w:date="2017-03-17T02:41:00Z">
        <w:r>
          <w:t>Reads.txt file (in excel)</w:t>
        </w:r>
      </w:ins>
    </w:p>
    <w:p w14:paraId="2EDA14EA" w14:textId="77777777" w:rsidR="001209C7" w:rsidRDefault="001209C7" w:rsidP="001209C7">
      <w:pPr>
        <w:pStyle w:val="ListParagraph"/>
        <w:numPr>
          <w:ilvl w:val="3"/>
          <w:numId w:val="1"/>
        </w:numPr>
        <w:rPr>
          <w:ins w:id="1820" w:author="Christopher Bird" w:date="2017-03-17T02:41:00Z"/>
        </w:rPr>
      </w:pPr>
      <w:ins w:id="1821"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822" w:author="Christopher Bird" w:date="2017-03-17T02:41:00Z"/>
        </w:rPr>
      </w:pPr>
      <w:ins w:id="1823"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824" w:author="Christopher Bird" w:date="2017-03-17T02:41:00Z"/>
        </w:rPr>
      </w:pPr>
      <w:ins w:id="1825"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826" w:author="Christopher Bird" w:date="2017-03-17T21:57:00Z"/>
        </w:rPr>
      </w:pPr>
      <w:ins w:id="1827" w:author="Christopher Bird" w:date="2017-03-17T02:41:00Z">
        <w:r>
          <w:t>Save the *.txt file</w:t>
        </w:r>
      </w:ins>
    </w:p>
    <w:p w14:paraId="76CD5CD3" w14:textId="3F6F04DC" w:rsidR="0040236E" w:rsidRDefault="0040236E" w:rsidP="001209C7">
      <w:pPr>
        <w:pStyle w:val="ListParagraph"/>
        <w:numPr>
          <w:ilvl w:val="3"/>
          <w:numId w:val="1"/>
        </w:numPr>
        <w:rPr>
          <w:ins w:id="1828" w:author="Christopher Bird" w:date="2017-03-17T02:41:00Z"/>
        </w:rPr>
      </w:pPr>
      <w:ins w:id="1829" w:author="Christopher Bird" w:date="2017-03-17T21:57:00Z">
        <w:r>
          <w:t>These samples should be resequenced</w:t>
        </w:r>
      </w:ins>
    </w:p>
    <w:p w14:paraId="4FDBE239" w14:textId="378E486C" w:rsidR="001209C7" w:rsidRDefault="001209C7" w:rsidP="001209C7">
      <w:pPr>
        <w:pStyle w:val="ListParagraph"/>
        <w:numPr>
          <w:ilvl w:val="2"/>
          <w:numId w:val="1"/>
        </w:numPr>
        <w:rPr>
          <w:ins w:id="1830" w:author="Christopher Bird" w:date="2017-03-17T02:41:00Z"/>
        </w:rPr>
      </w:pPr>
      <w:ins w:id="1831" w:author="Christopher Bird" w:date="2017-03-17T02:41:00Z">
        <w:r>
          <w:t>Open the FilterFilesForMap.sh script</w:t>
        </w:r>
      </w:ins>
    </w:p>
    <w:p w14:paraId="418293FA" w14:textId="77777777" w:rsidR="001209C7" w:rsidRDefault="001209C7" w:rsidP="001209C7">
      <w:pPr>
        <w:pStyle w:val="ListParagraph"/>
        <w:numPr>
          <w:ilvl w:val="3"/>
          <w:numId w:val="1"/>
        </w:numPr>
        <w:rPr>
          <w:ins w:id="1832" w:author="Christopher Bird" w:date="2017-03-17T02:41:00Z"/>
        </w:rPr>
      </w:pPr>
      <w:ins w:id="1833"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834" w:author="Christopher Bird" w:date="2017-03-17T02:41:00Z"/>
          <w:rFonts w:ascii="Courier New" w:hAnsi="Courier New" w:cs="Courier New"/>
          <w:sz w:val="16"/>
          <w:szCs w:val="16"/>
        </w:rPr>
      </w:pPr>
      <w:proofErr w:type="gramStart"/>
      <w:ins w:id="1835" w:author="Christopher Bird" w:date="2017-03-17T02:41:00Z">
        <w:r w:rsidRPr="00007622">
          <w:rPr>
            <w:rFonts w:ascii="Courier New" w:hAnsi="Courier New" w:cs="Courier New"/>
            <w:sz w:val="16"/>
            <w:szCs w:val="16"/>
          </w:rPr>
          <w:t>#!/</w:t>
        </w:r>
        <w:proofErr w:type="gramEnd"/>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836"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837" w:author="Christopher Bird" w:date="2017-03-17T02:41:00Z"/>
          <w:rFonts w:ascii="Courier New" w:hAnsi="Courier New" w:cs="Courier New"/>
          <w:sz w:val="16"/>
          <w:szCs w:val="16"/>
        </w:rPr>
      </w:pPr>
      <w:ins w:id="1838"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839" w:author="Christopher Bird" w:date="2017-03-17T02:41:00Z"/>
          <w:rFonts w:ascii="Courier New" w:hAnsi="Courier New" w:cs="Courier New"/>
          <w:sz w:val="16"/>
          <w:szCs w:val="16"/>
        </w:rPr>
      </w:pPr>
      <w:ins w:id="1840"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841" w:author="Christopher Bird" w:date="2017-03-17T02:41:00Z"/>
          <w:rFonts w:ascii="Courier New" w:hAnsi="Courier New" w:cs="Courier New"/>
          <w:sz w:val="16"/>
          <w:szCs w:val="16"/>
        </w:rPr>
      </w:pPr>
      <w:ins w:id="1842"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843"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844" w:author="Christopher Bird" w:date="2017-03-17T02:41:00Z"/>
          <w:rFonts w:ascii="Courier New" w:hAnsi="Courier New" w:cs="Courier New"/>
          <w:sz w:val="16"/>
          <w:szCs w:val="16"/>
        </w:rPr>
      </w:pPr>
      <w:ins w:id="1845"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846" w:author="Christopher Bird" w:date="2017-03-17T02:41:00Z"/>
          <w:rFonts w:ascii="Courier New" w:hAnsi="Courier New" w:cs="Courier New"/>
          <w:sz w:val="16"/>
          <w:szCs w:val="16"/>
        </w:rPr>
      </w:pPr>
      <w:ins w:id="1847"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848" w:author="Christopher Bird" w:date="2017-03-17T02:41:00Z"/>
          <w:rFonts w:ascii="Courier New" w:hAnsi="Courier New" w:cs="Courier New"/>
          <w:sz w:val="16"/>
          <w:szCs w:val="16"/>
        </w:rPr>
      </w:pPr>
      <w:ins w:id="1849"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850" w:author="Christopher Bird" w:date="2017-03-17T02:41:00Z"/>
          <w:rFonts w:ascii="Courier New" w:hAnsi="Courier New" w:cs="Courier New"/>
          <w:sz w:val="16"/>
          <w:szCs w:val="16"/>
        </w:rPr>
      </w:pPr>
      <w:ins w:id="1851"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852"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853" w:author="Christopher Bird" w:date="2017-03-17T02:41:00Z"/>
          <w:rFonts w:ascii="Courier New" w:hAnsi="Courier New" w:cs="Courier New"/>
          <w:sz w:val="16"/>
          <w:szCs w:val="16"/>
        </w:rPr>
      </w:pPr>
      <w:ins w:id="1854"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855"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856" w:author="Christopher Bird" w:date="2017-03-17T02:41:00Z"/>
          <w:rFonts w:ascii="Courier New" w:hAnsi="Courier New" w:cs="Courier New"/>
          <w:sz w:val="16"/>
          <w:szCs w:val="16"/>
        </w:rPr>
      </w:pPr>
      <w:ins w:id="1857"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858" w:author="Christopher Bird" w:date="2017-03-17T02:41:00Z"/>
          <w:rFonts w:ascii="Courier New" w:hAnsi="Courier New" w:cs="Courier New"/>
          <w:sz w:val="16"/>
          <w:szCs w:val="16"/>
        </w:rPr>
      </w:pPr>
      <w:ins w:id="1859"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860" w:author="Christopher Bird" w:date="2017-03-17T02:41:00Z"/>
          <w:rFonts w:ascii="Courier New" w:hAnsi="Courier New" w:cs="Courier New"/>
          <w:sz w:val="16"/>
          <w:szCs w:val="16"/>
        </w:rPr>
      </w:pPr>
      <w:ins w:id="1861"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862"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863" w:author="Christopher Bird" w:date="2017-03-17T02:41:00Z"/>
          <w:rFonts w:ascii="Courier New" w:hAnsi="Courier New" w:cs="Courier New"/>
          <w:sz w:val="16"/>
          <w:szCs w:val="16"/>
        </w:rPr>
      </w:pPr>
      <w:ins w:id="1864"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865" w:author="Christopher Bird" w:date="2017-03-17T02:41:00Z"/>
          <w:rFonts w:ascii="Courier New" w:hAnsi="Courier New" w:cs="Courier New"/>
          <w:sz w:val="16"/>
          <w:szCs w:val="16"/>
        </w:rPr>
      </w:pPr>
      <w:ins w:id="1866"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w:t>
        </w:r>
        <w:proofErr w:type="gramStart"/>
        <w:r>
          <w:rPr>
            <w:rFonts w:ascii="Courier New" w:hAnsi="Courier New" w:cs="Courier New"/>
            <w:sz w:val="16"/>
            <w:szCs w:val="16"/>
          </w:rPr>
          <w:t>rename .READ</w:t>
        </w:r>
        <w:proofErr w:type="gramEnd"/>
        <w:r>
          <w:rPr>
            <w:rFonts w:ascii="Courier New" w:hAnsi="Courier New" w:cs="Courier New"/>
            <w:sz w:val="16"/>
            <w:szCs w:val="16"/>
          </w:rPr>
          <w:t xml:space="preserve">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867"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868" w:author="Christopher Bird" w:date="2017-03-17T02:41:00Z"/>
          <w:rFonts w:ascii="Courier New" w:hAnsi="Courier New" w:cs="Courier New"/>
          <w:sz w:val="16"/>
          <w:szCs w:val="16"/>
        </w:rPr>
      </w:pPr>
      <w:ins w:id="1869"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870" w:author="Christopher Bird" w:date="2017-03-17T02:41:00Z"/>
          <w:rFonts w:ascii="Courier New" w:hAnsi="Courier New" w:cs="Courier New"/>
          <w:sz w:val="16"/>
          <w:szCs w:val="16"/>
        </w:rPr>
      </w:pPr>
      <w:ins w:id="1871"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w:t>
        </w:r>
        <w:proofErr w:type="gramStart"/>
        <w:r>
          <w:rPr>
            <w:rFonts w:ascii="Courier New" w:hAnsi="Courier New" w:cs="Courier New"/>
            <w:sz w:val="16"/>
            <w:szCs w:val="16"/>
          </w:rPr>
          <w:t>rename .R</w:t>
        </w:r>
        <w:proofErr w:type="gramEnd"/>
        <w:r>
          <w:rPr>
            <w:rFonts w:ascii="Courier New" w:hAnsi="Courier New" w:cs="Courier New"/>
            <w:sz w:val="16"/>
            <w:szCs w:val="16"/>
          </w:rPr>
          <w:t xml:space="preserve">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872" w:author="Christopher Bird" w:date="2017-03-17T02:41:00Z"/>
        </w:rPr>
        <w:pPrChange w:id="1873"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874" w:author="Christopher Bird" w:date="2017-03-17T21:56:00Z">
            <w:rPr/>
          </w:rPrChange>
        </w:rPr>
      </w:pPr>
      <w:r w:rsidRPr="00516094">
        <w:rPr>
          <w:strike/>
          <w:rPrChange w:id="1875" w:author="Christopher Bird" w:date="2017-03-17T21:56:00Z">
            <w:rPr/>
          </w:rPrChange>
        </w:rPr>
        <w:t xml:space="preserve">Review the NumMapReads.txt file.  If there are libraries with too few </w:t>
      </w:r>
      <w:proofErr w:type="gramStart"/>
      <w:r w:rsidRPr="00516094">
        <w:rPr>
          <w:strike/>
          <w:rPrChange w:id="1876" w:author="Christopher Bird" w:date="2017-03-17T21:56:00Z">
            <w:rPr/>
          </w:rPrChange>
        </w:rPr>
        <w:t>reads(</w:t>
      </w:r>
      <w:proofErr w:type="gramEnd"/>
      <w:r w:rsidRPr="00516094">
        <w:rPr>
          <w:strike/>
          <w:rPrChange w:id="1877" w:author="Christopher Bird" w:date="2017-03-17T21:56:00Z">
            <w:rPr/>
          </w:rPrChange>
        </w:rPr>
        <w:t>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878" w:author="Christopher Bird" w:date="2017-03-17T21:56:00Z">
            <w:rPr/>
          </w:rPrChange>
        </w:rPr>
      </w:pPr>
      <w:r w:rsidRPr="00516094">
        <w:rPr>
          <w:strike/>
          <w:rPrChange w:id="1879"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880" w:author="Christopher Bird" w:date="2017-03-17T21:56:00Z">
            <w:rPr/>
          </w:rPrChange>
        </w:rPr>
      </w:pPr>
      <w:r w:rsidRPr="00516094">
        <w:rPr>
          <w:strike/>
          <w:rPrChange w:id="1881"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882" w:author="Christopher Bird" w:date="2017-03-17T21:56:00Z">
            <w:rPr/>
          </w:rPrChange>
        </w:rPr>
      </w:pPr>
      <w:r w:rsidRPr="00516094">
        <w:rPr>
          <w:strike/>
          <w:rPrChange w:id="1883"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884" w:author="Christopher Bird" w:date="2017-03-17T21:56:00Z">
            <w:rPr/>
          </w:rPrChange>
        </w:rPr>
      </w:pPr>
      <w:r w:rsidRPr="00516094">
        <w:rPr>
          <w:strike/>
          <w:rPrChange w:id="1885"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886" w:author="Christopher Bird" w:date="2017-03-17T21:56:00Z">
            <w:rPr/>
          </w:rPrChange>
        </w:rPr>
      </w:pPr>
      <w:r w:rsidRPr="00516094">
        <w:rPr>
          <w:strike/>
          <w:rPrChange w:id="1887"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888" w:author="Christopher Bird" w:date="2017-03-17T21:56:00Z">
            <w:rPr/>
          </w:rPrChange>
        </w:rPr>
      </w:pPr>
      <w:r w:rsidRPr="00516094">
        <w:rPr>
          <w:strike/>
          <w:rPrChange w:id="1889" w:author="Christopher Bird" w:date="2017-03-17T21:56:00Z">
            <w:rPr/>
          </w:rPrChange>
        </w:rPr>
        <w:t>then try to list the files to be moved on the screen</w:t>
      </w:r>
      <w:r w:rsidR="00C5528A" w:rsidRPr="00516094">
        <w:rPr>
          <w:strike/>
          <w:rPrChange w:id="1890"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891" w:author="Christopher Bird" w:date="2017-03-17T21:56:00Z">
            <w:rPr/>
          </w:rPrChange>
        </w:rPr>
      </w:pPr>
      <w:r w:rsidRPr="00516094">
        <w:rPr>
          <w:strike/>
          <w:rPrChange w:id="1892"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893" w:author="Christopher Bird" w:date="2017-03-17T21:56:00Z">
            <w:rPr/>
          </w:rPrChange>
        </w:rPr>
      </w:pPr>
      <w:r w:rsidRPr="00516094">
        <w:rPr>
          <w:strike/>
          <w:rPrChange w:id="1894"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895" w:author="Christopher Bird" w:date="2017-03-17T21:57:00Z">
            <w:rPr/>
          </w:rPrChange>
        </w:rPr>
      </w:pPr>
      <w:r w:rsidRPr="00516094">
        <w:rPr>
          <w:strike/>
          <w:rPrChange w:id="1896" w:author="Christopher Bird" w:date="2017-03-17T21:56:00Z">
            <w:rPr/>
          </w:rPrChange>
        </w:rPr>
        <w:t>find -maxdepth 1 -size +1600000c -a -size -10800000c -</w:t>
      </w:r>
      <w:r w:rsidRPr="0040236E">
        <w:rPr>
          <w:strike/>
          <w:rPrChange w:id="1897"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898" w:author="Christopher Bird" w:date="2017-03-17T21:57:00Z">
            <w:rPr/>
          </w:rPrChange>
        </w:rPr>
      </w:pPr>
      <w:r w:rsidRPr="0040236E">
        <w:rPr>
          <w:strike/>
          <w:rPrChange w:id="1899"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900" w:author="Christopher Bird" w:date="2017-03-17T21:57:00Z">
            <w:rPr/>
          </w:rPrChange>
        </w:rPr>
      </w:pPr>
      <w:r w:rsidRPr="0040236E">
        <w:rPr>
          <w:strike/>
          <w:rPrChange w:id="1901"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proofErr w:type="gramStart"/>
      <w:r>
        <w:t>uniqCperindv.*</w:t>
      </w:r>
      <w:proofErr w:type="gramEnd"/>
    </w:p>
    <w:p w14:paraId="187CAAD5" w14:textId="77777777" w:rsidR="00A1307A" w:rsidRDefault="00A1307A" w:rsidP="00A1307A">
      <w:pPr>
        <w:pStyle w:val="ListParagraph"/>
        <w:numPr>
          <w:ilvl w:val="2"/>
          <w:numId w:val="1"/>
        </w:numPr>
      </w:pPr>
      <w:r>
        <w:t>reference.</w:t>
      </w:r>
      <w:proofErr w:type="gramStart"/>
      <w:r>
        <w:t>*.fasta</w:t>
      </w:r>
      <w:proofErr w:type="gramEnd"/>
      <w:r>
        <w:t>*</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 xml:space="preserve">The config.map file should </w:t>
      </w:r>
      <w:proofErr w:type="gramStart"/>
      <w:r>
        <w:t>copied</w:t>
      </w:r>
      <w:proofErr w:type="gramEnd"/>
      <w:r>
        <w:t xml:space="preserve">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w:t>
      </w:r>
      <w:proofErr w:type="gramStart"/>
      <w:r w:rsidRPr="00446D12">
        <w:rPr>
          <w:rFonts w:ascii="Courier New" w:hAnsi="Courier New" w:cs="Courier New"/>
          <w:sz w:val="12"/>
          <w:szCs w:val="12"/>
        </w:rPr>
        <w:t>G,...</w:t>
      </w:r>
      <w:proofErr w:type="gramEnd"/>
      <w:r w:rsidRPr="00446D12">
        <w:rPr>
          <w:rFonts w:ascii="Courier New" w:hAnsi="Courier New" w:cs="Courier New"/>
          <w:sz w:val="12"/>
          <w:szCs w:val="12"/>
        </w:rPr>
        <w:t>,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 xml:space="preserve">HPC, </w:t>
      </w:r>
      <w:proofErr w:type="gramStart"/>
      <w:r w:rsidRPr="00446D12">
        <w:rPr>
          <w:rFonts w:ascii="Courier New" w:hAnsi="Courier New" w:cs="Courier New"/>
          <w:sz w:val="12"/>
          <w:szCs w:val="12"/>
        </w:rPr>
        <w:t>Get</w:t>
      </w:r>
      <w:proofErr w:type="gramEnd"/>
      <w:r w:rsidRPr="00446D12">
        <w:rPr>
          <w:rFonts w:ascii="Courier New" w:hAnsi="Courier New" w:cs="Courier New"/>
          <w:sz w:val="12"/>
          <w:szCs w:val="12"/>
        </w:rPr>
        <w:t xml:space="preserve"> graphs for cutoffs, then stop?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w:t>
      </w:r>
      <w:proofErr w:type="gramStart"/>
      <w:r w:rsidRPr="00446D12">
        <w:rPr>
          <w:rFonts w:ascii="Courier New" w:hAnsi="Courier New" w:cs="Courier New"/>
          <w:sz w:val="12"/>
          <w:szCs w:val="12"/>
        </w:rPr>
        <w:t>yes,no</w:t>
      </w:r>
      <w:proofErr w:type="gramEnd"/>
      <w:r w:rsidRPr="00446D12">
        <w:rPr>
          <w:rFonts w:ascii="Courier New" w:hAnsi="Courier New" w:cs="Courier New"/>
          <w:sz w:val="12"/>
          <w:szCs w:val="12"/>
        </w:rPr>
        <w:t>)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proofErr w:type="gramStart"/>
      <w:r w:rsidRPr="00C809F1">
        <w:rPr>
          <w:rFonts w:ascii="Courier New" w:hAnsi="Courier New" w:cs="Courier New"/>
          <w:sz w:val="12"/>
          <w:szCs w:val="12"/>
        </w:rPr>
        <w:t>#!/</w:t>
      </w:r>
      <w:proofErr w:type="gramEnd"/>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w:t>
      </w:r>
      <w:proofErr w:type="gramStart"/>
      <w:r w:rsidRPr="00C809F1">
        <w:rPr>
          <w:rFonts w:ascii="Courier New" w:hAnsi="Courier New" w:cs="Courier New"/>
          <w:sz w:val="12"/>
          <w:szCs w:val="12"/>
        </w:rPr>
        <w:t>begin  #</w:t>
      </w:r>
      <w:proofErr w:type="gramEnd"/>
      <w:r w:rsidRPr="00C809F1">
        <w:rPr>
          <w:rFonts w:ascii="Courier New" w:hAnsi="Courier New" w:cs="Courier New"/>
          <w:sz w:val="12"/>
          <w:szCs w:val="12"/>
        </w:rPr>
        <w:t xml:space="preserve">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902"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903" w:author="Bird, Chris" w:date="2017-07-25T18:02:00Z"/>
          <w:rFonts w:ascii="Courier New" w:hAnsi="Courier New" w:cs="Courier New"/>
          <w:sz w:val="12"/>
          <w:szCs w:val="12"/>
        </w:rPr>
      </w:pPr>
      <w:ins w:id="1904" w:author="Bird, Chris" w:date="2017-07-25T18:05:00Z">
        <w:r w:rsidRPr="009E3493">
          <w:rPr>
            <w:rFonts w:ascii="Courier New" w:hAnsi="Courier New" w:cs="Courier New"/>
            <w:sz w:val="12"/>
            <w:szCs w:val="12"/>
          </w:rPr>
          <w:t>module load bwa/0.7.15</w:t>
        </w:r>
      </w:ins>
    </w:p>
    <w:p w14:paraId="489A8D0E" w14:textId="3A1C0B07" w:rsidR="005B0AF0" w:rsidRPr="00C809F1" w:rsidRDefault="005B0AF0" w:rsidP="00C809F1">
      <w:pPr>
        <w:pStyle w:val="ListParagraph"/>
        <w:ind w:left="1440"/>
        <w:rPr>
          <w:rFonts w:ascii="Courier New" w:hAnsi="Courier New" w:cs="Courier New"/>
          <w:sz w:val="12"/>
          <w:szCs w:val="12"/>
        </w:rPr>
      </w:pPr>
      <w:ins w:id="1905"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proofErr w:type="gramStart"/>
      <w:r>
        <w:t>samplename.*</w:t>
      </w:r>
      <w:proofErr w:type="gramEnd"/>
      <w:r>
        <w:t>-RG.bam</w:t>
      </w:r>
    </w:p>
    <w:p w14:paraId="429EBCE1" w14:textId="77777777" w:rsidR="0029125F" w:rsidRDefault="0029125F" w:rsidP="0029125F">
      <w:pPr>
        <w:pStyle w:val="ListParagraph"/>
        <w:numPr>
          <w:ilvl w:val="4"/>
          <w:numId w:val="1"/>
        </w:numPr>
      </w:pPr>
      <w:r>
        <w:t>bamlist.</w:t>
      </w:r>
      <w:proofErr w:type="gramStart"/>
      <w:r>
        <w:t>*</w:t>
      </w:r>
      <w:r w:rsidRPr="0029125F">
        <w:t>.list</w:t>
      </w:r>
      <w:proofErr w:type="gramEnd"/>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w:t>
      </w:r>
      <w:proofErr w:type="gramStart"/>
      <w:r>
        <w:t>*.fasta</w:t>
      </w:r>
      <w:proofErr w:type="gramEnd"/>
      <w:r>
        <w:t xml:space="preserve">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 xml:space="preserve">We’ve noticed that a lot of contigs where reads 1 and 2 </w:t>
      </w:r>
      <w:proofErr w:type="gramStart"/>
      <w:r>
        <w:t>overlap</w:t>
      </w:r>
      <w:proofErr w:type="gramEnd"/>
      <w:r>
        <w:t xml:space="preserve">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906" w:author="RMH" w:date="2017-03-09T10:27:00Z"/>
        </w:rPr>
      </w:pPr>
      <w:ins w:id="1907" w:author="RMH" w:date="2017-03-09T10:27:00Z">
        <w:r w:rsidRPr="0044558C">
          <w:lastRenderedPageBreak/>
          <w:t>C</w:t>
        </w:r>
        <w:r w:rsidR="00C158F9" w:rsidRPr="001C265D">
          <w:t>ount</w:t>
        </w:r>
      </w:ins>
      <w:ins w:id="1908" w:author="RMH" w:date="2017-03-09T10:28:00Z">
        <w:r>
          <w:t xml:space="preserve"> the</w:t>
        </w:r>
      </w:ins>
      <w:ins w:id="1909" w:author="RMH" w:date="2017-03-09T10:27:00Z">
        <w:r w:rsidR="00C158F9" w:rsidRPr="001C265D">
          <w:t xml:space="preserve"> </w:t>
        </w:r>
      </w:ins>
      <w:ins w:id="1910" w:author="RMH" w:date="2017-03-09T10:28:00Z">
        <w:r>
          <w:t xml:space="preserve">total number of reads mapped per individual (or pool) and the number of reads </w:t>
        </w:r>
      </w:ins>
      <w:ins w:id="1911" w:author="RMH" w:date="2017-03-09T10:29:00Z">
        <w:r>
          <w:t>for which the F and R are not mapped to the same contig (i.e., mate mapped to different chromosome)</w:t>
        </w:r>
      </w:ins>
      <w:ins w:id="1912" w:author="RMH" w:date="2017-03-09T10:34:00Z">
        <w:r w:rsidR="000B130B">
          <w:t>; graph to compare among references.</w:t>
        </w:r>
      </w:ins>
    </w:p>
    <w:p w14:paraId="3B79F374" w14:textId="78A7A153" w:rsidR="0044558C" w:rsidRDefault="000B130B" w:rsidP="001C265D">
      <w:pPr>
        <w:pStyle w:val="ListParagraph"/>
        <w:numPr>
          <w:ilvl w:val="2"/>
          <w:numId w:val="1"/>
        </w:numPr>
        <w:rPr>
          <w:ins w:id="1913" w:author="RMH" w:date="2017-03-09T10:33:00Z"/>
        </w:rPr>
      </w:pPr>
      <w:ins w:id="1914" w:author="RMH" w:date="2017-03-09T10:31:00Z">
        <w:r>
          <w:t>Update the CountMappedReadsX.X.sh script, by finding and replacing all X.X with the cutoff1.cutoff2 of the reference for which you want the counts. Repeat this process for each</w:t>
        </w:r>
      </w:ins>
      <w:ins w:id="1915" w:author="RMH" w:date="2017-03-09T10:32:00Z">
        <w:r>
          <w:t xml:space="preserve"> set of </w:t>
        </w:r>
      </w:ins>
      <w:ins w:id="1916" w:author="RMH" w:date="2017-03-09T10:34:00Z">
        <w:r>
          <w:t>reference cutoff results</w:t>
        </w:r>
      </w:ins>
      <w:ins w:id="1917" w:author="RMH" w:date="2017-03-09T10:32:00Z">
        <w:r>
          <w:t xml:space="preserve"> you want to count.</w:t>
        </w:r>
      </w:ins>
      <w:ins w:id="1918" w:author="RMH" w:date="2017-03-09T10:31:00Z">
        <w:r>
          <w:t xml:space="preserve"> </w:t>
        </w:r>
      </w:ins>
    </w:p>
    <w:p w14:paraId="7475BFF4" w14:textId="08CD42B2" w:rsidR="000B130B" w:rsidRDefault="000B130B" w:rsidP="001C265D">
      <w:pPr>
        <w:pStyle w:val="ListParagraph"/>
        <w:numPr>
          <w:ilvl w:val="3"/>
          <w:numId w:val="1"/>
        </w:numPr>
        <w:rPr>
          <w:ins w:id="1919" w:author="RMH" w:date="2017-03-09T10:30:00Z"/>
        </w:rPr>
      </w:pPr>
      <w:ins w:id="1920" w:author="RMH" w:date="2017-03-09T10:33:00Z">
        <w:r>
          <w:t xml:space="preserve">To find and replace in nano, type ctrl + </w:t>
        </w:r>
        <w:proofErr w:type="gramStart"/>
        <w:r>
          <w:t>\  then</w:t>
        </w:r>
        <w:proofErr w:type="gramEnd"/>
        <w:r>
          <w:t xml:space="preserve"> follow prompts at bottom of screen.</w:t>
        </w:r>
      </w:ins>
    </w:p>
    <w:p w14:paraId="11167DAE" w14:textId="65CA17FD" w:rsidR="00C158F9" w:rsidRPr="001C265D" w:rsidRDefault="000B130B" w:rsidP="001C265D">
      <w:pPr>
        <w:pStyle w:val="ListParagraph"/>
        <w:numPr>
          <w:ilvl w:val="2"/>
          <w:numId w:val="1"/>
        </w:numPr>
        <w:rPr>
          <w:ins w:id="1921" w:author="RMH" w:date="2017-03-09T10:27:00Z"/>
        </w:rPr>
      </w:pPr>
      <w:ins w:id="1922" w:author="RMH" w:date="2017-03-09T10:27:00Z">
        <w:r w:rsidRPr="000B130B">
          <w:t>sbatch</w:t>
        </w:r>
      </w:ins>
      <w:ins w:id="1923" w:author="RMH" w:date="2017-03-09T10:30:00Z">
        <w:r w:rsidR="0044558C">
          <w:t xml:space="preserve"> </w:t>
        </w:r>
        <w:r w:rsidR="0044558C" w:rsidRPr="0044558C">
          <w:t>CountMappedReadsX.</w:t>
        </w:r>
        <w:r w:rsidR="0044558C">
          <w:t>X.sh</w:t>
        </w:r>
      </w:ins>
      <w:ins w:id="1924" w:author="RMH" w:date="2017-03-09T10:27:00Z">
        <w:r w:rsidR="00C158F9" w:rsidRPr="001C265D">
          <w:t xml:space="preserve"> </w:t>
        </w:r>
      </w:ins>
    </w:p>
    <w:p w14:paraId="40461EDD" w14:textId="77777777" w:rsidR="00C158F9" w:rsidRPr="001C265D" w:rsidRDefault="00C158F9" w:rsidP="00C158F9">
      <w:pPr>
        <w:pStyle w:val="ListParagraph"/>
        <w:ind w:left="2160"/>
        <w:rPr>
          <w:ins w:id="1925" w:author="RMH" w:date="2017-03-09T10:27:00Z"/>
          <w:rFonts w:ascii="Courier New" w:hAnsi="Courier New" w:cs="Courier New"/>
          <w:sz w:val="16"/>
          <w:szCs w:val="16"/>
        </w:rPr>
      </w:pPr>
      <w:proofErr w:type="gramStart"/>
      <w:ins w:id="1926" w:author="RMH" w:date="2017-03-09T10:27:00Z">
        <w:r w:rsidRPr="001C265D">
          <w:rPr>
            <w:rFonts w:ascii="Courier New" w:hAnsi="Courier New" w:cs="Courier New"/>
            <w:sz w:val="16"/>
            <w:szCs w:val="16"/>
          </w:rPr>
          <w:t>#!/</w:t>
        </w:r>
        <w:proofErr w:type="gramEnd"/>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927"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928" w:author="RMH" w:date="2017-03-09T10:27:00Z"/>
          <w:rFonts w:ascii="Courier New" w:hAnsi="Courier New" w:cs="Courier New"/>
          <w:sz w:val="16"/>
          <w:szCs w:val="16"/>
        </w:rPr>
      </w:pPr>
      <w:ins w:id="1929"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930" w:author="RMH" w:date="2017-03-09T10:27:00Z"/>
          <w:rFonts w:ascii="Courier New" w:hAnsi="Courier New" w:cs="Courier New"/>
          <w:sz w:val="16"/>
          <w:szCs w:val="16"/>
        </w:rPr>
      </w:pPr>
      <w:ins w:id="1931"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932" w:author="RMH" w:date="2017-03-09T10:27:00Z"/>
          <w:rFonts w:ascii="Courier New" w:hAnsi="Courier New" w:cs="Courier New"/>
          <w:sz w:val="16"/>
          <w:szCs w:val="16"/>
        </w:rPr>
      </w:pPr>
      <w:ins w:id="1933"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934" w:author="RMH" w:date="2017-03-09T10:27:00Z"/>
          <w:rFonts w:ascii="Courier New" w:hAnsi="Courier New" w:cs="Courier New"/>
          <w:sz w:val="16"/>
          <w:szCs w:val="16"/>
        </w:rPr>
      </w:pPr>
      <w:ins w:id="1935"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936" w:author="RMH" w:date="2017-03-09T10:27:00Z"/>
          <w:rFonts w:ascii="Courier New" w:hAnsi="Courier New" w:cs="Courier New"/>
          <w:sz w:val="16"/>
          <w:szCs w:val="16"/>
        </w:rPr>
      </w:pPr>
      <w:ins w:id="1937"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938" w:author="RMH" w:date="2017-03-09T10:27:00Z"/>
          <w:rFonts w:ascii="Courier New" w:hAnsi="Courier New" w:cs="Courier New"/>
          <w:sz w:val="16"/>
          <w:szCs w:val="16"/>
        </w:rPr>
      </w:pPr>
      <w:ins w:id="1939" w:author="RMH" w:date="2017-03-09T10:27:00Z">
        <w:r w:rsidRPr="001C265D">
          <w:rPr>
            <w:rFonts w:ascii="Courier New" w:hAnsi="Courier New" w:cs="Courier New"/>
            <w:sz w:val="16"/>
            <w:szCs w:val="16"/>
          </w:rPr>
          <w:t>#SBATCH --mail-type=</w:t>
        </w:r>
        <w:proofErr w:type="gramStart"/>
        <w:r w:rsidRPr="001C265D">
          <w:rPr>
            <w:rFonts w:ascii="Courier New" w:hAnsi="Courier New" w:cs="Courier New"/>
            <w:sz w:val="16"/>
            <w:szCs w:val="16"/>
          </w:rPr>
          <w:t>begin  #</w:t>
        </w:r>
        <w:proofErr w:type="gramEnd"/>
        <w:r w:rsidRPr="001C265D">
          <w:rPr>
            <w:rFonts w:ascii="Courier New" w:hAnsi="Courier New" w:cs="Courier New"/>
            <w:sz w:val="16"/>
            <w:szCs w:val="16"/>
          </w:rPr>
          <w:t xml:space="preserve"> email me when the job starts</w:t>
        </w:r>
      </w:ins>
    </w:p>
    <w:p w14:paraId="6190EC2F" w14:textId="77777777" w:rsidR="00C158F9" w:rsidRPr="001C265D" w:rsidRDefault="00C158F9" w:rsidP="00C158F9">
      <w:pPr>
        <w:pStyle w:val="ListParagraph"/>
        <w:ind w:left="2160"/>
        <w:rPr>
          <w:ins w:id="1940" w:author="RMH" w:date="2017-03-09T10:27:00Z"/>
          <w:rFonts w:ascii="Courier New" w:hAnsi="Courier New" w:cs="Courier New"/>
          <w:sz w:val="16"/>
          <w:szCs w:val="16"/>
        </w:rPr>
      </w:pPr>
      <w:ins w:id="1941"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942"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943"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944" w:author="RMH" w:date="2017-03-09T10:27:00Z"/>
          <w:rFonts w:ascii="Courier New" w:hAnsi="Courier New" w:cs="Courier New"/>
          <w:sz w:val="16"/>
          <w:szCs w:val="16"/>
        </w:rPr>
      </w:pPr>
      <w:ins w:id="1945"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946" w:author="RMH" w:date="2017-03-09T10:27:00Z"/>
          <w:rFonts w:ascii="Courier New" w:hAnsi="Courier New" w:cs="Courier New"/>
          <w:sz w:val="16"/>
          <w:szCs w:val="16"/>
        </w:rPr>
      </w:pPr>
      <w:ins w:id="1947"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948"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949"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950" w:author="RMH" w:date="2017-03-09T10:27:00Z"/>
          <w:rFonts w:ascii="Courier New" w:hAnsi="Courier New" w:cs="Courier New"/>
          <w:sz w:val="16"/>
          <w:szCs w:val="16"/>
        </w:rPr>
      </w:pPr>
      <w:ins w:id="1951"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952"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953" w:author="RMH" w:date="2017-03-09T10:27:00Z"/>
          <w:rFonts w:ascii="Courier New" w:hAnsi="Courier New" w:cs="Courier New"/>
          <w:sz w:val="16"/>
          <w:szCs w:val="16"/>
        </w:rPr>
      </w:pPr>
      <w:ins w:id="1954" w:author="RMH" w:date="2017-03-09T10:27:00Z">
        <w:r w:rsidRPr="001C265D">
          <w:rPr>
            <w:rFonts w:ascii="Courier New" w:hAnsi="Courier New" w:cs="Courier New"/>
            <w:sz w:val="16"/>
            <w:szCs w:val="16"/>
          </w:rPr>
          <w:t xml:space="preserve">for i in </w:t>
        </w:r>
        <w:proofErr w:type="gramStart"/>
        <w:r w:rsidRPr="001C265D">
          <w:rPr>
            <w:rFonts w:ascii="Courier New" w:hAnsi="Courier New" w:cs="Courier New"/>
            <w:sz w:val="16"/>
            <w:szCs w:val="16"/>
          </w:rPr>
          <w:t>$( ls</w:t>
        </w:r>
        <w:proofErr w:type="gramEnd"/>
        <w:r w:rsidRPr="001C265D">
          <w:rPr>
            <w:rFonts w:ascii="Courier New" w:hAnsi="Courier New" w:cs="Courier New"/>
            <w:sz w:val="16"/>
            <w:szCs w:val="16"/>
          </w:rPr>
          <w:t xml:space="preserve"> | grep 'X.X-RG.bam$' ); do</w:t>
        </w:r>
      </w:ins>
    </w:p>
    <w:p w14:paraId="42B224EC" w14:textId="77777777" w:rsidR="00C158F9" w:rsidRPr="001C265D" w:rsidRDefault="00C158F9" w:rsidP="00C158F9">
      <w:pPr>
        <w:pStyle w:val="ListParagraph"/>
        <w:ind w:left="2160"/>
        <w:rPr>
          <w:ins w:id="1955" w:author="RMH" w:date="2017-03-09T10:27:00Z"/>
          <w:rFonts w:ascii="Courier New" w:hAnsi="Courier New" w:cs="Courier New"/>
          <w:sz w:val="16"/>
          <w:szCs w:val="16"/>
        </w:rPr>
      </w:pPr>
      <w:ins w:id="1956"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957" w:author="RMH" w:date="2017-03-09T10:27:00Z"/>
          <w:rFonts w:ascii="Courier New" w:hAnsi="Courier New" w:cs="Courier New"/>
          <w:sz w:val="16"/>
          <w:szCs w:val="16"/>
        </w:rPr>
      </w:pPr>
      <w:ins w:id="1958"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959" w:author="RMH" w:date="2017-03-09T10:27:00Z"/>
          <w:rFonts w:ascii="Courier New" w:hAnsi="Courier New" w:cs="Courier New"/>
          <w:sz w:val="16"/>
          <w:szCs w:val="16"/>
        </w:rPr>
      </w:pPr>
      <w:ins w:id="1960"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961" w:author="RMH" w:date="2017-03-09T10:27:00Z"/>
          <w:rFonts w:ascii="Courier New" w:hAnsi="Courier New" w:cs="Courier New"/>
          <w:sz w:val="16"/>
          <w:szCs w:val="16"/>
        </w:rPr>
      </w:pPr>
      <w:ins w:id="1962"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963"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964"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965" w:author="RMH" w:date="2017-03-09T10:27:00Z"/>
          <w:rFonts w:ascii="Courier New" w:hAnsi="Courier New" w:cs="Courier New"/>
          <w:sz w:val="16"/>
          <w:szCs w:val="16"/>
        </w:rPr>
      </w:pPr>
      <w:ins w:id="1966"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967" w:author="RMH" w:date="2017-03-09T10:27:00Z"/>
          <w:rFonts w:ascii="Courier New" w:hAnsi="Courier New" w:cs="Courier New"/>
          <w:sz w:val="16"/>
          <w:szCs w:val="16"/>
        </w:rPr>
      </w:pPr>
      <w:ins w:id="1968"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969" w:author="RMH" w:date="2017-03-09T10:27:00Z"/>
          <w:rFonts w:ascii="Courier New" w:hAnsi="Courier New" w:cs="Courier New"/>
          <w:sz w:val="16"/>
          <w:szCs w:val="16"/>
        </w:rPr>
      </w:pPr>
      <w:ins w:id="1970"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971"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972"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973" w:author="RMH" w:date="2017-03-09T10:27:00Z"/>
          <w:rFonts w:ascii="Courier New" w:hAnsi="Courier New" w:cs="Courier New"/>
          <w:sz w:val="16"/>
          <w:szCs w:val="16"/>
        </w:rPr>
      </w:pPr>
      <w:ins w:id="1974"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975" w:author="RMH" w:date="2017-03-09T10:27:00Z"/>
          <w:rFonts w:ascii="Courier New" w:hAnsi="Courier New" w:cs="Courier New"/>
          <w:sz w:val="16"/>
          <w:szCs w:val="16"/>
        </w:rPr>
      </w:pPr>
      <w:ins w:id="1976"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977" w:author="RMH" w:date="2017-03-09T10:27:00Z"/>
          <w:rFonts w:ascii="Courier New" w:hAnsi="Courier New" w:cs="Courier New"/>
          <w:sz w:val="16"/>
          <w:szCs w:val="16"/>
        </w:rPr>
      </w:pPr>
      <w:ins w:id="1978"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979" w:author="RMH" w:date="2017-03-09T10:26:00Z"/>
          <w:b/>
        </w:rPr>
      </w:pPr>
    </w:p>
    <w:p w14:paraId="60EADE47" w14:textId="77777777" w:rsidR="00C158F9" w:rsidRDefault="00C158F9" w:rsidP="00B651D5">
      <w:pPr>
        <w:pStyle w:val="ListParagraph"/>
        <w:rPr>
          <w:ins w:id="1980" w:author="RMH" w:date="2017-03-09T10:27:00Z"/>
          <w:b/>
        </w:rPr>
      </w:pPr>
    </w:p>
    <w:p w14:paraId="2D5E2DF9" w14:textId="77777777" w:rsidR="00C158F9" w:rsidRDefault="00C158F9" w:rsidP="00B651D5">
      <w:pPr>
        <w:pStyle w:val="ListParagraph"/>
        <w:rPr>
          <w:ins w:id="1981"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w:t>
      </w:r>
      <w:proofErr w:type="gramStart"/>
      <w:r w:rsidRPr="00D1427B">
        <w:rPr>
          <w:rFonts w:ascii="Courier New" w:hAnsi="Courier New" w:cs="Courier New"/>
          <w:sz w:val="12"/>
          <w:szCs w:val="12"/>
        </w:rPr>
        <w:t>G,...</w:t>
      </w:r>
      <w:proofErr w:type="gramEnd"/>
      <w:r w:rsidRPr="00D1427B">
        <w:rPr>
          <w:rFonts w:ascii="Courier New" w:hAnsi="Courier New" w:cs="Courier New"/>
          <w:sz w:val="12"/>
          <w:szCs w:val="12"/>
        </w:rPr>
        <w:t>,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 xml:space="preserve">HPC, </w:t>
      </w:r>
      <w:proofErr w:type="gramStart"/>
      <w:r w:rsidRPr="00D1427B">
        <w:rPr>
          <w:rFonts w:ascii="Courier New" w:hAnsi="Courier New" w:cs="Courier New"/>
          <w:sz w:val="12"/>
          <w:szCs w:val="12"/>
        </w:rPr>
        <w:t>Get</w:t>
      </w:r>
      <w:proofErr w:type="gramEnd"/>
      <w:r w:rsidRPr="00D1427B">
        <w:rPr>
          <w:rFonts w:ascii="Courier New" w:hAnsi="Courier New" w:cs="Courier New"/>
          <w:sz w:val="12"/>
          <w:szCs w:val="12"/>
        </w:rPr>
        <w:t xml:space="preserve"> graphs for cutoffs, then stop?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w:t>
      </w:r>
      <w:proofErr w:type="gramStart"/>
      <w:r w:rsidRPr="00D1427B">
        <w:rPr>
          <w:rFonts w:ascii="Courier New" w:hAnsi="Courier New" w:cs="Courier New"/>
          <w:sz w:val="12"/>
          <w:szCs w:val="12"/>
        </w:rPr>
        <w:t>yes,no</w:t>
      </w:r>
      <w:proofErr w:type="gramEnd"/>
      <w:r w:rsidRPr="00D1427B">
        <w:rPr>
          <w:rFonts w:ascii="Courier New" w:hAnsi="Courier New" w:cs="Courier New"/>
          <w:sz w:val="12"/>
          <w:szCs w:val="12"/>
        </w:rPr>
        <w:t>)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 xml:space="preserve">log the </w:t>
      </w:r>
      <w:proofErr w:type="gramStart"/>
      <w:r>
        <w:t>sizes  of</w:t>
      </w:r>
      <w:proofErr w:type="gramEnd"/>
      <w:r>
        <w:t xml:space="preserve">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314278" w:rsidP="00284530">
      <w:pPr>
        <w:pStyle w:val="ListParagraph"/>
        <w:numPr>
          <w:ilvl w:val="2"/>
          <w:numId w:val="1"/>
        </w:numPr>
      </w:pPr>
      <w:hyperlink r:id="rId45"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314278" w:rsidP="00E53BEE">
      <w:pPr>
        <w:pStyle w:val="ListParagraph"/>
        <w:numPr>
          <w:ilvl w:val="3"/>
          <w:numId w:val="1"/>
        </w:numPr>
      </w:pPr>
      <w:hyperlink r:id="rId46"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982"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1983"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1984" w:author="Christopher Bird" w:date="2017-03-18T05:53:00Z"/>
        </w:rPr>
        <w:pPrChange w:id="1985" w:author="Christopher Bird" w:date="2017-03-18T05:08:00Z">
          <w:pPr>
            <w:pStyle w:val="ListParagraph"/>
            <w:numPr>
              <w:ilvl w:val="2"/>
              <w:numId w:val="1"/>
            </w:numPr>
            <w:ind w:left="2160" w:hanging="180"/>
          </w:pPr>
        </w:pPrChange>
      </w:pPr>
      <w:ins w:id="1986" w:author="Christopher Bird" w:date="2017-03-18T05:53:00Z">
        <w:r>
          <w:t>Setting up filterHPC.sh</w:t>
        </w:r>
      </w:ins>
    </w:p>
    <w:p w14:paraId="3499EFCF" w14:textId="36A70BA1" w:rsidR="003611B6" w:rsidRDefault="003611B6">
      <w:pPr>
        <w:pStyle w:val="ListParagraph"/>
        <w:numPr>
          <w:ilvl w:val="2"/>
          <w:numId w:val="1"/>
        </w:numPr>
        <w:rPr>
          <w:ins w:id="1987" w:author="Christopher Bird" w:date="2017-03-18T05:53:00Z"/>
        </w:rPr>
      </w:pPr>
      <w:ins w:id="1988" w:author="Christopher Bird" w:date="2017-03-18T05:53:00Z">
        <w:r>
          <w:t>Open the script and modify the</w:t>
        </w:r>
      </w:ins>
      <w:ins w:id="1989" w:author="Christopher Bird" w:date="2017-03-18T06:06:00Z">
        <w:r>
          <w:t xml:space="preserve"> following variables prior to running</w:t>
        </w:r>
      </w:ins>
    </w:p>
    <w:p w14:paraId="7332A011" w14:textId="391288E4" w:rsidR="003611B6" w:rsidRDefault="003611B6">
      <w:pPr>
        <w:pStyle w:val="ListParagraph"/>
        <w:numPr>
          <w:ilvl w:val="3"/>
          <w:numId w:val="1"/>
        </w:numPr>
        <w:rPr>
          <w:ins w:id="1990" w:author="Christopher Bird" w:date="2017-03-18T05:54:00Z"/>
        </w:rPr>
        <w:pPrChange w:id="1991" w:author="Christopher Bird" w:date="2017-03-18T05:53:00Z">
          <w:pPr>
            <w:pStyle w:val="ListParagraph"/>
            <w:numPr>
              <w:ilvl w:val="2"/>
              <w:numId w:val="1"/>
            </w:numPr>
            <w:ind w:left="2160" w:hanging="180"/>
          </w:pPr>
        </w:pPrChange>
      </w:pPr>
      <w:ins w:id="1992" w:author="Christopher Bird" w:date="2017-03-18T05:53:00Z">
        <w:r>
          <w:t>MAPdir</w:t>
        </w:r>
      </w:ins>
    </w:p>
    <w:p w14:paraId="407C77BC" w14:textId="0142B5E5" w:rsidR="003611B6" w:rsidRDefault="003611B6">
      <w:pPr>
        <w:pStyle w:val="ListParagraph"/>
        <w:numPr>
          <w:ilvl w:val="4"/>
          <w:numId w:val="1"/>
        </w:numPr>
        <w:rPr>
          <w:ins w:id="1993" w:author="Christopher Bird" w:date="2017-03-18T05:53:00Z"/>
        </w:rPr>
        <w:pPrChange w:id="1994" w:author="Christopher Bird" w:date="2017-03-18T05:54:00Z">
          <w:pPr>
            <w:pStyle w:val="ListParagraph"/>
            <w:numPr>
              <w:ilvl w:val="2"/>
              <w:numId w:val="1"/>
            </w:numPr>
            <w:ind w:left="2160" w:hanging="180"/>
          </w:pPr>
        </w:pPrChange>
      </w:pPr>
      <w:ins w:id="1995"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1996" w:author="Christopher Bird" w:date="2017-03-18T05:54:00Z"/>
        </w:rPr>
        <w:pPrChange w:id="1997" w:author="Christopher Bird" w:date="2017-03-18T05:53:00Z">
          <w:pPr>
            <w:pStyle w:val="ListParagraph"/>
            <w:numPr>
              <w:ilvl w:val="2"/>
              <w:numId w:val="1"/>
            </w:numPr>
            <w:ind w:left="2160" w:hanging="180"/>
          </w:pPr>
        </w:pPrChange>
      </w:pPr>
      <w:ins w:id="1998" w:author="Christopher Bird" w:date="2017-03-18T05:53:00Z">
        <w:r>
          <w:t>CutoffCode</w:t>
        </w:r>
      </w:ins>
    </w:p>
    <w:p w14:paraId="7748BF4C" w14:textId="03CBBFF5" w:rsidR="003611B6" w:rsidRDefault="003611B6">
      <w:pPr>
        <w:pStyle w:val="ListParagraph"/>
        <w:numPr>
          <w:ilvl w:val="4"/>
          <w:numId w:val="1"/>
        </w:numPr>
        <w:rPr>
          <w:ins w:id="1999" w:author="Christopher Bird" w:date="2017-03-18T05:53:00Z"/>
        </w:rPr>
        <w:pPrChange w:id="2000" w:author="Christopher Bird" w:date="2017-03-18T05:54:00Z">
          <w:pPr>
            <w:pStyle w:val="ListParagraph"/>
            <w:numPr>
              <w:ilvl w:val="2"/>
              <w:numId w:val="1"/>
            </w:numPr>
            <w:ind w:left="2160" w:hanging="180"/>
          </w:pPr>
        </w:pPrChange>
      </w:pPr>
      <w:ins w:id="2001" w:author="Christopher Bird" w:date="2017-03-18T05:54:00Z">
        <w:r>
          <w:t>The cutoffs you used during assembly “cutoff1.cutoff2</w:t>
        </w:r>
      </w:ins>
      <w:ins w:id="2002" w:author="Christopher Bird" w:date="2017-03-18T05:55:00Z">
        <w:r>
          <w:t>”</w:t>
        </w:r>
      </w:ins>
    </w:p>
    <w:p w14:paraId="171A56CA" w14:textId="1E125610" w:rsidR="003611B6" w:rsidRDefault="003611B6">
      <w:pPr>
        <w:pStyle w:val="ListParagraph"/>
        <w:numPr>
          <w:ilvl w:val="3"/>
          <w:numId w:val="1"/>
        </w:numPr>
        <w:rPr>
          <w:ins w:id="2003" w:author="Christopher Bird" w:date="2017-03-18T05:55:00Z"/>
        </w:rPr>
        <w:pPrChange w:id="2004" w:author="Christopher Bird" w:date="2017-03-18T05:53:00Z">
          <w:pPr>
            <w:pStyle w:val="ListParagraph"/>
            <w:numPr>
              <w:ilvl w:val="2"/>
              <w:numId w:val="1"/>
            </w:numPr>
            <w:ind w:left="2160" w:hanging="180"/>
          </w:pPr>
        </w:pPrChange>
      </w:pPr>
      <w:ins w:id="2005" w:author="Christopher Bird" w:date="2017-03-18T05:53:00Z">
        <w:r>
          <w:t>DataName</w:t>
        </w:r>
      </w:ins>
    </w:p>
    <w:p w14:paraId="3A8FC35D" w14:textId="3846AAD1" w:rsidR="003611B6" w:rsidRDefault="003611B6">
      <w:pPr>
        <w:pStyle w:val="ListParagraph"/>
        <w:numPr>
          <w:ilvl w:val="4"/>
          <w:numId w:val="1"/>
        </w:numPr>
        <w:rPr>
          <w:ins w:id="2006" w:author="Christopher Bird" w:date="2017-03-18T06:06:00Z"/>
        </w:rPr>
        <w:pPrChange w:id="2007" w:author="Christopher Bird" w:date="2017-03-18T05:55:00Z">
          <w:pPr>
            <w:pStyle w:val="ListParagraph"/>
            <w:numPr>
              <w:ilvl w:val="2"/>
              <w:numId w:val="1"/>
            </w:numPr>
            <w:ind w:left="2160" w:hanging="180"/>
          </w:pPr>
        </w:pPrChange>
      </w:pPr>
      <w:ins w:id="2008"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2009" w:author="Christopher Bird" w:date="2017-03-18T06:07:00Z"/>
        </w:rPr>
      </w:pPr>
      <w:ins w:id="2010"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2011" w:author="Christopher Bird" w:date="2017-03-18T06:08:00Z"/>
        </w:rPr>
        <w:pPrChange w:id="2012" w:author="Christopher Bird" w:date="2017-03-18T06:07:00Z">
          <w:pPr>
            <w:pStyle w:val="ListParagraph"/>
            <w:numPr>
              <w:ilvl w:val="2"/>
              <w:numId w:val="1"/>
            </w:numPr>
            <w:ind w:left="2160" w:hanging="180"/>
          </w:pPr>
        </w:pPrChange>
      </w:pPr>
      <w:ins w:id="2013" w:author="Christopher Bird" w:date="2017-03-18T06:08:00Z">
        <w:r>
          <w:t>In filterHPC.sh, the lines where settings can be adjusted are bookended by:</w:t>
        </w:r>
      </w:ins>
    </w:p>
    <w:p w14:paraId="17C7B469" w14:textId="452CCF5F" w:rsidR="003611B6" w:rsidRDefault="003611B6">
      <w:pPr>
        <w:ind w:left="2520"/>
        <w:rPr>
          <w:ins w:id="2014" w:author="Christopher Bird" w:date="2017-03-18T06:08:00Z"/>
        </w:rPr>
        <w:pPrChange w:id="2015" w:author="Christopher Bird" w:date="2017-03-18T06:08:00Z">
          <w:pPr>
            <w:pStyle w:val="ListParagraph"/>
            <w:numPr>
              <w:ilvl w:val="2"/>
              <w:numId w:val="1"/>
            </w:numPr>
            <w:ind w:left="2160" w:hanging="180"/>
          </w:pPr>
        </w:pPrChange>
      </w:pPr>
      <w:ins w:id="2016" w:author="Christopher Bird" w:date="2017-03-18T06:08:00Z">
        <w:r>
          <w:t>##!!!!!!!!!!!!!!!!!!!!!!!!!!!!!!!!!!!!!!!!!!!!!!!!!!!!!!!!!!!!!!!!!!!!!!!!!!!!!!!!!!</w:t>
        </w:r>
      </w:ins>
    </w:p>
    <w:p w14:paraId="6C8854DF" w14:textId="4CE0EE44" w:rsidR="003611B6" w:rsidRDefault="003611B6">
      <w:pPr>
        <w:ind w:left="2520"/>
        <w:rPr>
          <w:ins w:id="2017" w:author="Christopher Bird" w:date="2017-03-18T06:08:00Z"/>
        </w:rPr>
        <w:pPrChange w:id="2018" w:author="Christopher Bird" w:date="2017-03-18T06:08:00Z">
          <w:pPr>
            <w:pStyle w:val="ListParagraph"/>
            <w:numPr>
              <w:ilvl w:val="2"/>
              <w:numId w:val="1"/>
            </w:numPr>
            <w:ind w:left="2160" w:hanging="180"/>
          </w:pPr>
        </w:pPrChange>
      </w:pPr>
      <w:ins w:id="2019" w:author="Christopher Bird" w:date="2017-03-18T06:08:00Z">
        <w:r>
          <w:t>##!!!!!!!!!!!!!!!!!!!!!!!!!!!!!!!!!!!!!!!!!!!!!!!!!!!!!!!!!!!!!!!!!!!!!!!!!!!!!!!!!!</w:t>
        </w:r>
      </w:ins>
    </w:p>
    <w:p w14:paraId="631C39C4" w14:textId="5C1B96E2" w:rsidR="003611B6" w:rsidRDefault="00315AFB">
      <w:pPr>
        <w:pStyle w:val="ListParagraph"/>
        <w:numPr>
          <w:ilvl w:val="2"/>
          <w:numId w:val="1"/>
        </w:numPr>
        <w:rPr>
          <w:ins w:id="2020" w:author="Christopher Bird" w:date="2017-03-18T06:42:00Z"/>
        </w:rPr>
      </w:pPr>
      <w:ins w:id="2021"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2022" w:author="Christopher Bird" w:date="2017-03-18T06:43:00Z"/>
        </w:rPr>
        <w:pPrChange w:id="2023" w:author="Christopher Bird" w:date="2017-03-18T06:43:00Z">
          <w:pPr>
            <w:pStyle w:val="ListParagraph"/>
            <w:numPr>
              <w:ilvl w:val="2"/>
              <w:numId w:val="1"/>
            </w:numPr>
            <w:ind w:left="2160" w:hanging="180"/>
          </w:pPr>
        </w:pPrChange>
      </w:pPr>
      <w:ins w:id="2024" w:author="Christopher Bird" w:date="2017-03-18T06:43:00Z">
        <w:r>
          <w:t>First column is the individual name</w:t>
        </w:r>
      </w:ins>
    </w:p>
    <w:p w14:paraId="297832CC" w14:textId="35E4AF2A" w:rsidR="00315AFB" w:rsidRDefault="00315AFB">
      <w:pPr>
        <w:pStyle w:val="ListParagraph"/>
        <w:numPr>
          <w:ilvl w:val="3"/>
          <w:numId w:val="1"/>
        </w:numPr>
        <w:rPr>
          <w:ins w:id="2025" w:author="Christopher Bird" w:date="2017-03-18T06:43:00Z"/>
        </w:rPr>
        <w:pPrChange w:id="2026" w:author="Christopher Bird" w:date="2017-03-18T06:43:00Z">
          <w:pPr>
            <w:pStyle w:val="ListParagraph"/>
            <w:numPr>
              <w:ilvl w:val="2"/>
              <w:numId w:val="1"/>
            </w:numPr>
            <w:ind w:left="2160" w:hanging="180"/>
          </w:pPr>
        </w:pPrChange>
      </w:pPr>
      <w:ins w:id="2027" w:author="Christopher Bird" w:date="2017-03-18T06:43:00Z">
        <w:r>
          <w:t>Second column is the pop sample name</w:t>
        </w:r>
      </w:ins>
    </w:p>
    <w:p w14:paraId="21209FAC" w14:textId="58A6C67A" w:rsidR="00315AFB" w:rsidRDefault="00225C81">
      <w:pPr>
        <w:pStyle w:val="ListParagraph"/>
        <w:numPr>
          <w:ilvl w:val="2"/>
          <w:numId w:val="1"/>
        </w:numPr>
        <w:rPr>
          <w:ins w:id="2028" w:author="Christopher Bird" w:date="2017-03-19T09:35:00Z"/>
        </w:rPr>
      </w:pPr>
      <w:ins w:id="2029" w:author="Christopher Bird" w:date="2017-03-19T09:35:00Z">
        <w:r>
          <w:t>filter_hwe_by_pop_HPC.pl script</w:t>
        </w:r>
      </w:ins>
    </w:p>
    <w:p w14:paraId="6780F0E7" w14:textId="0B0C155F" w:rsidR="00225C81" w:rsidRDefault="00225C81">
      <w:pPr>
        <w:pStyle w:val="ListParagraph"/>
        <w:numPr>
          <w:ilvl w:val="3"/>
          <w:numId w:val="1"/>
        </w:numPr>
        <w:rPr>
          <w:ins w:id="2030" w:author="Christopher Bird" w:date="2017-03-19T09:35:00Z"/>
        </w:rPr>
        <w:pPrChange w:id="2031" w:author="Christopher Bird" w:date="2017-03-19T09:35:00Z">
          <w:pPr>
            <w:pStyle w:val="ListParagraph"/>
            <w:numPr>
              <w:ilvl w:val="2"/>
              <w:numId w:val="1"/>
            </w:numPr>
            <w:ind w:left="2160" w:hanging="180"/>
          </w:pPr>
        </w:pPrChange>
      </w:pPr>
      <w:ins w:id="2032"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2033" w:author="Christopher Bird" w:date="2017-03-19T09:41:00Z"/>
        </w:rPr>
        <w:pPrChange w:id="2034" w:author="Christopher Bird" w:date="2017-03-19T09:37:00Z">
          <w:pPr>
            <w:pStyle w:val="ListParagraph"/>
            <w:numPr>
              <w:ilvl w:val="2"/>
              <w:numId w:val="1"/>
            </w:numPr>
            <w:ind w:left="2160" w:hanging="180"/>
          </w:pPr>
        </w:pPrChange>
      </w:pPr>
      <w:ins w:id="2035"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2036" w:author="Christopher Bird" w:date="2017-03-19T09:41:00Z"/>
        </w:rPr>
        <w:pPrChange w:id="2037" w:author="Christopher Bird" w:date="2017-03-19T09:41:00Z">
          <w:pPr>
            <w:pStyle w:val="ListParagraph"/>
            <w:numPr>
              <w:ilvl w:val="3"/>
              <w:numId w:val="1"/>
            </w:numPr>
            <w:ind w:left="2880" w:hanging="360"/>
          </w:pPr>
        </w:pPrChange>
      </w:pPr>
      <w:ins w:id="2038" w:author="Christopher Bird" w:date="2017-03-19T09:41:00Z">
        <w:r>
          <w:t>you must set the –p, –</w:t>
        </w:r>
        <w:proofErr w:type="gramStart"/>
        <w:r>
          <w:t>d  and</w:t>
        </w:r>
        <w:proofErr w:type="gramEnd"/>
        <w:r>
          <w:t xml:space="preserve"> –co options</w:t>
        </w:r>
      </w:ins>
    </w:p>
    <w:p w14:paraId="38CB5812" w14:textId="480F5E72" w:rsidR="00225C81" w:rsidRDefault="00225C81">
      <w:pPr>
        <w:pStyle w:val="ListParagraph"/>
        <w:numPr>
          <w:ilvl w:val="5"/>
          <w:numId w:val="1"/>
        </w:numPr>
        <w:rPr>
          <w:ins w:id="2039" w:author="Christopher Bird" w:date="2017-03-19T09:42:00Z"/>
        </w:rPr>
        <w:pPrChange w:id="2040" w:author="Christopher Bird" w:date="2017-03-19T09:41:00Z">
          <w:pPr>
            <w:pStyle w:val="ListParagraph"/>
            <w:numPr>
              <w:ilvl w:val="2"/>
              <w:numId w:val="1"/>
            </w:numPr>
            <w:ind w:left="2160" w:hanging="180"/>
          </w:pPr>
        </w:pPrChange>
      </w:pPr>
      <w:ins w:id="2041" w:author="Christopher Bird" w:date="2017-03-19T09:41:00Z">
        <w:r>
          <w:t>–</w:t>
        </w:r>
        <w:proofErr w:type="gramStart"/>
        <w:r>
          <w:t>p  the</w:t>
        </w:r>
        <w:proofErr w:type="gramEnd"/>
        <w:r>
          <w:t xml:space="preserve"> path</w:t>
        </w:r>
      </w:ins>
      <w:ins w:id="2042" w:author="Christopher Bird" w:date="2017-03-19T09:42:00Z">
        <w:r>
          <w:t xml:space="preserve"> and name of popmap file</w:t>
        </w:r>
      </w:ins>
    </w:p>
    <w:p w14:paraId="34875D34" w14:textId="2088A069" w:rsidR="00225C81" w:rsidRDefault="00225C81">
      <w:pPr>
        <w:pStyle w:val="ListParagraph"/>
        <w:numPr>
          <w:ilvl w:val="5"/>
          <w:numId w:val="1"/>
        </w:numPr>
        <w:rPr>
          <w:ins w:id="2043" w:author="Christopher Bird" w:date="2017-03-19T09:43:00Z"/>
        </w:rPr>
        <w:pPrChange w:id="2044" w:author="Christopher Bird" w:date="2017-03-19T09:41:00Z">
          <w:pPr>
            <w:pStyle w:val="ListParagraph"/>
            <w:numPr>
              <w:ilvl w:val="2"/>
              <w:numId w:val="1"/>
            </w:numPr>
            <w:ind w:left="2160" w:hanging="180"/>
          </w:pPr>
        </w:pPrChange>
      </w:pPr>
      <w:ins w:id="2045" w:author="Christopher Bird" w:date="2017-03-19T09:42:00Z">
        <w:r>
          <w:lastRenderedPageBreak/>
          <w:t>–d the dataname, should be already set in your filteringHPC.sh bash script</w:t>
        </w:r>
      </w:ins>
      <w:ins w:id="2046" w:author="Christopher Bird" w:date="2017-03-19T09:43:00Z">
        <w:r>
          <w:t>,</w:t>
        </w:r>
      </w:ins>
      <w:ins w:id="2047" w:author="Christopher Bird" w:date="2017-03-19T09:42:00Z">
        <w:r>
          <w:t xml:space="preserve"> at the top</w:t>
        </w:r>
      </w:ins>
    </w:p>
    <w:p w14:paraId="347E8F06" w14:textId="524DFBCE" w:rsidR="00225C81" w:rsidRDefault="00225C81">
      <w:pPr>
        <w:pStyle w:val="ListParagraph"/>
        <w:numPr>
          <w:ilvl w:val="5"/>
          <w:numId w:val="1"/>
        </w:numPr>
        <w:rPr>
          <w:ins w:id="2048" w:author="Christopher Bird" w:date="2017-03-19T09:37:00Z"/>
        </w:rPr>
        <w:pPrChange w:id="2049" w:author="Christopher Bird" w:date="2017-03-19T09:41:00Z">
          <w:pPr>
            <w:pStyle w:val="ListParagraph"/>
            <w:numPr>
              <w:ilvl w:val="2"/>
              <w:numId w:val="1"/>
            </w:numPr>
            <w:ind w:left="2160" w:hanging="180"/>
          </w:pPr>
        </w:pPrChange>
      </w:pPr>
      <w:ins w:id="2050"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2051" w:author="Christopher Bird" w:date="2017-03-19T09:37:00Z"/>
        </w:rPr>
      </w:pPr>
      <w:ins w:id="2052" w:author="Christopher Bird" w:date="2017-03-19T09:37:00Z">
        <w:r>
          <w:t>rad_haplotyper115HPC.pl script</w:t>
        </w:r>
      </w:ins>
    </w:p>
    <w:p w14:paraId="4F08777B" w14:textId="51FC75B4" w:rsidR="00225C81" w:rsidRDefault="00225C81" w:rsidP="00225C81">
      <w:pPr>
        <w:pStyle w:val="ListParagraph"/>
        <w:numPr>
          <w:ilvl w:val="3"/>
          <w:numId w:val="1"/>
        </w:numPr>
        <w:rPr>
          <w:ins w:id="2053" w:author="Christopher Bird" w:date="2017-03-19T09:38:00Z"/>
        </w:rPr>
      </w:pPr>
      <w:ins w:id="2054" w:author="Christopher Bird" w:date="2017-03-19T09:37:00Z">
        <w:r>
          <w:t xml:space="preserve">if you are using the HPC version of dDocent, you need to use the HPC version of the </w:t>
        </w:r>
      </w:ins>
      <w:ins w:id="2055" w:author="Christopher Bird" w:date="2017-03-19T09:38:00Z">
        <w:r>
          <w:t xml:space="preserve">rad haplotyper </w:t>
        </w:r>
      </w:ins>
      <w:ins w:id="2056" w:author="Christopher Bird" w:date="2017-03-19T09:37:00Z">
        <w:r>
          <w:t>script</w:t>
        </w:r>
      </w:ins>
    </w:p>
    <w:p w14:paraId="5D3C6769" w14:textId="0ADC94AF" w:rsidR="00225C81" w:rsidRDefault="00225C81" w:rsidP="00225C81">
      <w:pPr>
        <w:pStyle w:val="ListParagraph"/>
        <w:numPr>
          <w:ilvl w:val="3"/>
          <w:numId w:val="1"/>
        </w:numPr>
        <w:rPr>
          <w:ins w:id="2057" w:author="Christopher Bird" w:date="2017-03-19T09:38:00Z"/>
        </w:rPr>
      </w:pPr>
      <w:ins w:id="2058" w:author="Christopher Bird" w:date="2017-03-19T09:38:00Z">
        <w:r>
          <w:t>you must set the –</w:t>
        </w:r>
        <w:proofErr w:type="gramStart"/>
        <w:r>
          <w:t>bp  and</w:t>
        </w:r>
        <w:proofErr w:type="gramEnd"/>
        <w:r>
          <w:t xml:space="preserve"> –co options</w:t>
        </w:r>
      </w:ins>
    </w:p>
    <w:p w14:paraId="44AF0EEE" w14:textId="2447C04F" w:rsidR="00225C81" w:rsidRDefault="00225C81">
      <w:pPr>
        <w:pStyle w:val="ListParagraph"/>
        <w:numPr>
          <w:ilvl w:val="4"/>
          <w:numId w:val="1"/>
        </w:numPr>
        <w:rPr>
          <w:ins w:id="2059" w:author="Christopher Bird" w:date="2017-03-19T09:38:00Z"/>
        </w:rPr>
        <w:pPrChange w:id="2060" w:author="Christopher Bird" w:date="2017-03-19T09:38:00Z">
          <w:pPr>
            <w:pStyle w:val="ListParagraph"/>
            <w:numPr>
              <w:ilvl w:val="3"/>
              <w:numId w:val="1"/>
            </w:numPr>
            <w:ind w:left="2880" w:hanging="360"/>
          </w:pPr>
        </w:pPrChange>
      </w:pPr>
      <w:ins w:id="2061" w:author="Christopher Bird" w:date="2017-03-19T09:38:00Z">
        <w:r>
          <w:t>–</w:t>
        </w:r>
        <w:proofErr w:type="gramStart"/>
        <w:r>
          <w:t>bp  enter</w:t>
        </w:r>
        <w:proofErr w:type="gramEnd"/>
        <w:r>
          <w:t xml:space="preserve"> the absolute path to the bam file dir</w:t>
        </w:r>
      </w:ins>
    </w:p>
    <w:p w14:paraId="778429E2" w14:textId="4770431C" w:rsidR="00225C81" w:rsidRDefault="00225C81">
      <w:pPr>
        <w:pStyle w:val="ListParagraph"/>
        <w:numPr>
          <w:ilvl w:val="4"/>
          <w:numId w:val="1"/>
        </w:numPr>
        <w:rPr>
          <w:ins w:id="2062" w:author="Christopher Bird" w:date="2017-03-19T09:37:00Z"/>
        </w:rPr>
        <w:pPrChange w:id="2063" w:author="Christopher Bird" w:date="2017-03-19T09:38:00Z">
          <w:pPr>
            <w:pStyle w:val="ListParagraph"/>
            <w:numPr>
              <w:ilvl w:val="3"/>
              <w:numId w:val="1"/>
            </w:numPr>
            <w:ind w:left="2880" w:hanging="360"/>
          </w:pPr>
        </w:pPrChange>
      </w:pPr>
      <w:ins w:id="2064" w:author="Christopher Bird" w:date="2017-03-19T09:39:00Z">
        <w:r>
          <w:t>–</w:t>
        </w:r>
        <w:proofErr w:type="gramStart"/>
        <w:r>
          <w:t>co  enter</w:t>
        </w:r>
        <w:proofErr w:type="gramEnd"/>
        <w:r>
          <w:t xml:space="preserve"> the cutoff1 and cutoff2 values in this format:  3.4</w:t>
        </w:r>
      </w:ins>
    </w:p>
    <w:p w14:paraId="219FFE8B" w14:textId="741F5A0A" w:rsidR="00225C81" w:rsidRDefault="009D7D3F">
      <w:pPr>
        <w:pStyle w:val="ListParagraph"/>
        <w:numPr>
          <w:ilvl w:val="3"/>
          <w:numId w:val="1"/>
        </w:numPr>
        <w:rPr>
          <w:ins w:id="2065" w:author="Christopher Bird" w:date="2017-03-19T10:39:00Z"/>
        </w:rPr>
        <w:pPrChange w:id="2066" w:author="Christopher Bird" w:date="2017-03-19T09:37:00Z">
          <w:pPr>
            <w:pStyle w:val="ListParagraph"/>
            <w:numPr>
              <w:ilvl w:val="2"/>
              <w:numId w:val="1"/>
            </w:numPr>
            <w:ind w:left="2160" w:hanging="180"/>
          </w:pPr>
        </w:pPrChange>
      </w:pPr>
      <w:ins w:id="2067"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2068" w:author="Christopher Bird" w:date="2017-03-19T10:39:00Z"/>
        </w:rPr>
        <w:pPrChange w:id="2069" w:author="Christopher Bird" w:date="2017-03-19T10:39:00Z">
          <w:pPr>
            <w:pStyle w:val="ListParagraph"/>
            <w:numPr>
              <w:ilvl w:val="2"/>
              <w:numId w:val="1"/>
            </w:numPr>
            <w:ind w:left="2160" w:hanging="180"/>
          </w:pPr>
        </w:pPrChange>
      </w:pPr>
      <w:ins w:id="2070" w:author="Christopher Bird" w:date="2017-03-19T10:39:00Z">
        <w:r>
          <w:t>Cbirdq 40</w:t>
        </w:r>
      </w:ins>
    </w:p>
    <w:p w14:paraId="1A597569" w14:textId="022A3CE7" w:rsidR="009D7D3F" w:rsidRDefault="009D7D3F">
      <w:pPr>
        <w:pStyle w:val="ListParagraph"/>
        <w:numPr>
          <w:ilvl w:val="4"/>
          <w:numId w:val="1"/>
        </w:numPr>
        <w:rPr>
          <w:ins w:id="2071" w:author="Christopher Bird" w:date="2017-03-19T10:39:00Z"/>
        </w:rPr>
        <w:pPrChange w:id="2072" w:author="Christopher Bird" w:date="2017-03-19T10:39:00Z">
          <w:pPr>
            <w:pStyle w:val="ListParagraph"/>
            <w:numPr>
              <w:ilvl w:val="2"/>
              <w:numId w:val="1"/>
            </w:numPr>
            <w:ind w:left="2160" w:hanging="180"/>
          </w:pPr>
        </w:pPrChange>
      </w:pPr>
      <w:ins w:id="2073" w:author="Christopher Bird" w:date="2017-03-19T10:39:00Z">
        <w:r>
          <w:t>Normal 20</w:t>
        </w:r>
      </w:ins>
    </w:p>
    <w:p w14:paraId="296F1FCB" w14:textId="16EE85AF" w:rsidR="009D7D3F" w:rsidRDefault="009D7D3F">
      <w:pPr>
        <w:pStyle w:val="ListParagraph"/>
        <w:numPr>
          <w:ilvl w:val="4"/>
          <w:numId w:val="1"/>
        </w:numPr>
        <w:rPr>
          <w:ins w:id="2074" w:author="Christopher Bird" w:date="2017-03-19T10:39:00Z"/>
        </w:rPr>
        <w:pPrChange w:id="2075" w:author="Christopher Bird" w:date="2017-03-19T10:39:00Z">
          <w:pPr>
            <w:pStyle w:val="ListParagraph"/>
            <w:numPr>
              <w:ilvl w:val="2"/>
              <w:numId w:val="1"/>
            </w:numPr>
            <w:ind w:left="2160" w:hanging="180"/>
          </w:pPr>
        </w:pPrChange>
      </w:pPr>
      <w:ins w:id="2076" w:author="Christopher Bird" w:date="2017-03-19T10:39:00Z">
        <w:r>
          <w:t>Dev 20</w:t>
        </w:r>
      </w:ins>
    </w:p>
    <w:p w14:paraId="2723793B" w14:textId="1E379B83" w:rsidR="009D7D3F" w:rsidRDefault="009D7D3F">
      <w:pPr>
        <w:pStyle w:val="ListParagraph"/>
        <w:numPr>
          <w:ilvl w:val="4"/>
          <w:numId w:val="1"/>
        </w:numPr>
        <w:rPr>
          <w:ins w:id="2077" w:author="Christopher Bird" w:date="2017-03-19T10:40:00Z"/>
        </w:rPr>
        <w:pPrChange w:id="2078" w:author="Christopher Bird" w:date="2017-03-19T10:39:00Z">
          <w:pPr>
            <w:pStyle w:val="ListParagraph"/>
            <w:numPr>
              <w:ilvl w:val="2"/>
              <w:numId w:val="1"/>
            </w:numPr>
            <w:ind w:left="2160" w:hanging="180"/>
          </w:pPr>
        </w:pPrChange>
      </w:pPr>
      <w:ins w:id="2079" w:author="Christopher Bird" w:date="2017-03-19T10:39:00Z">
        <w:r>
          <w:t xml:space="preserve">Gpu </w:t>
        </w:r>
      </w:ins>
      <w:ins w:id="2080" w:author="Christopher Bird" w:date="2017-03-19T10:40:00Z">
        <w:r>
          <w:t>20</w:t>
        </w:r>
      </w:ins>
    </w:p>
    <w:p w14:paraId="16824256" w14:textId="4E63D311" w:rsidR="009D7D3F" w:rsidRDefault="009D7D3F">
      <w:pPr>
        <w:pStyle w:val="ListParagraph"/>
        <w:numPr>
          <w:ilvl w:val="4"/>
          <w:numId w:val="1"/>
        </w:numPr>
        <w:rPr>
          <w:ins w:id="2081" w:author="Christopher Bird" w:date="2017-03-19T10:40:00Z"/>
        </w:rPr>
        <w:pPrChange w:id="2082" w:author="Christopher Bird" w:date="2017-03-19T10:39:00Z">
          <w:pPr>
            <w:pStyle w:val="ListParagraph"/>
            <w:numPr>
              <w:ilvl w:val="2"/>
              <w:numId w:val="1"/>
            </w:numPr>
            <w:ind w:left="2160" w:hanging="180"/>
          </w:pPr>
        </w:pPrChange>
      </w:pPr>
      <w:ins w:id="2083"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2084"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[cbird@hpcm </w:t>
      </w:r>
      <w:proofErr w:type="gramStart"/>
      <w:r w:rsidRPr="00254EE5">
        <w:rPr>
          <w:rFonts w:ascii="Courier New" w:hAnsi="Courier New" w:cs="Courier New"/>
          <w:sz w:val="12"/>
          <w:szCs w:val="12"/>
        </w:rPr>
        <w:t>cbird]$</w:t>
      </w:r>
      <w:proofErr w:type="gramEnd"/>
      <w:r w:rsidRPr="00254EE5">
        <w:rPr>
          <w:rFonts w:ascii="Courier New" w:hAnsi="Courier New" w:cs="Courier New"/>
          <w:sz w:val="12"/>
          <w:szCs w:val="12"/>
        </w:rPr>
        <w:t xml:space="preserve">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130930  opihiSK</w:t>
      </w:r>
      <w:proofErr w:type="gramEnd"/>
      <w:r w:rsidRPr="00254EE5">
        <w:rPr>
          <w:rFonts w:ascii="Courier New" w:hAnsi="Courier New" w:cs="Courier New"/>
          <w:sz w:val="12"/>
          <w:szCs w:val="12"/>
        </w:rPr>
        <w:t>/FASTQC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127418  opihiSK</w:t>
      </w:r>
      <w:proofErr w:type="gramEnd"/>
      <w:r w:rsidRPr="00254EE5">
        <w:rPr>
          <w:rFonts w:ascii="Courier New" w:hAnsi="Courier New" w:cs="Courier New"/>
          <w:sz w:val="12"/>
          <w:szCs w:val="12"/>
        </w:rPr>
        <w:t>/mapping/lowReadNum</w:t>
      </w:r>
    </w:p>
    <w:p w14:paraId="32759024"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196448  opihiSK</w:t>
      </w:r>
      <w:proofErr w:type="gramEnd"/>
      <w:r w:rsidRPr="00254EE5">
        <w:rPr>
          <w:rFonts w:ascii="Courier New" w:hAnsi="Courier New" w:cs="Courier New"/>
          <w:sz w:val="12"/>
          <w:szCs w:val="12"/>
        </w:rPr>
        <w:t>/mapping/unpairedreads/unpaired</w:t>
      </w:r>
    </w:p>
    <w:p w14:paraId="63278C85"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226604  opihiSK</w:t>
      </w:r>
      <w:proofErr w:type="gramEnd"/>
      <w:r w:rsidRPr="00254EE5">
        <w:rPr>
          <w:rFonts w:ascii="Courier New" w:hAnsi="Courier New" w:cs="Courier New"/>
          <w:sz w:val="12"/>
          <w:szCs w:val="12"/>
        </w:rPr>
        <w:t>/mapping/unpairedreads</w:t>
      </w:r>
    </w:p>
    <w:p w14:paraId="7F46A32E"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117076  opihiSK</w:t>
      </w:r>
      <w:proofErr w:type="gramEnd"/>
      <w:r w:rsidRPr="00254EE5">
        <w:rPr>
          <w:rFonts w:ascii="Courier New" w:hAnsi="Courier New" w:cs="Courier New"/>
          <w:sz w:val="12"/>
          <w:szCs w:val="12"/>
        </w:rPr>
        <w:t>/mapping/FASTQC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128664  opihiSK</w:t>
      </w:r>
      <w:proofErr w:type="gramEnd"/>
      <w:r w:rsidRPr="00254EE5">
        <w:rPr>
          <w:rFonts w:ascii="Courier New" w:hAnsi="Courier New" w:cs="Courier New"/>
          <w:sz w:val="12"/>
          <w:szCs w:val="12"/>
        </w:rPr>
        <w:t>/lowReadNum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560750" w:rsidRDefault="0035645C">
      <w:pPr>
        <w:rPr>
          <w:ins w:id="2085" w:author="Chris Bird" w:date="2017-08-18T01:50:00Z"/>
          <w:b/>
          <w:rPrChange w:id="2086" w:author="Chris Bird" w:date="2017-08-18T01:51:00Z">
            <w:rPr>
              <w:ins w:id="2087" w:author="Chris Bird" w:date="2017-08-18T01:50:00Z"/>
            </w:rPr>
          </w:rPrChange>
        </w:rPr>
      </w:pPr>
      <w:ins w:id="2088" w:author="Chris Bird" w:date="2017-08-18T01:49:00Z">
        <w:r w:rsidRPr="00560750">
          <w:rPr>
            <w:b/>
            <w:rPrChange w:id="2089" w:author="Chris Bird" w:date="2017-08-18T01:51:00Z">
              <w:rPr/>
            </w:rPrChange>
          </w:rPr>
          <w:lastRenderedPageBreak/>
          <w:t>Relat</w:t>
        </w:r>
      </w:ins>
      <w:ins w:id="2090" w:author="Chris Bird" w:date="2017-08-18T01:50:00Z">
        <w:r w:rsidRPr="00560750">
          <w:rPr>
            <w:b/>
            <w:rPrChange w:id="2091" w:author="Chris Bird" w:date="2017-08-18T01:51:00Z">
              <w:rPr/>
            </w:rPrChange>
          </w:rPr>
          <w:t>edness</w:t>
        </w:r>
      </w:ins>
    </w:p>
    <w:p w14:paraId="0190931A" w14:textId="77777777" w:rsidR="0035645C" w:rsidRDefault="0035645C">
      <w:pPr>
        <w:rPr>
          <w:ins w:id="2092" w:author="Chris Bird" w:date="2017-08-18T01:50:00Z"/>
        </w:rPr>
      </w:pPr>
    </w:p>
    <w:p w14:paraId="117E7FC1" w14:textId="77777777" w:rsidR="0035645C" w:rsidRDefault="0035645C">
      <w:pPr>
        <w:rPr>
          <w:ins w:id="2093" w:author="Chris Bird" w:date="2017-08-18T01:50:00Z"/>
        </w:rPr>
      </w:pPr>
      <w:ins w:id="2094" w:author="Chris Bird" w:date="2017-08-18T01:50:00Z">
        <w:r>
          <w:t>The easiest way to calculate relatedness is with vcftools</w:t>
        </w:r>
      </w:ins>
    </w:p>
    <w:p w14:paraId="6E278D3B" w14:textId="77777777" w:rsidR="0035645C" w:rsidRDefault="0035645C">
      <w:pPr>
        <w:rPr>
          <w:ins w:id="2095" w:author="Chris Bird" w:date="2017-08-18T01:50:00Z"/>
        </w:rPr>
      </w:pPr>
    </w:p>
    <w:p w14:paraId="0EBE0C18" w14:textId="29BB9726" w:rsidR="0035645C" w:rsidRDefault="0035645C">
      <w:pPr>
        <w:rPr>
          <w:ins w:id="2096" w:author="Chris Bird" w:date="2017-08-18T01:50:00Z"/>
        </w:rPr>
      </w:pPr>
      <w:ins w:id="2097" w:author="Chris Bird" w:date="2017-08-18T01:50:00Z">
        <w:r>
          <w:t>vcftools –vcf file.vcf –relatedness</w:t>
        </w:r>
      </w:ins>
    </w:p>
    <w:p w14:paraId="6E104378" w14:textId="77777777" w:rsidR="0035645C" w:rsidRDefault="0035645C">
      <w:pPr>
        <w:rPr>
          <w:ins w:id="2098" w:author="Chris Bird" w:date="2017-08-18T01:50:00Z"/>
        </w:rPr>
      </w:pPr>
    </w:p>
    <w:p w14:paraId="38BEF453" w14:textId="77777777" w:rsidR="0035645C" w:rsidRDefault="0035645C">
      <w:pPr>
        <w:rPr>
          <w:ins w:id="2099" w:author="Chris Bird" w:date="2017-08-18T01:50:00Z"/>
        </w:rPr>
      </w:pPr>
      <w:ins w:id="2100" w:author="Chris Bird" w:date="2017-08-18T01:50:00Z">
        <w:r>
          <w:t xml:space="preserve">or </w:t>
        </w:r>
      </w:ins>
    </w:p>
    <w:p w14:paraId="28B44502" w14:textId="77777777" w:rsidR="0035645C" w:rsidRDefault="0035645C">
      <w:pPr>
        <w:rPr>
          <w:ins w:id="2101" w:author="Chris Bird" w:date="2017-08-18T01:50:00Z"/>
        </w:rPr>
      </w:pPr>
    </w:p>
    <w:p w14:paraId="4928A76B" w14:textId="77777777" w:rsidR="0035645C" w:rsidRDefault="0035645C">
      <w:pPr>
        <w:rPr>
          <w:ins w:id="2102" w:author="Chris Bird" w:date="2017-08-18T01:50:00Z"/>
        </w:rPr>
      </w:pPr>
      <w:ins w:id="2103" w:author="Chris Bird" w:date="2017-08-18T01:50:00Z">
        <w:r>
          <w:t>vcftools –vcf file.vcf –relatedness2</w:t>
        </w:r>
      </w:ins>
    </w:p>
    <w:p w14:paraId="6FD0C5CB" w14:textId="77777777" w:rsidR="0035645C" w:rsidRDefault="0035645C">
      <w:pPr>
        <w:rPr>
          <w:ins w:id="2104" w:author="Chris Bird" w:date="2017-08-18T01:50:00Z"/>
        </w:rPr>
      </w:pPr>
    </w:p>
    <w:p w14:paraId="53CC1586" w14:textId="2080F2A5" w:rsidR="0035645C" w:rsidRDefault="00680EAC">
      <w:pPr>
        <w:rPr>
          <w:ins w:id="2105" w:author="Chris Bird" w:date="2017-08-18T01:50:00Z"/>
        </w:rPr>
      </w:pPr>
      <w:ins w:id="2106" w:author="Chris Bird" w:date="2017-08-18T01:51:00Z">
        <w:r>
          <w:t>A simple way to visualize is to open file in excel, insert a pivot table, and use conditional formattin</w:t>
        </w:r>
      </w:ins>
      <w:ins w:id="2107" w:author="Chris Bird" w:date="2017-08-18T01:52:00Z">
        <w:r>
          <w:t>g to color-code the cells of the matrix</w:t>
        </w:r>
      </w:ins>
    </w:p>
    <w:p w14:paraId="1A679508" w14:textId="79B29A08" w:rsidR="0035645C" w:rsidRDefault="0035645C">
      <w:pPr>
        <w:rPr>
          <w:ins w:id="2108" w:author="Chris Bird" w:date="2017-08-18T01:49:00Z"/>
        </w:rPr>
      </w:pPr>
      <w:ins w:id="2109" w:author="Chris Bird" w:date="2017-08-18T01:49:00Z">
        <w:r>
          <w:br w:type="page"/>
        </w:r>
      </w:ins>
    </w:p>
    <w:p w14:paraId="040C7BEA" w14:textId="77777777" w:rsidR="000E7157" w:rsidRPr="008F1BAE" w:rsidRDefault="000E7157" w:rsidP="000E7157">
      <w:pPr>
        <w:rPr>
          <w:ins w:id="2110" w:author="Bird, Chris" w:date="2017-08-20T15:11:00Z"/>
          <w:b/>
        </w:rPr>
      </w:pPr>
      <w:ins w:id="2111" w:author="Bird, Chris" w:date="2017-08-20T15:11:00Z">
        <w:r w:rsidRPr="008F1BAE">
          <w:rPr>
            <w:b/>
          </w:rPr>
          <w:lastRenderedPageBreak/>
          <w:t xml:space="preserve">Evaluating Filtering Results </w:t>
        </w:r>
        <w:proofErr w:type="gramStart"/>
        <w:r w:rsidRPr="008F1BAE">
          <w:rPr>
            <w:b/>
          </w:rPr>
          <w:t>By</w:t>
        </w:r>
        <w:proofErr w:type="gramEnd"/>
        <w:r w:rsidRPr="008F1BAE">
          <w:rPr>
            <w:b/>
          </w:rPr>
          <w:t xml:space="preserve"> Cross Referencing with BAM Files</w:t>
        </w:r>
      </w:ins>
    </w:p>
    <w:p w14:paraId="6DFA82EB" w14:textId="77777777" w:rsidR="000E7157" w:rsidRDefault="000E7157" w:rsidP="000E7157">
      <w:pPr>
        <w:rPr>
          <w:ins w:id="2112" w:author="Bird, Chris" w:date="2017-08-20T15:11:00Z"/>
        </w:rPr>
      </w:pPr>
    </w:p>
    <w:p w14:paraId="3E7D5314" w14:textId="77777777" w:rsidR="000E7157" w:rsidRDefault="000E7157" w:rsidP="000E7157">
      <w:pPr>
        <w:rPr>
          <w:ins w:id="2113" w:author="Bird, Chris" w:date="2017-08-20T15:11:00Z"/>
        </w:rPr>
      </w:pPr>
      <w:ins w:id="2114" w:author="Bird, Chris" w:date="2017-08-20T15:11:00Z">
        <w:r>
          <w:t>In one window, open the vcf file to cross reference</w:t>
        </w:r>
      </w:ins>
    </w:p>
    <w:p w14:paraId="68E8FAB5" w14:textId="77777777" w:rsidR="000E7157" w:rsidRDefault="000E7157" w:rsidP="000E7157">
      <w:pPr>
        <w:rPr>
          <w:ins w:id="2115" w:author="Bird, Chris" w:date="2017-08-20T15:11:00Z"/>
        </w:rPr>
      </w:pPr>
      <w:ins w:id="2116" w:author="Bird, Chris" w:date="2017-08-20T15:11:00Z">
        <w:r>
          <w:tab/>
          <w:t>less -S nameoffile.vcf</w:t>
        </w:r>
      </w:ins>
    </w:p>
    <w:p w14:paraId="4CE6E6CB" w14:textId="77777777" w:rsidR="000E7157" w:rsidRDefault="000E7157" w:rsidP="000E7157">
      <w:pPr>
        <w:rPr>
          <w:ins w:id="2117" w:author="Bird, Chris" w:date="2017-08-20T15:11:00Z"/>
        </w:rPr>
      </w:pPr>
    </w:p>
    <w:p w14:paraId="5130C8F2" w14:textId="77777777" w:rsidR="000E7157" w:rsidRDefault="000E7157" w:rsidP="000E7157">
      <w:pPr>
        <w:rPr>
          <w:ins w:id="2118" w:author="Bird, Chris" w:date="2017-08-20T15:11:00Z"/>
        </w:rPr>
      </w:pPr>
      <w:ins w:id="2119" w:author="Bird, Chris" w:date="2017-08-20T15:11:00Z">
        <w:r>
          <w:t>In another window, use samtools tview to view the bam file for one of your individuals</w:t>
        </w:r>
      </w:ins>
    </w:p>
    <w:p w14:paraId="5799C587" w14:textId="77777777" w:rsidR="000E7157" w:rsidRDefault="000E7157" w:rsidP="000E7157">
      <w:pPr>
        <w:rPr>
          <w:ins w:id="2120" w:author="Bird, Chris" w:date="2017-08-20T15:11:00Z"/>
        </w:rPr>
      </w:pPr>
      <w:ins w:id="2121" w:author="Bird, Chris" w:date="2017-08-20T15:11:00Z">
        <w:r>
          <w:tab/>
          <w:t>samtools tview nameoffile.bam nameoffile.ref</w:t>
        </w:r>
      </w:ins>
    </w:p>
    <w:p w14:paraId="413BAF2C" w14:textId="77777777" w:rsidR="000E7157" w:rsidRDefault="000E7157" w:rsidP="000E7157">
      <w:pPr>
        <w:rPr>
          <w:ins w:id="2122" w:author="Bird, Chris" w:date="2017-08-20T15:11:00Z"/>
        </w:rPr>
      </w:pPr>
    </w:p>
    <w:p w14:paraId="29BC10BD" w14:textId="77777777" w:rsidR="000E7157" w:rsidRDefault="000E7157" w:rsidP="000E7157">
      <w:pPr>
        <w:rPr>
          <w:ins w:id="2123" w:author="Bird, Chris" w:date="2017-08-20T15:11:00Z"/>
        </w:rPr>
      </w:pPr>
      <w:ins w:id="2124" w:author="Bird, Chris" w:date="2017-08-20T15:11:00Z">
        <w:r>
          <w:rPr>
            <w:noProof/>
          </w:rPr>
          <w:drawing>
            <wp:anchor distT="0" distB="0" distL="114300" distR="114300" simplePos="0" relativeHeight="251745280"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w:t>
        </w:r>
        <w:proofErr w:type="gramStart"/>
        <w:r>
          <w:t xml:space="preserve">  ?</w:t>
        </w:r>
        <w:proofErr w:type="gramEnd"/>
      </w:ins>
    </w:p>
    <w:p w14:paraId="2EDAEFC3" w14:textId="77777777" w:rsidR="000E7157" w:rsidRDefault="000E7157" w:rsidP="000E7157">
      <w:pPr>
        <w:rPr>
          <w:ins w:id="2125" w:author="Bird, Chris" w:date="2017-08-20T15:11:00Z"/>
        </w:rPr>
      </w:pPr>
    </w:p>
    <w:p w14:paraId="202CE229" w14:textId="77777777" w:rsidR="000E7157" w:rsidRDefault="000E7157" w:rsidP="000E7157">
      <w:pPr>
        <w:rPr>
          <w:ins w:id="2126" w:author="Bird, Chris" w:date="2017-08-20T15:11:00Z"/>
        </w:rPr>
      </w:pPr>
      <w:ins w:id="2127" w:author="Bird, Chris" w:date="2017-08-20T15:11:00Z">
        <w:r>
          <w:t>Navigate to a contig in your vcf file</w:t>
        </w:r>
      </w:ins>
    </w:p>
    <w:p w14:paraId="74ECFBF5" w14:textId="77777777" w:rsidR="000E7157" w:rsidRDefault="000E7157" w:rsidP="000E7157">
      <w:pPr>
        <w:rPr>
          <w:ins w:id="2128" w:author="Bird, Chris" w:date="2017-08-20T15:11:00Z"/>
        </w:rPr>
      </w:pPr>
      <w:ins w:id="2129" w:author="Bird, Chris" w:date="2017-08-20T15:11:00Z">
        <w:r>
          <w:tab/>
          <w:t>g dDocent_Contig_25</w:t>
        </w:r>
      </w:ins>
    </w:p>
    <w:p w14:paraId="428AE7A1" w14:textId="77777777" w:rsidR="000E7157" w:rsidRDefault="000E7157" w:rsidP="000E7157">
      <w:pPr>
        <w:rPr>
          <w:ins w:id="2130" w:author="Bird, Chris" w:date="2017-08-20T15:11:00Z"/>
        </w:rPr>
      </w:pPr>
    </w:p>
    <w:p w14:paraId="65E4EE9E" w14:textId="77777777" w:rsidR="000E7157" w:rsidRDefault="000E7157" w:rsidP="000E7157">
      <w:pPr>
        <w:rPr>
          <w:ins w:id="2131" w:author="Bird, Chris" w:date="2017-08-20T15:11:00Z"/>
        </w:rPr>
      </w:pPr>
      <w:ins w:id="2132" w:author="Bird, Chris" w:date="2017-08-20T15:11:00Z">
        <w:r>
          <w:lastRenderedPageBreak/>
          <w:t xml:space="preserve">The format of this file is “pileup”.  Google search this to learn about how to interpret the symbols.  </w:t>
        </w:r>
        <w:r>
          <w:fldChar w:fldCharType="begin"/>
        </w:r>
        <w:r>
          <w:instrText xml:space="preserve"> HYPERLINK "</w:instrText>
        </w:r>
        <w:r w:rsidRPr="00E006B9">
          <w:instrText>http://samtools.sourceforge.net/pileup.shtml</w:instrText>
        </w:r>
        <w:r>
          <w:instrText xml:space="preserve">" </w:instrText>
        </w:r>
        <w:r>
          <w:fldChar w:fldCharType="separate"/>
        </w:r>
        <w:r w:rsidRPr="007E6C08">
          <w:rPr>
            <w:rStyle w:val="Hyperlink"/>
          </w:rPr>
          <w:t>http://samtools.sourceforge.net/pileup.shtml</w:t>
        </w:r>
        <w:r>
          <w:fldChar w:fldCharType="end"/>
        </w:r>
        <w:r>
          <w:t xml:space="preserve"> </w:t>
        </w:r>
      </w:ins>
    </w:p>
    <w:p w14:paraId="1AA30927" w14:textId="77777777" w:rsidR="000E7157" w:rsidRDefault="000E7157" w:rsidP="000E7157">
      <w:pPr>
        <w:rPr>
          <w:ins w:id="2133" w:author="Bird, Chris" w:date="2017-08-20T15:11:00Z"/>
        </w:rPr>
      </w:pPr>
    </w:p>
    <w:p w14:paraId="7BA2EA44" w14:textId="77777777" w:rsidR="000E7157" w:rsidRDefault="000E7157" w:rsidP="000E7157">
      <w:pPr>
        <w:rPr>
          <w:ins w:id="2134" w:author="Bird, Chris" w:date="2017-08-20T15:11:00Z"/>
        </w:rPr>
      </w:pPr>
      <w:ins w:id="2135" w:author="Bird, Chris" w:date="2017-08-20T15:11:00Z">
        <w:r>
          <w:t xml:space="preserve">Look for heterozygous positions in the individual.  Do they occur in your vcf file?  </w:t>
        </w:r>
      </w:ins>
    </w:p>
    <w:p w14:paraId="34022F63" w14:textId="77777777" w:rsidR="000E7157" w:rsidRDefault="000E7157" w:rsidP="000E7157">
      <w:pPr>
        <w:rPr>
          <w:ins w:id="2136" w:author="Bird, Chris" w:date="2017-08-20T15:11:00Z"/>
        </w:rPr>
      </w:pPr>
    </w:p>
    <w:p w14:paraId="52E0A608" w14:textId="77777777" w:rsidR="000E7157" w:rsidRDefault="000E7157" w:rsidP="000E7157">
      <w:pPr>
        <w:rPr>
          <w:ins w:id="2137" w:author="Bird, Chris" w:date="2017-08-20T15:11:00Z"/>
        </w:rPr>
      </w:pPr>
      <w:ins w:id="2138" w:author="Bird, Chris" w:date="2017-08-20T15:11:00Z">
        <w:r>
          <w:t>If some snps don’t occur in your vcf file, determine which filter removed the snp by viewing the vcf files created by each filter.</w:t>
        </w:r>
      </w:ins>
    </w:p>
    <w:p w14:paraId="0F4E5C2C" w14:textId="77777777" w:rsidR="000E7157" w:rsidRDefault="000E7157" w:rsidP="000E7157">
      <w:pPr>
        <w:rPr>
          <w:ins w:id="2139" w:author="Bird, Chris" w:date="2017-08-20T15:11:00Z"/>
        </w:rPr>
      </w:pPr>
    </w:p>
    <w:p w14:paraId="70596B8B" w14:textId="77777777" w:rsidR="000E7157" w:rsidRDefault="000E7157">
      <w:pPr>
        <w:rPr>
          <w:ins w:id="2140" w:author="Bird, Chris" w:date="2017-08-20T15:11:00Z"/>
        </w:rPr>
      </w:pPr>
      <w:ins w:id="2141" w:author="Bird, Chris" w:date="2017-08-20T15:11:00Z">
        <w:r>
          <w:br w:type="page"/>
        </w:r>
      </w:ins>
    </w:p>
    <w:p w14:paraId="4E421323" w14:textId="0F20974F" w:rsidR="009F75C0" w:rsidRDefault="009F75C0">
      <w:pPr>
        <w:rPr>
          <w:ins w:id="2142" w:author="Chris Bird" w:date="2017-08-18T01:45:00Z"/>
        </w:rPr>
      </w:pPr>
      <w:ins w:id="2143" w:author="Chris Bird" w:date="2017-08-18T01:45:00Z">
        <w:r>
          <w:lastRenderedPageBreak/>
          <w:t>Ru</w:t>
        </w:r>
      </w:ins>
      <w:ins w:id="2144" w:author="Chris Bird" w:date="2017-08-18T01:46:00Z">
        <w:r>
          <w:t>nning DAPC in R</w:t>
        </w:r>
      </w:ins>
    </w:p>
    <w:p w14:paraId="0C33B236" w14:textId="77777777" w:rsidR="00680EAC" w:rsidRDefault="00680EAC">
      <w:pPr>
        <w:rPr>
          <w:ins w:id="2145" w:author="Chris Bird" w:date="2017-08-18T01:52:00Z"/>
        </w:rPr>
      </w:pPr>
    </w:p>
    <w:p w14:paraId="4E52FC9E" w14:textId="77777777" w:rsidR="00680EAC" w:rsidRDefault="00680EAC">
      <w:pPr>
        <w:rPr>
          <w:ins w:id="2146" w:author="Chris Bird" w:date="2017-08-18T01:53:00Z"/>
        </w:rPr>
      </w:pPr>
      <w:ins w:id="2147" w:author="Chris Bird" w:date="2017-08-18T01:52:00Z">
        <w:r>
          <w:t>See</w:t>
        </w:r>
      </w:ins>
      <w:ins w:id="2148" w:author="Chris Bird" w:date="2017-08-18T01:53:00Z">
        <w:r>
          <w:t xml:space="preserve"> script, convertVCF_</w:t>
        </w:r>
        <w:proofErr w:type="gramStart"/>
        <w:r>
          <w:t>dapc.R</w:t>
        </w:r>
        <w:proofErr w:type="gramEnd"/>
      </w:ins>
    </w:p>
    <w:p w14:paraId="47F4BA1B" w14:textId="77777777" w:rsidR="00680EAC" w:rsidRDefault="00680EAC">
      <w:pPr>
        <w:rPr>
          <w:ins w:id="2149" w:author="Chris Bird" w:date="2017-08-18T01:53:00Z"/>
        </w:rPr>
      </w:pPr>
    </w:p>
    <w:p w14:paraId="6EA00D82" w14:textId="77777777" w:rsidR="00680EAC" w:rsidRDefault="00680EAC" w:rsidP="00680EAC">
      <w:pPr>
        <w:rPr>
          <w:ins w:id="2150" w:author="Chris Bird" w:date="2017-08-18T01:53:00Z"/>
        </w:rPr>
      </w:pPr>
      <w:ins w:id="2151" w:author="Chris Bird" w:date="2017-08-18T01:53:00Z">
        <w:r>
          <w:t>##########################################################</w:t>
        </w:r>
      </w:ins>
    </w:p>
    <w:p w14:paraId="0D331B68" w14:textId="77777777" w:rsidR="00680EAC" w:rsidRDefault="00680EAC" w:rsidP="00680EAC">
      <w:pPr>
        <w:rPr>
          <w:ins w:id="2152" w:author="Chris Bird" w:date="2017-08-18T01:53:00Z"/>
        </w:rPr>
      </w:pPr>
      <w:ins w:id="2153" w:author="Chris Bird" w:date="2017-08-18T01:53:00Z">
        <w:r>
          <w:t>#Step 0. Install and load packages</w:t>
        </w:r>
      </w:ins>
    </w:p>
    <w:p w14:paraId="7CAF1CE6" w14:textId="77777777" w:rsidR="00680EAC" w:rsidRDefault="00680EAC" w:rsidP="00680EAC">
      <w:pPr>
        <w:rPr>
          <w:ins w:id="2154" w:author="Chris Bird" w:date="2017-08-18T01:53:00Z"/>
        </w:rPr>
      </w:pPr>
      <w:ins w:id="2155" w:author="Chris Bird" w:date="2017-08-18T01:53:00Z">
        <w:r>
          <w:t>##########################################################</w:t>
        </w:r>
      </w:ins>
    </w:p>
    <w:p w14:paraId="64F4A5A1" w14:textId="77777777" w:rsidR="00680EAC" w:rsidRDefault="00680EAC" w:rsidP="00680EAC">
      <w:pPr>
        <w:rPr>
          <w:ins w:id="2156" w:author="Chris Bird" w:date="2017-08-18T01:53:00Z"/>
        </w:rPr>
      </w:pPr>
    </w:p>
    <w:p w14:paraId="1882F7EB" w14:textId="77777777" w:rsidR="00680EAC" w:rsidRDefault="00680EAC" w:rsidP="00680EAC">
      <w:pPr>
        <w:rPr>
          <w:ins w:id="2157" w:author="Chris Bird" w:date="2017-08-18T01:53:00Z"/>
        </w:rPr>
      </w:pPr>
      <w:ins w:id="2158" w:author="Chris Bird" w:date="2017-08-18T01:53:00Z">
        <w:r>
          <w:t>#</w:t>
        </w:r>
        <w:proofErr w:type="gramStart"/>
        <w:r>
          <w:t>install.packages</w:t>
        </w:r>
        <w:proofErr w:type="gramEnd"/>
        <w:r>
          <w:t>("adegenet", dep=TRUE)</w:t>
        </w:r>
      </w:ins>
    </w:p>
    <w:p w14:paraId="736DB175" w14:textId="77777777" w:rsidR="00680EAC" w:rsidRDefault="00680EAC" w:rsidP="00680EAC">
      <w:pPr>
        <w:rPr>
          <w:ins w:id="2159" w:author="Chris Bird" w:date="2017-08-18T01:53:00Z"/>
        </w:rPr>
      </w:pPr>
      <w:ins w:id="2160" w:author="Chris Bird" w:date="2017-08-18T01:53:00Z">
        <w:r>
          <w:t>library("ape")</w:t>
        </w:r>
      </w:ins>
    </w:p>
    <w:p w14:paraId="523DD375" w14:textId="77777777" w:rsidR="00680EAC" w:rsidRDefault="00680EAC" w:rsidP="00680EAC">
      <w:pPr>
        <w:rPr>
          <w:ins w:id="2161" w:author="Chris Bird" w:date="2017-08-18T01:53:00Z"/>
        </w:rPr>
      </w:pPr>
      <w:ins w:id="2162" w:author="Chris Bird" w:date="2017-08-18T01:53:00Z">
        <w:r>
          <w:t>library("pegas")</w:t>
        </w:r>
      </w:ins>
    </w:p>
    <w:p w14:paraId="28E61662" w14:textId="77777777" w:rsidR="00680EAC" w:rsidRDefault="00680EAC" w:rsidP="00680EAC">
      <w:pPr>
        <w:rPr>
          <w:ins w:id="2163" w:author="Chris Bird" w:date="2017-08-18T01:53:00Z"/>
        </w:rPr>
      </w:pPr>
      <w:ins w:id="2164" w:author="Chris Bird" w:date="2017-08-18T01:53:00Z">
        <w:r>
          <w:t>library("seqinr")</w:t>
        </w:r>
      </w:ins>
    </w:p>
    <w:p w14:paraId="1DF57024" w14:textId="77777777" w:rsidR="00680EAC" w:rsidRDefault="00680EAC" w:rsidP="00680EAC">
      <w:pPr>
        <w:rPr>
          <w:ins w:id="2165" w:author="Chris Bird" w:date="2017-08-18T01:53:00Z"/>
        </w:rPr>
      </w:pPr>
      <w:ins w:id="2166" w:author="Chris Bird" w:date="2017-08-18T01:53:00Z">
        <w:r>
          <w:t>library("ggplot2")</w:t>
        </w:r>
      </w:ins>
    </w:p>
    <w:p w14:paraId="6BDBD3F1" w14:textId="77777777" w:rsidR="00680EAC" w:rsidRDefault="00680EAC" w:rsidP="00680EAC">
      <w:pPr>
        <w:rPr>
          <w:ins w:id="2167" w:author="Chris Bird" w:date="2017-08-18T01:53:00Z"/>
        </w:rPr>
      </w:pPr>
      <w:ins w:id="2168" w:author="Chris Bird" w:date="2017-08-18T01:53:00Z">
        <w:r>
          <w:t>library("adegenet")</w:t>
        </w:r>
      </w:ins>
    </w:p>
    <w:p w14:paraId="6B5EAD99" w14:textId="77777777" w:rsidR="00680EAC" w:rsidRDefault="00680EAC" w:rsidP="00680EAC">
      <w:pPr>
        <w:rPr>
          <w:ins w:id="2169" w:author="Chris Bird" w:date="2017-08-18T01:53:00Z"/>
        </w:rPr>
      </w:pPr>
      <w:proofErr w:type="gramStart"/>
      <w:ins w:id="2170" w:author="Chris Bird" w:date="2017-08-18T01:53:00Z">
        <w:r>
          <w:t>packageDescription(</w:t>
        </w:r>
        <w:proofErr w:type="gramEnd"/>
        <w:r>
          <w:t>"adegenet", fields = "Version")</w:t>
        </w:r>
      </w:ins>
    </w:p>
    <w:p w14:paraId="2A36B9E6" w14:textId="77777777" w:rsidR="00680EAC" w:rsidRDefault="00680EAC" w:rsidP="00680EAC">
      <w:pPr>
        <w:rPr>
          <w:ins w:id="2171" w:author="Chris Bird" w:date="2017-08-18T01:53:00Z"/>
        </w:rPr>
      </w:pPr>
    </w:p>
    <w:p w14:paraId="10867503" w14:textId="77777777" w:rsidR="00680EAC" w:rsidRDefault="00680EAC" w:rsidP="00680EAC">
      <w:pPr>
        <w:rPr>
          <w:ins w:id="2172" w:author="Chris Bird" w:date="2017-08-18T01:53:00Z"/>
        </w:rPr>
      </w:pPr>
      <w:ins w:id="2173" w:author="Chris Bird" w:date="2017-08-18T01:53:00Z">
        <w:r>
          <w:t>#</w:t>
        </w:r>
        <w:proofErr w:type="gramStart"/>
        <w:r>
          <w:t>install.packages</w:t>
        </w:r>
        <w:proofErr w:type="gramEnd"/>
        <w:r>
          <w:t>("vcfR", dep=TRUE)</w:t>
        </w:r>
      </w:ins>
    </w:p>
    <w:p w14:paraId="1143C05F" w14:textId="77777777" w:rsidR="00680EAC" w:rsidRDefault="00680EAC" w:rsidP="00680EAC">
      <w:pPr>
        <w:rPr>
          <w:ins w:id="2174" w:author="Chris Bird" w:date="2017-08-18T01:53:00Z"/>
        </w:rPr>
      </w:pPr>
      <w:ins w:id="2175" w:author="Chris Bird" w:date="2017-08-18T01:53:00Z">
        <w:r>
          <w:t>library(vcfR)</w:t>
        </w:r>
      </w:ins>
    </w:p>
    <w:p w14:paraId="6F37AC8A" w14:textId="77777777" w:rsidR="00680EAC" w:rsidRDefault="00680EAC" w:rsidP="00680EAC">
      <w:pPr>
        <w:rPr>
          <w:ins w:id="2176" w:author="Chris Bird" w:date="2017-08-18T01:53:00Z"/>
        </w:rPr>
      </w:pPr>
      <w:proofErr w:type="gramStart"/>
      <w:ins w:id="2177" w:author="Chris Bird" w:date="2017-08-18T01:53:00Z">
        <w:r>
          <w:t>packageDescription(</w:t>
        </w:r>
        <w:proofErr w:type="gramEnd"/>
        <w:r>
          <w:t>"vcfR", fields = "Version")</w:t>
        </w:r>
      </w:ins>
    </w:p>
    <w:p w14:paraId="45E31488" w14:textId="77777777" w:rsidR="00680EAC" w:rsidRDefault="00680EAC" w:rsidP="00680EAC">
      <w:pPr>
        <w:rPr>
          <w:ins w:id="2178" w:author="Chris Bird" w:date="2017-08-18T01:53:00Z"/>
        </w:rPr>
      </w:pPr>
    </w:p>
    <w:p w14:paraId="33977C8D" w14:textId="77777777" w:rsidR="00680EAC" w:rsidRDefault="00680EAC" w:rsidP="00680EAC">
      <w:pPr>
        <w:rPr>
          <w:ins w:id="2179" w:author="Chris Bird" w:date="2017-08-18T01:53:00Z"/>
        </w:rPr>
      </w:pPr>
      <w:ins w:id="2180" w:author="Chris Bird" w:date="2017-08-18T01:53:00Z">
        <w:r>
          <w:t>#</w:t>
        </w:r>
        <w:proofErr w:type="gramStart"/>
        <w:r>
          <w:t>install.packages</w:t>
        </w:r>
        <w:proofErr w:type="gramEnd"/>
        <w:r>
          <w:t>("parallel", dep=TRUE)</w:t>
        </w:r>
      </w:ins>
    </w:p>
    <w:p w14:paraId="5591EA37" w14:textId="77777777" w:rsidR="00680EAC" w:rsidRDefault="00680EAC" w:rsidP="00680EAC">
      <w:pPr>
        <w:rPr>
          <w:ins w:id="2181" w:author="Chris Bird" w:date="2017-08-18T01:53:00Z"/>
        </w:rPr>
      </w:pPr>
      <w:ins w:id="2182" w:author="Chris Bird" w:date="2017-08-18T01:53:00Z">
        <w:r>
          <w:t>library(parallel)</w:t>
        </w:r>
      </w:ins>
    </w:p>
    <w:p w14:paraId="59D31446" w14:textId="77777777" w:rsidR="00680EAC" w:rsidRDefault="00680EAC" w:rsidP="00680EAC">
      <w:pPr>
        <w:rPr>
          <w:ins w:id="2183" w:author="Chris Bird" w:date="2017-08-18T01:53:00Z"/>
        </w:rPr>
      </w:pPr>
    </w:p>
    <w:p w14:paraId="11BDA889" w14:textId="77777777" w:rsidR="00680EAC" w:rsidRDefault="00680EAC" w:rsidP="00680EAC">
      <w:pPr>
        <w:rPr>
          <w:ins w:id="2184" w:author="Chris Bird" w:date="2017-08-18T01:53:00Z"/>
        </w:rPr>
      </w:pPr>
      <w:ins w:id="2185" w:author="Chris Bird" w:date="2017-08-18T01:53:00Z">
        <w:r>
          <w:t>#######################################################################</w:t>
        </w:r>
      </w:ins>
    </w:p>
    <w:p w14:paraId="33F740D9" w14:textId="77777777" w:rsidR="00680EAC" w:rsidRDefault="00680EAC" w:rsidP="00680EAC">
      <w:pPr>
        <w:rPr>
          <w:ins w:id="2186" w:author="Chris Bird" w:date="2017-08-18T01:53:00Z"/>
        </w:rPr>
      </w:pPr>
      <w:ins w:id="2187" w:author="Chris Bird" w:date="2017-08-18T01:53:00Z">
        <w:r>
          <w:t xml:space="preserve">#Step 1.  Read in vcf file and convert it to </w:t>
        </w:r>
        <w:proofErr w:type="gramStart"/>
        <w:r>
          <w:t>a</w:t>
        </w:r>
        <w:proofErr w:type="gramEnd"/>
        <w:r>
          <w:t xml:space="preserve"> adegenet genlight or genind file</w:t>
        </w:r>
      </w:ins>
    </w:p>
    <w:p w14:paraId="2F7F9DB3" w14:textId="77777777" w:rsidR="00680EAC" w:rsidRDefault="00680EAC" w:rsidP="00680EAC">
      <w:pPr>
        <w:rPr>
          <w:ins w:id="2188" w:author="Chris Bird" w:date="2017-08-18T01:53:00Z"/>
        </w:rPr>
      </w:pPr>
      <w:ins w:id="2189" w:author="Chris Bird" w:date="2017-08-18T01:53:00Z">
        <w:r>
          <w:t>#######################################################################</w:t>
        </w:r>
      </w:ins>
    </w:p>
    <w:p w14:paraId="4DD19FD6" w14:textId="77777777" w:rsidR="00680EAC" w:rsidRDefault="00680EAC" w:rsidP="00680EAC">
      <w:pPr>
        <w:rPr>
          <w:ins w:id="2190" w:author="Chris Bird" w:date="2017-08-18T01:53:00Z"/>
        </w:rPr>
      </w:pPr>
    </w:p>
    <w:p w14:paraId="7DEDBD57" w14:textId="77777777" w:rsidR="00680EAC" w:rsidRDefault="00680EAC" w:rsidP="00680EAC">
      <w:pPr>
        <w:rPr>
          <w:ins w:id="2191" w:author="Chris Bird" w:date="2017-08-18T01:53:00Z"/>
        </w:rPr>
      </w:pPr>
      <w:ins w:id="2192" w:author="Chris Bird" w:date="2017-08-18T01:53:00Z">
        <w:r>
          <w:t xml:space="preserve">#vcf &lt;- </w:t>
        </w:r>
        <w:proofErr w:type="gramStart"/>
        <w:r>
          <w:t>read.vcfR</w:t>
        </w:r>
        <w:proofErr w:type="gramEnd"/>
        <w:r>
          <w:t>("C:/Users/cbird/Documents/GCL/opihi ddRAD/opihiSK2014.H.25.10.Filter16.randSNPperLoc.vcf", verbose = TRUE)</w:t>
        </w:r>
      </w:ins>
    </w:p>
    <w:p w14:paraId="2485A253" w14:textId="77777777" w:rsidR="00680EAC" w:rsidRDefault="00680EAC" w:rsidP="00680EAC">
      <w:pPr>
        <w:rPr>
          <w:ins w:id="2193" w:author="Chris Bird" w:date="2017-08-18T01:53:00Z"/>
        </w:rPr>
      </w:pPr>
      <w:ins w:id="2194" w:author="Chris Bird" w:date="2017-08-18T01:53:00Z">
        <w:r>
          <w:lastRenderedPageBreak/>
          <w:t xml:space="preserve">#vcf &lt;- </w:t>
        </w:r>
        <w:proofErr w:type="gramStart"/>
        <w:r>
          <w:t>read.vcfR</w:t>
        </w:r>
        <w:proofErr w:type="gramEnd"/>
        <w:r>
          <w:t>("C:/Users/cbird/Documents/GCL/opihi ddRAD/opihiSK2014.H.25.10.Filter16.randSNPperLoc.minuslaneeffects.vcf", verbose = TRUE)</w:t>
        </w:r>
      </w:ins>
    </w:p>
    <w:p w14:paraId="35B11D66" w14:textId="77777777" w:rsidR="00680EAC" w:rsidRDefault="00680EAC" w:rsidP="00680EAC">
      <w:pPr>
        <w:rPr>
          <w:ins w:id="2195" w:author="Chris Bird" w:date="2017-08-18T01:53:00Z"/>
        </w:rPr>
      </w:pPr>
      <w:proofErr w:type="gramStart"/>
      <w:ins w:id="2196" w:author="Chris Bird" w:date="2017-08-18T01:53:00Z">
        <w:r>
          <w:t>vcf.I</w:t>
        </w:r>
        <w:proofErr w:type="gramEnd"/>
        <w:r>
          <w:t xml:space="preserve"> &lt;- read.vcfR("C:/Users/cbird/Documents/GCL/opihi ddRAD/opihiSK2014.I.25.10.Filter16.randSNPperLoc.vcf")</w:t>
        </w:r>
      </w:ins>
    </w:p>
    <w:p w14:paraId="66C1A453" w14:textId="23B509F2" w:rsidR="00680EAC" w:rsidRDefault="00680EAC" w:rsidP="00680EAC">
      <w:pPr>
        <w:rPr>
          <w:ins w:id="2197" w:author="Chris Bird" w:date="2017-08-18T01:53:00Z"/>
        </w:rPr>
      </w:pPr>
      <w:ins w:id="2198" w:author="Chris Bird" w:date="2017-08-18T01:53:00Z">
        <w:r>
          <w:t>#vcf.</w:t>
        </w:r>
        <w:proofErr w:type="gramStart"/>
        <w:r>
          <w:t>3.I</w:t>
        </w:r>
        <w:proofErr w:type="gramEnd"/>
        <w:r>
          <w:t xml:space="preserve"> &lt;- read.vcfR("C:/Users/cbird/Documents/GCL/opihi ddRAD/opihiSK2014.I.3.10.Filter16.randSNPperLoc.vcf")</w:t>
        </w:r>
      </w:ins>
    </w:p>
    <w:p w14:paraId="2DC9EEED" w14:textId="77777777" w:rsidR="00680EAC" w:rsidRDefault="00680EAC" w:rsidP="00680EAC">
      <w:pPr>
        <w:rPr>
          <w:ins w:id="2199" w:author="Chris Bird" w:date="2017-08-18T01:53:00Z"/>
        </w:rPr>
      </w:pPr>
    </w:p>
    <w:p w14:paraId="36DFCDB8" w14:textId="77777777" w:rsidR="00680EAC" w:rsidRDefault="00680EAC" w:rsidP="00680EAC">
      <w:pPr>
        <w:rPr>
          <w:ins w:id="2200" w:author="Chris Bird" w:date="2017-08-18T01:53:00Z"/>
        </w:rPr>
      </w:pPr>
      <w:ins w:id="2201" w:author="Chris Bird" w:date="2017-08-18T01:53:00Z">
        <w:r>
          <w:t>#vcfgenlight &lt;- vcfR2genlight(vcf)</w:t>
        </w:r>
      </w:ins>
    </w:p>
    <w:p w14:paraId="42E3DA98" w14:textId="3D2C8403" w:rsidR="00680EAC" w:rsidRDefault="00680EAC" w:rsidP="00680EAC">
      <w:pPr>
        <w:rPr>
          <w:ins w:id="2202" w:author="Chris Bird" w:date="2017-08-18T01:53:00Z"/>
        </w:rPr>
      </w:pPr>
      <w:ins w:id="2203" w:author="Chris Bird" w:date="2017-08-18T01:54:00Z">
        <w:r>
          <w:t>#</w:t>
        </w:r>
      </w:ins>
      <w:ins w:id="2204" w:author="Chris Bird" w:date="2017-08-18T01:53:00Z">
        <w:r>
          <w:t>vcfgenind &lt;- vcfR2genind(vcf)</w:t>
        </w:r>
      </w:ins>
    </w:p>
    <w:p w14:paraId="3A45CF63" w14:textId="77777777" w:rsidR="00680EAC" w:rsidRDefault="00680EAC" w:rsidP="00680EAC">
      <w:pPr>
        <w:rPr>
          <w:ins w:id="2205" w:author="Chris Bird" w:date="2017-08-18T01:53:00Z"/>
        </w:rPr>
      </w:pPr>
      <w:ins w:id="2206" w:author="Chris Bird" w:date="2017-08-18T01:53:00Z">
        <w:r>
          <w:t>vcfgenind &lt;- vcfR2genind(</w:t>
        </w:r>
        <w:proofErr w:type="gramStart"/>
        <w:r>
          <w:t>vcf.I</w:t>
        </w:r>
        <w:proofErr w:type="gramEnd"/>
        <w:r>
          <w:t>)</w:t>
        </w:r>
      </w:ins>
    </w:p>
    <w:p w14:paraId="5C91E864" w14:textId="134B07E5" w:rsidR="00680EAC" w:rsidRDefault="00680EAC" w:rsidP="00680EAC">
      <w:pPr>
        <w:rPr>
          <w:ins w:id="2207" w:author="Chris Bird" w:date="2017-08-18T01:53:00Z"/>
        </w:rPr>
      </w:pPr>
      <w:ins w:id="2208" w:author="Chris Bird" w:date="2017-08-18T01:54:00Z">
        <w:r>
          <w:t>#</w:t>
        </w:r>
      </w:ins>
      <w:ins w:id="2209" w:author="Chris Bird" w:date="2017-08-18T01:53:00Z">
        <w:r>
          <w:t>vcfgenind &lt;- vcfR2genind(vcf.</w:t>
        </w:r>
        <w:proofErr w:type="gramStart"/>
        <w:r>
          <w:t>3.I</w:t>
        </w:r>
        <w:proofErr w:type="gramEnd"/>
        <w:r>
          <w:t>)</w:t>
        </w:r>
      </w:ins>
    </w:p>
    <w:p w14:paraId="7B927A2F" w14:textId="77777777" w:rsidR="00680EAC" w:rsidRDefault="00680EAC" w:rsidP="00680EAC">
      <w:pPr>
        <w:rPr>
          <w:ins w:id="2210" w:author="Chris Bird" w:date="2017-08-18T01:54:00Z"/>
        </w:rPr>
      </w:pPr>
      <w:ins w:id="2211" w:author="Chris Bird" w:date="2017-08-18T01:54:00Z">
        <w:r>
          <w:t>#######################################################################</w:t>
        </w:r>
      </w:ins>
    </w:p>
    <w:p w14:paraId="3D665EB3" w14:textId="77777777" w:rsidR="00680EAC" w:rsidRDefault="00680EAC" w:rsidP="00680EAC">
      <w:pPr>
        <w:rPr>
          <w:ins w:id="2212" w:author="Chris Bird" w:date="2017-08-18T01:54:00Z"/>
        </w:rPr>
      </w:pPr>
      <w:ins w:id="2213" w:author="Chris Bird" w:date="2017-08-18T01:54:00Z">
        <w:r>
          <w:t>#Step 2. Load aprior categories/populations/samples</w:t>
        </w:r>
      </w:ins>
    </w:p>
    <w:p w14:paraId="1B4BDC29" w14:textId="77777777" w:rsidR="00680EAC" w:rsidRDefault="00680EAC" w:rsidP="00680EAC">
      <w:pPr>
        <w:rPr>
          <w:ins w:id="2214" w:author="Chris Bird" w:date="2017-08-18T01:54:00Z"/>
        </w:rPr>
      </w:pPr>
      <w:ins w:id="2215" w:author="Chris Bird" w:date="2017-08-18T01:54:00Z">
        <w:r>
          <w:t>#######################################################################</w:t>
        </w:r>
      </w:ins>
    </w:p>
    <w:p w14:paraId="4849D049" w14:textId="77777777" w:rsidR="00680EAC" w:rsidRDefault="00680EAC" w:rsidP="00680EAC">
      <w:pPr>
        <w:rPr>
          <w:ins w:id="2216" w:author="Chris Bird" w:date="2017-08-18T01:54:00Z"/>
        </w:rPr>
      </w:pPr>
    </w:p>
    <w:p w14:paraId="635B07B2" w14:textId="77777777" w:rsidR="00680EAC" w:rsidRDefault="00680EAC" w:rsidP="00680EAC">
      <w:pPr>
        <w:rPr>
          <w:ins w:id="2217" w:author="Chris Bird" w:date="2017-08-18T01:54:00Z"/>
        </w:rPr>
      </w:pPr>
      <w:ins w:id="2218" w:author="Chris Bird" w:date="2017-08-18T01:54:00Z">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ins>
    </w:p>
    <w:p w14:paraId="570B53BE" w14:textId="77777777" w:rsidR="00680EAC" w:rsidRDefault="00680EAC" w:rsidP="00680EAC">
      <w:pPr>
        <w:rPr>
          <w:ins w:id="2219" w:author="Chris Bird" w:date="2017-08-18T01:54:00Z"/>
        </w:rPr>
      </w:pPr>
    </w:p>
    <w:p w14:paraId="689894AF" w14:textId="77777777" w:rsidR="00680EAC" w:rsidRDefault="00680EAC" w:rsidP="00680EAC">
      <w:pPr>
        <w:rPr>
          <w:ins w:id="2220" w:author="Chris Bird" w:date="2017-08-18T01:54:00Z"/>
        </w:rPr>
      </w:pPr>
    </w:p>
    <w:p w14:paraId="408CF6A9" w14:textId="77777777" w:rsidR="00680EAC" w:rsidRDefault="00680EAC" w:rsidP="00680EAC">
      <w:pPr>
        <w:rPr>
          <w:ins w:id="2221" w:author="Chris Bird" w:date="2017-08-18T01:54:00Z"/>
        </w:rPr>
      </w:pPr>
      <w:ins w:id="2222" w:author="Chris Bird" w:date="2017-08-18T01:54:00Z">
        <w:r>
          <w:lastRenderedPageBreak/>
          <w:t>#######################################################################</w:t>
        </w:r>
      </w:ins>
    </w:p>
    <w:p w14:paraId="7ADF793F" w14:textId="77777777" w:rsidR="00680EAC" w:rsidRDefault="00680EAC" w:rsidP="00680EAC">
      <w:pPr>
        <w:rPr>
          <w:ins w:id="2223" w:author="Chris Bird" w:date="2017-08-18T01:54:00Z"/>
        </w:rPr>
      </w:pPr>
      <w:ins w:id="2224" w:author="Chris Bird" w:date="2017-08-18T01:54:00Z">
        <w:r>
          <w:t xml:space="preserve">#Step 3. Find genetic groups with k means clustering and information criteria, </w:t>
        </w:r>
      </w:ins>
    </w:p>
    <w:p w14:paraId="6A3B6D81" w14:textId="77777777" w:rsidR="00680EAC" w:rsidRDefault="00680EAC" w:rsidP="00680EAC">
      <w:pPr>
        <w:rPr>
          <w:ins w:id="2225" w:author="Chris Bird" w:date="2017-08-18T01:54:00Z"/>
        </w:rPr>
      </w:pPr>
      <w:ins w:id="2226" w:author="Chris Bird" w:date="2017-08-18T01:54:00Z">
        <w:r>
          <w:t xml:space="preserve">         #Note: for windows, parallel should be set to equal FALSE</w:t>
        </w:r>
      </w:ins>
    </w:p>
    <w:p w14:paraId="04E4E561" w14:textId="77777777" w:rsidR="00680EAC" w:rsidRDefault="00680EAC" w:rsidP="00680EAC">
      <w:pPr>
        <w:rPr>
          <w:ins w:id="2227" w:author="Chris Bird" w:date="2017-08-18T01:54:00Z"/>
        </w:rPr>
      </w:pPr>
      <w:ins w:id="2228" w:author="Chris Bird" w:date="2017-08-18T01:54:00Z">
        <w:r>
          <w:t>#######################################################################</w:t>
        </w:r>
      </w:ins>
    </w:p>
    <w:p w14:paraId="5C4062D9" w14:textId="77777777" w:rsidR="00680EAC" w:rsidRDefault="00680EAC" w:rsidP="00680EAC">
      <w:pPr>
        <w:rPr>
          <w:ins w:id="2229" w:author="Chris Bird" w:date="2017-08-18T01:54:00Z"/>
        </w:rPr>
      </w:pPr>
    </w:p>
    <w:p w14:paraId="2D1D09E8" w14:textId="77777777" w:rsidR="00680EAC" w:rsidRDefault="00680EAC" w:rsidP="00680EAC">
      <w:pPr>
        <w:rPr>
          <w:ins w:id="2230" w:author="Chris Bird" w:date="2017-08-18T01:54:00Z"/>
        </w:rPr>
      </w:pPr>
      <w:ins w:id="2231" w:author="Chris Bird" w:date="2017-08-18T01:54:00Z">
        <w:r>
          <w:t xml:space="preserve">#grp &lt;- </w:t>
        </w:r>
        <w:proofErr w:type="gramStart"/>
        <w:r>
          <w:t>find.clusters</w:t>
        </w:r>
        <w:proofErr w:type="gramEnd"/>
        <w:r>
          <w:t>(vcfgenlight, max.n.clust=22, stat='AIC', n.pca=300, parallel=FALSE) #interactive, see adegenet manual and dapc tutorial for settings</w:t>
        </w:r>
      </w:ins>
    </w:p>
    <w:p w14:paraId="4E11D269" w14:textId="77777777" w:rsidR="00680EAC" w:rsidRDefault="00680EAC" w:rsidP="00680EAC">
      <w:pPr>
        <w:rPr>
          <w:ins w:id="2232" w:author="Chris Bird" w:date="2017-08-18T01:54:00Z"/>
        </w:rPr>
      </w:pPr>
      <w:ins w:id="2233" w:author="Chris Bird" w:date="2017-08-18T01:54:00Z">
        <w:r>
          <w:t xml:space="preserve">#grp &lt;- </w:t>
        </w:r>
        <w:proofErr w:type="gramStart"/>
        <w:r>
          <w:t>find.clusters</w:t>
        </w:r>
        <w:proofErr w:type="gramEnd"/>
        <w:r>
          <w:t>(vcfgenlight, max.n.clust=22, n.pca = 300, n.clust=3, parallel=FALSE) #preset</w:t>
        </w:r>
      </w:ins>
    </w:p>
    <w:p w14:paraId="1CC1EAC7" w14:textId="77777777" w:rsidR="00680EAC" w:rsidRDefault="00680EAC" w:rsidP="00680EAC">
      <w:pPr>
        <w:rPr>
          <w:ins w:id="2234" w:author="Chris Bird" w:date="2017-08-18T01:54:00Z"/>
        </w:rPr>
      </w:pPr>
    </w:p>
    <w:p w14:paraId="56588598" w14:textId="77777777" w:rsidR="00680EAC" w:rsidRDefault="00680EAC" w:rsidP="00680EAC">
      <w:pPr>
        <w:rPr>
          <w:ins w:id="2235" w:author="Chris Bird" w:date="2017-08-18T01:54:00Z"/>
        </w:rPr>
      </w:pPr>
      <w:ins w:id="2236" w:author="Chris Bird" w:date="2017-08-18T01:54:00Z">
        <w:r>
          <w:t xml:space="preserve">grp &lt;- </w:t>
        </w:r>
        <w:proofErr w:type="gramStart"/>
        <w:r>
          <w:t>find.clusters</w:t>
        </w:r>
        <w:proofErr w:type="gramEnd"/>
        <w:r>
          <w:t>(vcfgenind, max.n.clust=22, stat='BIC', n.pca=300, parallel=FALSE) #interactive, see adegenet manual and dapc tutorial for settings</w:t>
        </w:r>
      </w:ins>
    </w:p>
    <w:p w14:paraId="4B386648" w14:textId="77777777" w:rsidR="00DA41B6" w:rsidRDefault="00DA41B6" w:rsidP="00680EAC">
      <w:pPr>
        <w:rPr>
          <w:ins w:id="2237" w:author="Chris Bird" w:date="2017-08-18T01:55:00Z"/>
        </w:rPr>
      </w:pPr>
    </w:p>
    <w:p w14:paraId="10E402A1" w14:textId="77777777" w:rsidR="00DA41B6" w:rsidRDefault="00DA41B6" w:rsidP="00DA41B6">
      <w:pPr>
        <w:rPr>
          <w:ins w:id="2238" w:author="Chris Bird" w:date="2017-08-18T01:55:00Z"/>
        </w:rPr>
      </w:pPr>
      <w:ins w:id="2239" w:author="Chris Bird" w:date="2017-08-18T01:55:00Z">
        <w:r>
          <w:t>################################################################################</w:t>
        </w:r>
      </w:ins>
    </w:p>
    <w:p w14:paraId="164584FA" w14:textId="77777777" w:rsidR="00DA41B6" w:rsidRDefault="00DA41B6" w:rsidP="00DA41B6">
      <w:pPr>
        <w:rPr>
          <w:ins w:id="2240" w:author="Chris Bird" w:date="2017-08-18T01:55:00Z"/>
        </w:rPr>
      </w:pPr>
      <w:ins w:id="2241" w:author="Chris Bird" w:date="2017-08-18T01:55:00Z">
        <w:r>
          <w:t>#Step 4.  Cross Validation: identify number of pca for running dapc</w:t>
        </w:r>
      </w:ins>
    </w:p>
    <w:p w14:paraId="040B1DED" w14:textId="77777777" w:rsidR="00DA41B6" w:rsidRDefault="00DA41B6" w:rsidP="00DA41B6">
      <w:pPr>
        <w:rPr>
          <w:ins w:id="2242" w:author="Chris Bird" w:date="2017-08-18T01:55:00Z"/>
        </w:rPr>
      </w:pPr>
      <w:ins w:id="2243" w:author="Chris Bird" w:date="2017-08-18T01:55:00Z">
        <w:r>
          <w:t>################################################################################</w:t>
        </w:r>
      </w:ins>
    </w:p>
    <w:p w14:paraId="3987BBEE" w14:textId="77777777" w:rsidR="00DA41B6" w:rsidRDefault="00DA41B6" w:rsidP="00DA41B6">
      <w:pPr>
        <w:rPr>
          <w:ins w:id="2244" w:author="Chris Bird" w:date="2017-08-18T01:55:00Z"/>
        </w:rPr>
      </w:pPr>
    </w:p>
    <w:p w14:paraId="27416118" w14:textId="77777777" w:rsidR="00DA41B6" w:rsidRDefault="00DA41B6" w:rsidP="00DA41B6">
      <w:pPr>
        <w:rPr>
          <w:ins w:id="2245" w:author="Chris Bird" w:date="2017-08-18T01:55:00Z"/>
        </w:rPr>
      </w:pPr>
      <w:ins w:id="2246" w:author="Chris Bird" w:date="2017-08-18T01:55:00Z">
        <w:r>
          <w:t>x &lt;- vcfgenind</w:t>
        </w:r>
      </w:ins>
    </w:p>
    <w:p w14:paraId="1236A213" w14:textId="77777777" w:rsidR="00DA41B6" w:rsidRDefault="00DA41B6" w:rsidP="00DA41B6">
      <w:pPr>
        <w:rPr>
          <w:ins w:id="2247" w:author="Chris Bird" w:date="2017-08-18T01:55:00Z"/>
        </w:rPr>
      </w:pPr>
      <w:ins w:id="2248" w:author="Chris Bird" w:date="2017-08-18T01:55:00Z">
        <w:r>
          <w:t xml:space="preserve">mat &lt;- </w:t>
        </w:r>
        <w:proofErr w:type="gramStart"/>
        <w:r>
          <w:t>tab(</w:t>
        </w:r>
        <w:proofErr w:type="gramEnd"/>
        <w:r>
          <w:t>x, NA.method="mean")</w:t>
        </w:r>
      </w:ins>
    </w:p>
    <w:p w14:paraId="54F469E6" w14:textId="77777777" w:rsidR="00DA41B6" w:rsidRDefault="00DA41B6" w:rsidP="00DA41B6">
      <w:pPr>
        <w:rPr>
          <w:ins w:id="2249" w:author="Chris Bird" w:date="2017-08-18T01:55:00Z"/>
        </w:rPr>
      </w:pPr>
      <w:ins w:id="2250" w:author="Chris Bird" w:date="2017-08-18T01:55:00Z">
        <w:r>
          <w:t>grpval &lt;- grp$grp</w:t>
        </w:r>
      </w:ins>
    </w:p>
    <w:p w14:paraId="3F8F82D5" w14:textId="77777777" w:rsidR="00DA41B6" w:rsidRDefault="00DA41B6" w:rsidP="00DA41B6">
      <w:pPr>
        <w:rPr>
          <w:ins w:id="2251" w:author="Chris Bird" w:date="2017-08-18T01:55:00Z"/>
        </w:rPr>
      </w:pPr>
      <w:ins w:id="2252" w:author="Chris Bird" w:date="2017-08-18T01:55:00Z">
        <w:r>
          <w:t xml:space="preserve">xval1 &lt;- </w:t>
        </w:r>
        <w:proofErr w:type="gramStart"/>
        <w:r>
          <w:t>xvalDapc(</w:t>
        </w:r>
        <w:proofErr w:type="gramEnd"/>
        <w:r>
          <w:t>mat, grpval, n.pca.max = 20, n.da=2,</w:t>
        </w:r>
      </w:ins>
    </w:p>
    <w:p w14:paraId="7F9AFCE4" w14:textId="77777777" w:rsidR="00DA41B6" w:rsidRDefault="00DA41B6" w:rsidP="00DA41B6">
      <w:pPr>
        <w:rPr>
          <w:ins w:id="2253" w:author="Chris Bird" w:date="2017-08-18T01:55:00Z"/>
        </w:rPr>
      </w:pPr>
      <w:ins w:id="2254" w:author="Chris Bird" w:date="2017-08-18T01:55:00Z">
        <w:r>
          <w:t xml:space="preserve">                  result = "groupMean", center = TRUE, scale = TRUE,</w:t>
        </w:r>
      </w:ins>
    </w:p>
    <w:p w14:paraId="77E4BD06" w14:textId="77777777" w:rsidR="00DA41B6" w:rsidRDefault="00DA41B6" w:rsidP="00DA41B6">
      <w:pPr>
        <w:rPr>
          <w:ins w:id="2255" w:author="Chris Bird" w:date="2017-08-18T01:55:00Z"/>
        </w:rPr>
      </w:pPr>
      <w:ins w:id="2256" w:author="Chris Bird" w:date="2017-08-18T01:55:00Z">
        <w:r>
          <w:t xml:space="preserve">                  n.pca = NULL, n.rep = 30, </w:t>
        </w:r>
        <w:proofErr w:type="gramStart"/>
        <w:r>
          <w:t>xval.plot</w:t>
        </w:r>
        <w:proofErr w:type="gramEnd"/>
        <w:r>
          <w:t xml:space="preserve"> = TRUE, parallel="snow", ncpus=7)</w:t>
        </w:r>
      </w:ins>
    </w:p>
    <w:p w14:paraId="1D34754F" w14:textId="77777777" w:rsidR="00DA41B6" w:rsidRDefault="00DA41B6" w:rsidP="00DA41B6">
      <w:pPr>
        <w:rPr>
          <w:ins w:id="2257" w:author="Chris Bird" w:date="2017-08-18T01:55:00Z"/>
        </w:rPr>
      </w:pPr>
      <w:ins w:id="2258" w:author="Chris Bird" w:date="2017-08-18T01:55:00Z">
        <w:r>
          <w:t>xval1</w:t>
        </w:r>
      </w:ins>
    </w:p>
    <w:p w14:paraId="0085215C" w14:textId="77777777" w:rsidR="00DA41B6" w:rsidRDefault="00DA41B6" w:rsidP="00DA41B6">
      <w:pPr>
        <w:rPr>
          <w:ins w:id="2259" w:author="Chris Bird" w:date="2017-08-18T01:55:00Z"/>
        </w:rPr>
      </w:pPr>
    </w:p>
    <w:p w14:paraId="0E5D68BE" w14:textId="77777777" w:rsidR="00DA41B6" w:rsidRDefault="00DA41B6" w:rsidP="00DA41B6">
      <w:pPr>
        <w:rPr>
          <w:ins w:id="2260" w:author="Chris Bird" w:date="2017-08-18T01:55:00Z"/>
        </w:rPr>
      </w:pPr>
      <w:ins w:id="2261" w:author="Chris Bird" w:date="2017-08-18T01:55:00Z">
        <w:r>
          <w:t>x &lt;- vcfgenind</w:t>
        </w:r>
      </w:ins>
    </w:p>
    <w:p w14:paraId="3087FBD8" w14:textId="77777777" w:rsidR="00DA41B6" w:rsidRDefault="00DA41B6" w:rsidP="00DA41B6">
      <w:pPr>
        <w:rPr>
          <w:ins w:id="2262" w:author="Chris Bird" w:date="2017-08-18T01:55:00Z"/>
        </w:rPr>
      </w:pPr>
      <w:ins w:id="2263" w:author="Chris Bird" w:date="2017-08-18T01:55:00Z">
        <w:r>
          <w:t xml:space="preserve">mat &lt;- </w:t>
        </w:r>
        <w:proofErr w:type="gramStart"/>
        <w:r>
          <w:t>tab(</w:t>
        </w:r>
        <w:proofErr w:type="gramEnd"/>
        <w:r>
          <w:t>x, NA.method="mean")</w:t>
        </w:r>
      </w:ins>
    </w:p>
    <w:p w14:paraId="6BD562FF" w14:textId="77777777" w:rsidR="00DA41B6" w:rsidRDefault="00DA41B6" w:rsidP="00DA41B6">
      <w:pPr>
        <w:rPr>
          <w:ins w:id="2264" w:author="Chris Bird" w:date="2017-08-18T01:55:00Z"/>
        </w:rPr>
      </w:pPr>
      <w:ins w:id="2265" w:author="Chris Bird" w:date="2017-08-18T01:55:00Z">
        <w:r>
          <w:t>grpval &lt;- pop(vcfgenind)</w:t>
        </w:r>
      </w:ins>
    </w:p>
    <w:p w14:paraId="7443CACE" w14:textId="77777777" w:rsidR="00DA41B6" w:rsidRDefault="00DA41B6" w:rsidP="00DA41B6">
      <w:pPr>
        <w:rPr>
          <w:ins w:id="2266" w:author="Chris Bird" w:date="2017-08-18T01:55:00Z"/>
        </w:rPr>
      </w:pPr>
      <w:ins w:id="2267" w:author="Chris Bird" w:date="2017-08-18T01:55:00Z">
        <w:r>
          <w:t xml:space="preserve">xval2 &lt;- </w:t>
        </w:r>
        <w:proofErr w:type="gramStart"/>
        <w:r>
          <w:t>xvalDapc(</w:t>
        </w:r>
        <w:proofErr w:type="gramEnd"/>
        <w:r>
          <w:t>mat, grpval, n.pca.max = 200, n.da=2,</w:t>
        </w:r>
      </w:ins>
    </w:p>
    <w:p w14:paraId="67C8344C" w14:textId="77777777" w:rsidR="00DA41B6" w:rsidRDefault="00DA41B6" w:rsidP="00DA41B6">
      <w:pPr>
        <w:rPr>
          <w:ins w:id="2268" w:author="Chris Bird" w:date="2017-08-18T01:55:00Z"/>
        </w:rPr>
      </w:pPr>
      <w:ins w:id="2269" w:author="Chris Bird" w:date="2017-08-18T01:55:00Z">
        <w:r>
          <w:t xml:space="preserve">                  result = "groupMean", center = TRUE, scale = FALSE,</w:t>
        </w:r>
      </w:ins>
    </w:p>
    <w:p w14:paraId="068B445E" w14:textId="77777777" w:rsidR="00DA41B6" w:rsidRDefault="00DA41B6" w:rsidP="00DA41B6">
      <w:pPr>
        <w:rPr>
          <w:ins w:id="2270" w:author="Chris Bird" w:date="2017-08-18T01:55:00Z"/>
        </w:rPr>
      </w:pPr>
      <w:ins w:id="2271" w:author="Chris Bird" w:date="2017-08-18T01:55:00Z">
        <w:r>
          <w:lastRenderedPageBreak/>
          <w:t xml:space="preserve">                  n.pca = NULL, n.rep = 30, </w:t>
        </w:r>
        <w:proofErr w:type="gramStart"/>
        <w:r>
          <w:t>xval.plot</w:t>
        </w:r>
        <w:proofErr w:type="gramEnd"/>
        <w:r>
          <w:t xml:space="preserve"> = TRUE, parallel="snow", ncpus=7)   #https://rdrr.io/cran/adegenet/man/xvalDapc.html</w:t>
        </w:r>
      </w:ins>
    </w:p>
    <w:p w14:paraId="38670AD0" w14:textId="77777777" w:rsidR="008B4FFE" w:rsidRDefault="00DA41B6" w:rsidP="00DA41B6">
      <w:pPr>
        <w:rPr>
          <w:ins w:id="2272" w:author="Chris Bird" w:date="2017-08-18T01:56:00Z"/>
        </w:rPr>
      </w:pPr>
      <w:ins w:id="2273" w:author="Chris Bird" w:date="2017-08-18T01:55:00Z">
        <w:r>
          <w:t>xval2</w:t>
        </w:r>
      </w:ins>
    </w:p>
    <w:p w14:paraId="609D4893" w14:textId="77777777" w:rsidR="008B4FFE" w:rsidRDefault="008B4FFE" w:rsidP="00DA41B6">
      <w:pPr>
        <w:rPr>
          <w:ins w:id="2274" w:author="Chris Bird" w:date="2017-08-18T01:56:00Z"/>
        </w:rPr>
      </w:pPr>
    </w:p>
    <w:p w14:paraId="7420F54D" w14:textId="77777777" w:rsidR="008B4FFE" w:rsidRDefault="008B4FFE" w:rsidP="008B4FFE">
      <w:pPr>
        <w:rPr>
          <w:ins w:id="2275" w:author="Chris Bird" w:date="2017-08-18T01:56:00Z"/>
        </w:rPr>
      </w:pPr>
      <w:ins w:id="2276" w:author="Chris Bird" w:date="2017-08-18T01:56:00Z">
        <w:r>
          <w:t>#######################################################################</w:t>
        </w:r>
      </w:ins>
    </w:p>
    <w:p w14:paraId="2F6F71B3" w14:textId="77777777" w:rsidR="008B4FFE" w:rsidRDefault="008B4FFE" w:rsidP="008B4FFE">
      <w:pPr>
        <w:rPr>
          <w:ins w:id="2277" w:author="Chris Bird" w:date="2017-08-18T01:56:00Z"/>
        </w:rPr>
      </w:pPr>
      <w:ins w:id="2278" w:author="Chris Bird" w:date="2017-08-18T01:56:00Z">
        <w:r>
          <w:t>#Step 6. Run dapc on genlight or genind file</w:t>
        </w:r>
      </w:ins>
    </w:p>
    <w:p w14:paraId="6169BB10" w14:textId="77777777" w:rsidR="008B4FFE" w:rsidRDefault="008B4FFE" w:rsidP="008B4FFE">
      <w:pPr>
        <w:rPr>
          <w:ins w:id="2279" w:author="Chris Bird" w:date="2017-08-18T01:56:00Z"/>
        </w:rPr>
      </w:pPr>
      <w:ins w:id="2280" w:author="Chris Bird" w:date="2017-08-18T01:56:00Z">
        <w:r>
          <w:t>#######################################################################</w:t>
        </w:r>
      </w:ins>
    </w:p>
    <w:p w14:paraId="303A4941" w14:textId="77777777" w:rsidR="008B4FFE" w:rsidRDefault="008B4FFE" w:rsidP="008B4FFE">
      <w:pPr>
        <w:rPr>
          <w:ins w:id="2281" w:author="Chris Bird" w:date="2017-08-18T01:56:00Z"/>
        </w:rPr>
      </w:pPr>
    </w:p>
    <w:p w14:paraId="4719006E" w14:textId="77777777" w:rsidR="008B4FFE" w:rsidRDefault="008B4FFE" w:rsidP="008B4FFE">
      <w:pPr>
        <w:rPr>
          <w:ins w:id="2282" w:author="Chris Bird" w:date="2017-08-18T01:56:00Z"/>
        </w:rPr>
      </w:pPr>
      <w:ins w:id="2283" w:author="Chris Bird" w:date="2017-08-18T01:56:00Z">
        <w:r>
          <w:t xml:space="preserve">#dapc1 &lt;- </w:t>
        </w:r>
        <w:proofErr w:type="gramStart"/>
        <w:r>
          <w:t>dapc(</w:t>
        </w:r>
        <w:proofErr w:type="gramEnd"/>
        <w:r>
          <w:t>vcfgenlight, grp$grp, parallel=FALSE)    #use kmeans groups, interactive</w:t>
        </w:r>
      </w:ins>
    </w:p>
    <w:p w14:paraId="2532502F" w14:textId="79D2EB70" w:rsidR="008B4FFE" w:rsidRDefault="008B4FFE" w:rsidP="008B4FFE">
      <w:pPr>
        <w:rPr>
          <w:ins w:id="2284" w:author="Chris Bird" w:date="2017-08-18T01:56:00Z"/>
        </w:rPr>
      </w:pPr>
      <w:ins w:id="2285" w:author="Chris Bird" w:date="2017-08-18T01:56:00Z">
        <w:r>
          <w:t xml:space="preserve">#dapc1 &lt;- </w:t>
        </w:r>
        <w:proofErr w:type="gramStart"/>
        <w:r>
          <w:t>dapc(</w:t>
        </w:r>
        <w:proofErr w:type="gramEnd"/>
        <w:r>
          <w:t>vcfgenlight, grp$grp, n.pca=100, n.da=2, parallel=FALSE)    #use kmeans groups, interactive</w:t>
        </w:r>
      </w:ins>
    </w:p>
    <w:p w14:paraId="163AD4D9" w14:textId="77777777" w:rsidR="008B4FFE" w:rsidRDefault="008B4FFE" w:rsidP="008B4FFE">
      <w:pPr>
        <w:rPr>
          <w:ins w:id="2286" w:author="Chris Bird" w:date="2017-08-18T01:56:00Z"/>
        </w:rPr>
      </w:pPr>
      <w:ins w:id="2287" w:author="Chris Bird" w:date="2017-08-18T01:56:00Z">
        <w:r>
          <w:t>#dapc1 &lt;- dapc(</w:t>
        </w:r>
        <w:proofErr w:type="gramStart"/>
        <w:r>
          <w:t>vcfgenlight,pop</w:t>
        </w:r>
        <w:proofErr w:type="gramEnd"/>
        <w:r>
          <w:t>(vcfgenlight), parallel=FALSE)  #use pops, interactive</w:t>
        </w:r>
      </w:ins>
    </w:p>
    <w:p w14:paraId="6A043E07" w14:textId="22DC0B30" w:rsidR="008B4FFE" w:rsidRDefault="008B4FFE" w:rsidP="008B4FFE">
      <w:pPr>
        <w:rPr>
          <w:ins w:id="2288" w:author="Chris Bird" w:date="2017-08-18T01:56:00Z"/>
        </w:rPr>
      </w:pPr>
      <w:ins w:id="2289" w:author="Chris Bird" w:date="2017-08-18T01:56:00Z">
        <w:r>
          <w:t>#dapc2 &lt;- dapc(</w:t>
        </w:r>
        <w:proofErr w:type="gramStart"/>
        <w:r>
          <w:t>vcfgenlight,pop</w:t>
        </w:r>
        <w:proofErr w:type="gramEnd"/>
        <w:r>
          <w:t>(vcfgenlight), n.pca=100, n.da=2, parallel=FALSE)  #use pops, not interactive</w:t>
        </w:r>
      </w:ins>
    </w:p>
    <w:p w14:paraId="3FCC9166" w14:textId="77777777" w:rsidR="008B4FFE" w:rsidRDefault="008B4FFE" w:rsidP="008B4FFE">
      <w:pPr>
        <w:rPr>
          <w:ins w:id="2290" w:author="Chris Bird" w:date="2017-08-18T01:56:00Z"/>
        </w:rPr>
      </w:pPr>
    </w:p>
    <w:p w14:paraId="25F2BD63" w14:textId="77777777" w:rsidR="008B4FFE" w:rsidRDefault="008B4FFE" w:rsidP="008B4FFE">
      <w:pPr>
        <w:rPr>
          <w:ins w:id="2291" w:author="Chris Bird" w:date="2017-08-18T01:56:00Z"/>
        </w:rPr>
      </w:pPr>
      <w:ins w:id="2292" w:author="Chris Bird" w:date="2017-08-18T01:56:00Z">
        <w:r>
          <w:t xml:space="preserve">dapc3 &lt;- </w:t>
        </w:r>
        <w:proofErr w:type="gramStart"/>
        <w:r>
          <w:t>dapc(</w:t>
        </w:r>
        <w:proofErr w:type="gramEnd"/>
        <w:r>
          <w:t>vcfgenind, grp$grp, n.pca=100, n.da=10, parallel=FALSE)    #use kmeans groups, interactive</w:t>
        </w:r>
      </w:ins>
    </w:p>
    <w:p w14:paraId="09A0D6E5" w14:textId="77777777" w:rsidR="008B4FFE" w:rsidRDefault="008B4FFE" w:rsidP="008B4FFE">
      <w:pPr>
        <w:rPr>
          <w:ins w:id="2293" w:author="Chris Bird" w:date="2017-08-18T01:56:00Z"/>
        </w:rPr>
      </w:pPr>
      <w:ins w:id="2294" w:author="Chris Bird" w:date="2017-08-18T01:56:00Z">
        <w:r>
          <w:t xml:space="preserve">dapc4 &lt;- </w:t>
        </w:r>
        <w:proofErr w:type="gramStart"/>
        <w:r>
          <w:t>dapc(</w:t>
        </w:r>
        <w:proofErr w:type="gramEnd"/>
        <w:r>
          <w:t>vcfgenind, pop(vcfgenind), n.pca=100, n.da=20, parallel=FALSE)  #use pops, not interactive</w:t>
        </w:r>
      </w:ins>
    </w:p>
    <w:p w14:paraId="4214963B" w14:textId="3651C77C" w:rsidR="008B4FFE" w:rsidRDefault="008B4FFE" w:rsidP="008B4FFE">
      <w:pPr>
        <w:rPr>
          <w:ins w:id="2295" w:author="Chris Bird" w:date="2017-08-18T01:56:00Z"/>
        </w:rPr>
      </w:pPr>
    </w:p>
    <w:p w14:paraId="0845EAC2" w14:textId="77777777" w:rsidR="008B4FFE" w:rsidRDefault="008B4FFE" w:rsidP="008B4FFE">
      <w:pPr>
        <w:rPr>
          <w:ins w:id="2296" w:author="Chris Bird" w:date="2017-08-18T01:56:00Z"/>
        </w:rPr>
      </w:pPr>
      <w:ins w:id="2297" w:author="Chris Bird" w:date="2017-08-18T01:56:00Z">
        <w:r>
          <w:t>#######################################################################</w:t>
        </w:r>
      </w:ins>
    </w:p>
    <w:p w14:paraId="7D4BD7D5" w14:textId="77777777" w:rsidR="008B4FFE" w:rsidRDefault="008B4FFE" w:rsidP="008B4FFE">
      <w:pPr>
        <w:rPr>
          <w:ins w:id="2298" w:author="Chris Bird" w:date="2017-08-18T01:56:00Z"/>
        </w:rPr>
      </w:pPr>
      <w:ins w:id="2299" w:author="Chris Bird" w:date="2017-08-18T01:56:00Z">
        <w:r>
          <w:t>#Step 5. Visualize dapc results</w:t>
        </w:r>
      </w:ins>
    </w:p>
    <w:p w14:paraId="61A411E5" w14:textId="77777777" w:rsidR="008B4FFE" w:rsidRDefault="008B4FFE" w:rsidP="008B4FFE">
      <w:pPr>
        <w:rPr>
          <w:ins w:id="2300" w:author="Chris Bird" w:date="2017-08-18T01:56:00Z"/>
        </w:rPr>
      </w:pPr>
      <w:ins w:id="2301" w:author="Chris Bird" w:date="2017-08-18T01:56:00Z">
        <w:r>
          <w:t>#######################################################################</w:t>
        </w:r>
      </w:ins>
    </w:p>
    <w:p w14:paraId="6E4F606B" w14:textId="77777777" w:rsidR="008B4FFE" w:rsidRDefault="008B4FFE" w:rsidP="008B4FFE">
      <w:pPr>
        <w:rPr>
          <w:ins w:id="2302" w:author="Chris Bird" w:date="2017-08-18T01:56:00Z"/>
        </w:rPr>
      </w:pPr>
    </w:p>
    <w:p w14:paraId="7632EE17" w14:textId="180A0E3B" w:rsidR="008B4FFE" w:rsidRDefault="008B4FFE" w:rsidP="008B4FFE">
      <w:pPr>
        <w:rPr>
          <w:ins w:id="2303" w:author="Chris Bird" w:date="2017-08-18T01:56:00Z"/>
        </w:rPr>
      </w:pPr>
      <w:ins w:id="2304" w:author="Chris Bird" w:date="2017-08-18T01:56:00Z">
        <w:r>
          <w:t>#</w:t>
        </w:r>
        <w:proofErr w:type="gramStart"/>
        <w:r>
          <w:t>scatter(</w:t>
        </w:r>
        <w:proofErr w:type="gramEnd"/>
        <w:r>
          <w:t>dapc1, scree.pca=TRUE, posi.pca="bottomleft")</w:t>
        </w:r>
      </w:ins>
    </w:p>
    <w:p w14:paraId="1AE4E710" w14:textId="60FF97B1" w:rsidR="008B4FFE" w:rsidRDefault="008B4FFE" w:rsidP="008B4FFE">
      <w:pPr>
        <w:rPr>
          <w:ins w:id="2305" w:author="Chris Bird" w:date="2017-08-18T01:56:00Z"/>
        </w:rPr>
      </w:pPr>
      <w:ins w:id="2306" w:author="Chris Bird" w:date="2017-08-18T01:56:00Z">
        <w:r>
          <w:t>#</w:t>
        </w:r>
        <w:proofErr w:type="gramStart"/>
        <w:r>
          <w:t>scatter(</w:t>
        </w:r>
        <w:proofErr w:type="gramEnd"/>
        <w:r>
          <w:t>dapc1,1,1, bg="white",scree.da=FALSE, legend=TRUE, solid=.4)</w:t>
        </w:r>
      </w:ins>
    </w:p>
    <w:p w14:paraId="5A810A48" w14:textId="6BAFD88E" w:rsidR="008B4FFE" w:rsidRDefault="008B4FFE" w:rsidP="008B4FFE">
      <w:pPr>
        <w:rPr>
          <w:ins w:id="2307" w:author="Chris Bird" w:date="2017-08-18T01:56:00Z"/>
        </w:rPr>
      </w:pPr>
      <w:ins w:id="2308" w:author="Chris Bird" w:date="2017-08-18T01:56:00Z">
        <w:r>
          <w:t>#</w:t>
        </w:r>
        <w:proofErr w:type="gramStart"/>
        <w:r>
          <w:t>scatter(</w:t>
        </w:r>
        <w:proofErr w:type="gramEnd"/>
        <w:r>
          <w:t>dapc1,2,2, bg="white",scree.da=FALSE, legend=TRUE, solid=.4)</w:t>
        </w:r>
      </w:ins>
    </w:p>
    <w:p w14:paraId="23745236" w14:textId="77777777" w:rsidR="008B4FFE" w:rsidRDefault="008B4FFE" w:rsidP="008B4FFE">
      <w:pPr>
        <w:rPr>
          <w:ins w:id="2309" w:author="Chris Bird" w:date="2017-08-18T01:56:00Z"/>
        </w:rPr>
      </w:pPr>
      <w:ins w:id="2310" w:author="Chris Bird" w:date="2017-08-18T01:56:00Z">
        <w:r>
          <w:t>#</w:t>
        </w:r>
        <w:proofErr w:type="gramStart"/>
        <w:r>
          <w:t>scatter(</w:t>
        </w:r>
        <w:proofErr w:type="gramEnd"/>
        <w:r>
          <w:t>dapc1,3,3, bg="white",scree.da=FALSE, legend=TRUE, solid=.4)</w:t>
        </w:r>
      </w:ins>
    </w:p>
    <w:p w14:paraId="4082A43B" w14:textId="77777777" w:rsidR="008B4FFE" w:rsidRDefault="008B4FFE" w:rsidP="008B4FFE">
      <w:pPr>
        <w:rPr>
          <w:ins w:id="2311" w:author="Chris Bird" w:date="2017-08-18T01:56:00Z"/>
        </w:rPr>
      </w:pPr>
    </w:p>
    <w:p w14:paraId="6EE33144" w14:textId="4FD33A0F" w:rsidR="008B4FFE" w:rsidRDefault="008B4FFE" w:rsidP="008B4FFE">
      <w:pPr>
        <w:rPr>
          <w:ins w:id="2312" w:author="Chris Bird" w:date="2017-08-18T01:56:00Z"/>
        </w:rPr>
      </w:pPr>
      <w:ins w:id="2313" w:author="Chris Bird" w:date="2017-08-18T01:57:00Z">
        <w:r>
          <w:t>#</w:t>
        </w:r>
      </w:ins>
      <w:proofErr w:type="gramStart"/>
      <w:ins w:id="2314" w:author="Chris Bird" w:date="2017-08-18T01:56:00Z">
        <w:r>
          <w:t>scatter(</w:t>
        </w:r>
        <w:proofErr w:type="gramEnd"/>
        <w:r>
          <w:t>dapc2, scree.pca=TRUE, posi.pca="bottomleft")</w:t>
        </w:r>
      </w:ins>
    </w:p>
    <w:p w14:paraId="1CE5E2A2" w14:textId="77777777" w:rsidR="008B4FFE" w:rsidRDefault="008B4FFE" w:rsidP="008B4FFE">
      <w:pPr>
        <w:rPr>
          <w:ins w:id="2315" w:author="Chris Bird" w:date="2017-08-18T01:56:00Z"/>
        </w:rPr>
      </w:pPr>
    </w:p>
    <w:p w14:paraId="3A342E1A" w14:textId="77777777" w:rsidR="008B4FFE" w:rsidRDefault="008B4FFE" w:rsidP="008B4FFE">
      <w:pPr>
        <w:rPr>
          <w:ins w:id="2316" w:author="Chris Bird" w:date="2017-08-18T01:56:00Z"/>
        </w:rPr>
      </w:pPr>
      <w:proofErr w:type="gramStart"/>
      <w:ins w:id="2317" w:author="Chris Bird" w:date="2017-08-18T01:56:00Z">
        <w:r>
          <w:t>scatter(</w:t>
        </w:r>
        <w:proofErr w:type="gramEnd"/>
        <w:r>
          <w:t>dapc3, scree.pca=TRUE, posi.pca="bottomleft")</w:t>
        </w:r>
      </w:ins>
    </w:p>
    <w:p w14:paraId="7A5EC379" w14:textId="7ED97FB2" w:rsidR="008B4FFE" w:rsidRDefault="008B4FFE" w:rsidP="008B4FFE">
      <w:pPr>
        <w:rPr>
          <w:ins w:id="2318" w:author="Chris Bird" w:date="2017-08-18T01:56:00Z"/>
        </w:rPr>
      </w:pPr>
      <w:proofErr w:type="gramStart"/>
      <w:ins w:id="2319" w:author="Chris Bird" w:date="2017-08-18T01:56:00Z">
        <w:r>
          <w:t>scatter(</w:t>
        </w:r>
        <w:proofErr w:type="gramEnd"/>
        <w:r>
          <w:t>dapc4, scree.pca=TRUE, posi.pca="bottomleft")</w:t>
        </w:r>
      </w:ins>
    </w:p>
    <w:p w14:paraId="3F9D99DB" w14:textId="5F405548" w:rsidR="009F75C0" w:rsidRDefault="00680EAC" w:rsidP="008B4FFE">
      <w:pPr>
        <w:rPr>
          <w:ins w:id="2320" w:author="Chris Bird" w:date="2017-08-18T01:56:00Z"/>
        </w:rPr>
      </w:pPr>
      <w:ins w:id="2321" w:author="Chris Bird" w:date="2017-08-18T01:54:00Z">
        <w:r>
          <w:t xml:space="preserve"> </w:t>
        </w:r>
      </w:ins>
      <w:ins w:id="2322" w:author="Chris Bird" w:date="2017-08-18T01:45:00Z">
        <w:r w:rsidR="009F75C0">
          <w:br w:type="page"/>
        </w:r>
      </w:ins>
    </w:p>
    <w:p w14:paraId="61EAB2D9" w14:textId="77777777" w:rsidR="008B4FFE" w:rsidRDefault="008B4FFE" w:rsidP="008B4FFE">
      <w:pPr>
        <w:rPr>
          <w:ins w:id="2323" w:author="Chris Bird" w:date="2017-08-18T01:46:00Z"/>
        </w:rPr>
      </w:pPr>
    </w:p>
    <w:p w14:paraId="2A679F4B" w14:textId="77777777" w:rsidR="009F75C0" w:rsidRDefault="009F75C0">
      <w:pPr>
        <w:rPr>
          <w:ins w:id="2324" w:author="Chris Bird" w:date="2017-08-18T01:46:00Z"/>
        </w:rPr>
      </w:pPr>
      <w:ins w:id="2325" w:author="Chris Bird" w:date="2017-08-18T01:46:00Z">
        <w:r>
          <w:t>Running RAxML on HPC</w:t>
        </w:r>
      </w:ins>
    </w:p>
    <w:p w14:paraId="5626C575" w14:textId="77777777" w:rsidR="009F75C0" w:rsidRDefault="009F75C0">
      <w:pPr>
        <w:rPr>
          <w:ins w:id="2326" w:author="Chris Bird" w:date="2017-08-18T01:46:00Z"/>
        </w:rPr>
      </w:pPr>
    </w:p>
    <w:p w14:paraId="7EF382CD" w14:textId="77777777" w:rsidR="009F75C0" w:rsidRDefault="009F75C0" w:rsidP="009F75C0">
      <w:pPr>
        <w:rPr>
          <w:ins w:id="2327" w:author="Chris Bird" w:date="2017-08-18T01:46:00Z"/>
        </w:rPr>
      </w:pPr>
      <w:ins w:id="2328" w:author="Chris Bird" w:date="2017-08-18T01:46:00Z">
        <w:r>
          <w:t>Here’s a crash course on running raxml on snp data to generate a phylogeny.</w:t>
        </w:r>
      </w:ins>
    </w:p>
    <w:p w14:paraId="5EEE01E2" w14:textId="77777777" w:rsidR="009F75C0" w:rsidRDefault="009F75C0" w:rsidP="009F75C0">
      <w:pPr>
        <w:numPr>
          <w:ilvl w:val="0"/>
          <w:numId w:val="7"/>
        </w:numPr>
        <w:spacing w:after="0" w:line="240" w:lineRule="auto"/>
        <w:rPr>
          <w:ins w:id="2329" w:author="Chris Bird" w:date="2017-08-18T01:46:00Z"/>
          <w:rFonts w:eastAsia="Times New Roman"/>
        </w:rPr>
      </w:pPr>
      <w:ins w:id="2330" w:author="Chris Bird" w:date="2017-08-18T01:46:00Z">
        <w:r>
          <w:rPr>
            <w:rFonts w:eastAsia="Times New Roman"/>
          </w:rPr>
          <w:t>Remove any sites from your filtered VCF that don’t contain both 0/0 and 1/1 genotypes if you are going to convert the vcf to phylip.  Raxml will choke on those loci.</w:t>
        </w:r>
      </w:ins>
    </w:p>
    <w:p w14:paraId="6BCB2E6A" w14:textId="77777777" w:rsidR="009F75C0" w:rsidRDefault="009F75C0" w:rsidP="009F75C0">
      <w:pPr>
        <w:rPr>
          <w:ins w:id="2331" w:author="Chris Bird" w:date="2017-08-18T01:46:00Z"/>
        </w:rPr>
      </w:pPr>
    </w:p>
    <w:p w14:paraId="6CC08740" w14:textId="77777777" w:rsidR="009F75C0" w:rsidRDefault="009F75C0" w:rsidP="009F75C0">
      <w:pPr>
        <w:numPr>
          <w:ilvl w:val="0"/>
          <w:numId w:val="7"/>
        </w:numPr>
        <w:spacing w:after="0" w:line="240" w:lineRule="auto"/>
        <w:rPr>
          <w:ins w:id="2332" w:author="Chris Bird" w:date="2017-08-18T01:46:00Z"/>
          <w:rFonts w:eastAsia="Times New Roman"/>
        </w:rPr>
      </w:pPr>
      <w:ins w:id="2333" w:author="Chris Bird" w:date="2017-08-18T01:46:00Z">
        <w:r>
          <w:rPr>
            <w:rFonts w:eastAsia="Times New Roman"/>
          </w:rPr>
          <w:t>Use pgdspider to convert vcf to phylip and have it make a partition file.</w:t>
        </w:r>
      </w:ins>
    </w:p>
    <w:p w14:paraId="31118E13" w14:textId="77777777" w:rsidR="009F75C0" w:rsidRDefault="009F75C0" w:rsidP="009F75C0">
      <w:pPr>
        <w:numPr>
          <w:ilvl w:val="1"/>
          <w:numId w:val="7"/>
        </w:numPr>
        <w:spacing w:after="0" w:line="240" w:lineRule="auto"/>
        <w:rPr>
          <w:ins w:id="2334" w:author="Chris Bird" w:date="2017-08-18T01:46:00Z"/>
          <w:rFonts w:eastAsia="Times New Roman"/>
        </w:rPr>
      </w:pPr>
      <w:ins w:id="2335" w:author="Chris Bird" w:date="2017-08-18T01:46:00Z">
        <w:r>
          <w:rPr>
            <w:rFonts w:eastAsia="Times New Roman"/>
          </w:rPr>
          <w:t>Note, I couldn’t get it to convert the ima file because it’s too big.  I could probably parse the ima file, convert the chunks, then reassemble, but didn’t have the time</w:t>
        </w:r>
      </w:ins>
    </w:p>
    <w:p w14:paraId="09843111" w14:textId="77777777" w:rsidR="009F75C0" w:rsidRDefault="009F75C0" w:rsidP="009F75C0">
      <w:pPr>
        <w:numPr>
          <w:ilvl w:val="1"/>
          <w:numId w:val="7"/>
        </w:numPr>
        <w:spacing w:after="0" w:line="240" w:lineRule="auto"/>
        <w:rPr>
          <w:ins w:id="2336" w:author="Chris Bird" w:date="2017-08-18T01:46:00Z"/>
          <w:rFonts w:eastAsia="Times New Roman"/>
        </w:rPr>
      </w:pPr>
      <w:ins w:id="2337" w:author="Chris Bird" w:date="2017-08-18T01:46:00Z">
        <w:r>
          <w:rPr>
            <w:rFonts w:eastAsia="Times New Roman"/>
          </w:rPr>
          <w:t>Note2, radhaplotyper does not “phase” its vcf output, consequently converting from vcf to phylip results in many ambiguous nucleotide calls</w:t>
        </w:r>
      </w:ins>
    </w:p>
    <w:p w14:paraId="2F5B1B90" w14:textId="77777777" w:rsidR="009F75C0" w:rsidRDefault="009F75C0" w:rsidP="009F75C0">
      <w:pPr>
        <w:numPr>
          <w:ilvl w:val="1"/>
          <w:numId w:val="7"/>
        </w:numPr>
        <w:spacing w:after="0" w:line="240" w:lineRule="auto"/>
        <w:rPr>
          <w:ins w:id="2338" w:author="Chris Bird" w:date="2017-08-18T01:46:00Z"/>
          <w:rFonts w:eastAsia="Times New Roman"/>
        </w:rPr>
      </w:pPr>
      <w:ins w:id="2339" w:author="Chris Bird" w:date="2017-08-18T01:46:00Z">
        <w:r>
          <w:rPr>
            <w:rFonts w:eastAsia="Times New Roman"/>
          </w:rPr>
          <w:t>To run pgdspider on the tamucc hpc, you need to module load pgdspider, then type PGDSpider2.sh</w:t>
        </w:r>
      </w:ins>
    </w:p>
    <w:p w14:paraId="553D3A9A" w14:textId="77777777" w:rsidR="009F75C0" w:rsidRDefault="009F75C0" w:rsidP="009F75C0">
      <w:pPr>
        <w:pStyle w:val="ListParagraph"/>
        <w:numPr>
          <w:ilvl w:val="2"/>
          <w:numId w:val="7"/>
        </w:numPr>
        <w:spacing w:after="0" w:line="240" w:lineRule="auto"/>
        <w:contextualSpacing w:val="0"/>
        <w:rPr>
          <w:ins w:id="2340" w:author="Chris Bird" w:date="2017-08-18T01:46:00Z"/>
        </w:rPr>
      </w:pPr>
      <w:ins w:id="2341" w:author="Chris Bird" w:date="2017-08-18T01:46:00Z">
        <w:r>
          <w:t xml:space="preserve">You need the X11 terminal set up properly with xming running on your pc as explained in the data qc manual </w:t>
        </w:r>
      </w:ins>
    </w:p>
    <w:p w14:paraId="28FE173D" w14:textId="77777777" w:rsidR="009F75C0" w:rsidRDefault="009F75C0" w:rsidP="009F75C0">
      <w:pPr>
        <w:pStyle w:val="ListParagraph"/>
        <w:ind w:left="2160"/>
        <w:rPr>
          <w:ins w:id="2342" w:author="Chris Bird" w:date="2017-08-18T01:46:00Z"/>
        </w:rPr>
      </w:pPr>
    </w:p>
    <w:p w14:paraId="36CE4B37" w14:textId="77777777" w:rsidR="009F75C0" w:rsidRDefault="009F75C0" w:rsidP="009F75C0">
      <w:pPr>
        <w:numPr>
          <w:ilvl w:val="0"/>
          <w:numId w:val="7"/>
        </w:numPr>
        <w:spacing w:after="0" w:line="240" w:lineRule="auto"/>
        <w:rPr>
          <w:ins w:id="2343" w:author="Chris Bird" w:date="2017-08-18T01:46:00Z"/>
          <w:rFonts w:eastAsia="Times New Roman"/>
        </w:rPr>
      </w:pPr>
      <w:ins w:id="2344" w:author="Chris Bird" w:date="2017-08-18T01:46:00Z">
        <w:r>
          <w:rPr>
            <w:rFonts w:eastAsia="Times New Roman"/>
          </w:rPr>
          <w:t>Here’s the sbatch script for the tamucc hpc</w:t>
        </w:r>
      </w:ins>
    </w:p>
    <w:p w14:paraId="23283E78" w14:textId="77777777" w:rsidR="009F75C0" w:rsidRDefault="009F75C0" w:rsidP="009F75C0">
      <w:pPr>
        <w:rPr>
          <w:ins w:id="2345" w:author="Chris Bird" w:date="2017-08-18T01:46:00Z"/>
        </w:rPr>
      </w:pPr>
    </w:p>
    <w:p w14:paraId="59F151FE" w14:textId="77777777" w:rsidR="009F75C0" w:rsidRDefault="009F75C0" w:rsidP="009F75C0">
      <w:pPr>
        <w:rPr>
          <w:ins w:id="2346" w:author="Chris Bird" w:date="2017-08-18T01:46:00Z"/>
        </w:rPr>
      </w:pPr>
      <w:proofErr w:type="gramStart"/>
      <w:ins w:id="2347" w:author="Chris Bird" w:date="2017-08-18T01:46:00Z">
        <w:r>
          <w:t>#!/</w:t>
        </w:r>
        <w:proofErr w:type="gramEnd"/>
        <w:r>
          <w:t>bin/bash</w:t>
        </w:r>
      </w:ins>
    </w:p>
    <w:p w14:paraId="19E3534B" w14:textId="77777777" w:rsidR="009F75C0" w:rsidRDefault="009F75C0" w:rsidP="009F75C0">
      <w:pPr>
        <w:rPr>
          <w:ins w:id="2348" w:author="Chris Bird" w:date="2017-08-18T01:46:00Z"/>
        </w:rPr>
      </w:pPr>
    </w:p>
    <w:p w14:paraId="40FF2BCE" w14:textId="77777777" w:rsidR="009F75C0" w:rsidRDefault="009F75C0" w:rsidP="009F75C0">
      <w:pPr>
        <w:rPr>
          <w:ins w:id="2349" w:author="Chris Bird" w:date="2017-08-18T01:46:00Z"/>
        </w:rPr>
      </w:pPr>
      <w:ins w:id="2350" w:author="Chris Bird" w:date="2017-08-18T01:46:00Z">
        <w:r>
          <w:t>#SBATCH --job-name=raxml</w:t>
        </w:r>
      </w:ins>
    </w:p>
    <w:p w14:paraId="18404339" w14:textId="77777777" w:rsidR="009F75C0" w:rsidRDefault="009F75C0" w:rsidP="009F75C0">
      <w:pPr>
        <w:rPr>
          <w:ins w:id="2351" w:author="Chris Bird" w:date="2017-08-18T01:46:00Z"/>
        </w:rPr>
      </w:pPr>
      <w:ins w:id="2352" w:author="Chris Bird" w:date="2017-08-18T01:46:00Z">
        <w:r>
          <w:t>#SBATCH --output=output_I.25.10.Filter15.out</w:t>
        </w:r>
      </w:ins>
    </w:p>
    <w:p w14:paraId="745F9CD3" w14:textId="77777777" w:rsidR="009F75C0" w:rsidRDefault="009F75C0" w:rsidP="009F75C0">
      <w:pPr>
        <w:rPr>
          <w:ins w:id="2353" w:author="Chris Bird" w:date="2017-08-18T01:46:00Z"/>
        </w:rPr>
      </w:pPr>
      <w:ins w:id="2354" w:author="Chris Bird" w:date="2017-08-18T01:46:00Z">
        <w:r>
          <w:t>#SBATCH -p cbirdq</w:t>
        </w:r>
      </w:ins>
    </w:p>
    <w:p w14:paraId="1310308F" w14:textId="77777777" w:rsidR="009F75C0" w:rsidRDefault="009F75C0" w:rsidP="009F75C0">
      <w:pPr>
        <w:rPr>
          <w:ins w:id="2355" w:author="Chris Bird" w:date="2017-08-18T01:46:00Z"/>
        </w:rPr>
      </w:pPr>
      <w:ins w:id="2356" w:author="Chris Bird" w:date="2017-08-18T01:46:00Z">
        <w:r>
          <w:t>#SBATCH --time=96:00:00</w:t>
        </w:r>
      </w:ins>
    </w:p>
    <w:p w14:paraId="6F23929F" w14:textId="77777777" w:rsidR="009F75C0" w:rsidRDefault="009F75C0" w:rsidP="009F75C0">
      <w:pPr>
        <w:rPr>
          <w:ins w:id="2357" w:author="Chris Bird" w:date="2017-08-18T01:46:00Z"/>
        </w:rPr>
      </w:pPr>
      <w:ins w:id="2358" w:author="Chris Bird" w:date="2017-08-18T01:46:00Z">
        <w:r>
          <w:t>#SBATCH --nodes=1</w:t>
        </w:r>
      </w:ins>
    </w:p>
    <w:p w14:paraId="42BCD233" w14:textId="77777777" w:rsidR="009F75C0" w:rsidRDefault="009F75C0" w:rsidP="009F75C0">
      <w:pPr>
        <w:rPr>
          <w:ins w:id="2359" w:author="Chris Bird" w:date="2017-08-18T01:46:00Z"/>
        </w:rPr>
      </w:pPr>
      <w:ins w:id="2360" w:author="Chris Bird" w:date="2017-08-18T01:46:00Z">
        <w:r>
          <w:t>#SBATCH --mail-user=cbirdtamucc.edu</w:t>
        </w:r>
      </w:ins>
    </w:p>
    <w:p w14:paraId="60D8D2DB" w14:textId="77777777" w:rsidR="009F75C0" w:rsidRDefault="009F75C0" w:rsidP="009F75C0">
      <w:pPr>
        <w:rPr>
          <w:ins w:id="2361" w:author="Chris Bird" w:date="2017-08-18T01:46:00Z"/>
        </w:rPr>
      </w:pPr>
      <w:ins w:id="2362" w:author="Chris Bird" w:date="2017-08-18T01:46:00Z">
        <w:r>
          <w:t>#SBATCH --mail-type=</w:t>
        </w:r>
        <w:proofErr w:type="gramStart"/>
        <w:r>
          <w:t>begin  #</w:t>
        </w:r>
        <w:proofErr w:type="gramEnd"/>
        <w:r>
          <w:t xml:space="preserve"> email me when the job starts</w:t>
        </w:r>
      </w:ins>
    </w:p>
    <w:p w14:paraId="791DFDB6" w14:textId="77777777" w:rsidR="009F75C0" w:rsidRDefault="009F75C0" w:rsidP="009F75C0">
      <w:pPr>
        <w:rPr>
          <w:ins w:id="2363" w:author="Chris Bird" w:date="2017-08-18T01:46:00Z"/>
        </w:rPr>
      </w:pPr>
      <w:ins w:id="2364" w:author="Chris Bird" w:date="2017-08-18T01:46:00Z">
        <w:r>
          <w:t>#SBATCH --mail-type=end    # email me when the job finish</w:t>
        </w:r>
      </w:ins>
    </w:p>
    <w:p w14:paraId="0E9B2D60" w14:textId="77777777" w:rsidR="009F75C0" w:rsidRDefault="009F75C0" w:rsidP="009F75C0">
      <w:pPr>
        <w:rPr>
          <w:ins w:id="2365" w:author="Chris Bird" w:date="2017-08-18T01:46:00Z"/>
        </w:rPr>
      </w:pPr>
    </w:p>
    <w:p w14:paraId="722871E5" w14:textId="77777777" w:rsidR="009F75C0" w:rsidRDefault="009F75C0" w:rsidP="009F75C0">
      <w:pPr>
        <w:rPr>
          <w:ins w:id="2366" w:author="Chris Bird" w:date="2017-08-18T01:46:00Z"/>
        </w:rPr>
      </w:pPr>
    </w:p>
    <w:p w14:paraId="14A65CF9" w14:textId="77777777" w:rsidR="009F75C0" w:rsidRDefault="009F75C0" w:rsidP="009F75C0">
      <w:pPr>
        <w:rPr>
          <w:ins w:id="2367" w:author="Chris Bird" w:date="2017-08-18T01:46:00Z"/>
        </w:rPr>
      </w:pPr>
      <w:ins w:id="2368" w:author="Chris Bird" w:date="2017-08-18T01:46:00Z">
        <w:r>
          <w:t>module load raxml/8.2.8</w:t>
        </w:r>
      </w:ins>
    </w:p>
    <w:p w14:paraId="4D497CD2" w14:textId="77777777" w:rsidR="009F75C0" w:rsidRDefault="009F75C0" w:rsidP="009F75C0">
      <w:pPr>
        <w:rPr>
          <w:ins w:id="2369" w:author="Chris Bird" w:date="2017-08-18T01:46:00Z"/>
        </w:rPr>
      </w:pPr>
    </w:p>
    <w:p w14:paraId="17465F41" w14:textId="7C59991F" w:rsidR="009F75C0" w:rsidRDefault="009F75C0" w:rsidP="009F75C0">
      <w:pPr>
        <w:rPr>
          <w:ins w:id="2370" w:author="Chris Bird" w:date="2017-08-18T01:58:00Z"/>
        </w:rPr>
      </w:pPr>
      <w:ins w:id="2371" w:author="Chris Bird" w:date="2017-08-18T01:46:00Z">
        <w:r>
          <w:lastRenderedPageBreak/>
          <w:t>raxml -s opihiSK2014.I.25.10.Filter15.recode.phy -n raxmloutp</w:t>
        </w:r>
        <w:r w:rsidR="002C3AAB">
          <w:t xml:space="preserve">ut -m ASC_GTRGAMMA -p 12234 -T </w:t>
        </w:r>
      </w:ins>
      <w:ins w:id="2372" w:author="Chris Bird" w:date="2017-08-18T01:58:00Z">
        <w:r w:rsidR="002C3AAB">
          <w:t>4</w:t>
        </w:r>
      </w:ins>
      <w:ins w:id="2373" w:author="Chris Bird" w:date="2017-08-18T01:46:00Z">
        <w:r>
          <w:t>0 --asc-corr=felsenstein -q part15</w:t>
        </w:r>
      </w:ins>
    </w:p>
    <w:p w14:paraId="145438D2" w14:textId="31D03F59" w:rsidR="00A05086" w:rsidRDefault="00A05086" w:rsidP="009F75C0">
      <w:pPr>
        <w:rPr>
          <w:ins w:id="2374" w:author="Chris Bird" w:date="2017-08-18T01:46:00Z"/>
        </w:rPr>
      </w:pPr>
      <w:ins w:id="2375" w:author="Chris Bird" w:date="2017-08-18T01:58:00Z">
        <w:r>
          <w:t>#ifyou don’t want to account for invariant sites then run this:</w:t>
        </w:r>
      </w:ins>
    </w:p>
    <w:p w14:paraId="444CF22B" w14:textId="456E52D1" w:rsidR="002C3AAB" w:rsidRDefault="002C3AAB" w:rsidP="002C3AAB">
      <w:pPr>
        <w:rPr>
          <w:ins w:id="2376" w:author="Chris Bird" w:date="2017-08-18T01:57:00Z"/>
        </w:rPr>
      </w:pPr>
      <w:ins w:id="2377" w:author="Chris Bird" w:date="2017-08-18T01:57:00Z">
        <w:r>
          <w:t xml:space="preserve">#raxml -s opihiSK2014.I.25.10.Filter15.recode.phy -n raxmloutput -m GTRGAMMA -p 12234 -T </w:t>
        </w:r>
      </w:ins>
      <w:ins w:id="2378" w:author="Chris Bird" w:date="2017-08-18T01:58:00Z">
        <w:r>
          <w:t>40</w:t>
        </w:r>
      </w:ins>
    </w:p>
    <w:p w14:paraId="01C107B9" w14:textId="3CF02398" w:rsidR="009F75C0" w:rsidRDefault="002228E9" w:rsidP="009F75C0">
      <w:pPr>
        <w:rPr>
          <w:ins w:id="2379" w:author="Chris Bird" w:date="2017-08-18T01:46:00Z"/>
        </w:rPr>
      </w:pPr>
      <w:ins w:id="2380" w:author="Chris Bird" w:date="2017-08-18T01:58:00Z">
        <w:r>
          <w:t>#after that, read the raxml manual and dial in your settings as de</w:t>
        </w:r>
      </w:ins>
      <w:ins w:id="2381" w:author="Chris Bird" w:date="2017-08-18T01:59:00Z">
        <w:r>
          <w:t>sired</w:t>
        </w:r>
      </w:ins>
    </w:p>
    <w:p w14:paraId="65520624" w14:textId="77777777" w:rsidR="009F75C0" w:rsidRDefault="009F75C0" w:rsidP="009F75C0">
      <w:pPr>
        <w:rPr>
          <w:ins w:id="2382" w:author="Chris Bird" w:date="2017-08-18T01:46:00Z"/>
        </w:rPr>
      </w:pPr>
    </w:p>
    <w:p w14:paraId="16C28D4B" w14:textId="77777777" w:rsidR="009F75C0" w:rsidRDefault="009F75C0" w:rsidP="009F75C0">
      <w:pPr>
        <w:numPr>
          <w:ilvl w:val="0"/>
          <w:numId w:val="7"/>
        </w:numPr>
        <w:spacing w:after="0" w:line="240" w:lineRule="auto"/>
        <w:rPr>
          <w:ins w:id="2383" w:author="Chris Bird" w:date="2017-08-18T01:46:00Z"/>
          <w:rFonts w:eastAsia="Times New Roman"/>
        </w:rPr>
      </w:pPr>
      <w:ins w:id="2384" w:author="Chris Bird" w:date="2017-08-18T01:46:00Z">
        <w:r>
          <w:rPr>
            <w:rFonts w:eastAsia="Times New Roman"/>
          </w:rPr>
          <w:t>Before running this script, you need to modify the partition file as described on pages 43-44 of the RAxML manual</w:t>
        </w:r>
      </w:ins>
    </w:p>
    <w:p w14:paraId="40B3242D" w14:textId="77777777" w:rsidR="009F75C0" w:rsidRDefault="009F75C0" w:rsidP="009F75C0">
      <w:pPr>
        <w:numPr>
          <w:ilvl w:val="1"/>
          <w:numId w:val="7"/>
        </w:numPr>
        <w:spacing w:after="0" w:line="240" w:lineRule="auto"/>
        <w:rPr>
          <w:ins w:id="2385" w:author="Chris Bird" w:date="2017-08-18T01:46:00Z"/>
          <w:rFonts w:eastAsia="Times New Roman"/>
        </w:rPr>
      </w:pPr>
      <w:ins w:id="2386" w:author="Chris Bird" w:date="2017-08-18T01:46:00Z">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ins>
    </w:p>
    <w:p w14:paraId="337FB973" w14:textId="22A1AF6F" w:rsidR="009F75C0" w:rsidRDefault="009F75C0" w:rsidP="009F75C0">
      <w:pPr>
        <w:rPr>
          <w:ins w:id="2387" w:author="Chris Bird" w:date="2017-08-18T01:47:00Z"/>
        </w:rPr>
      </w:pPr>
    </w:p>
    <w:p w14:paraId="2FD408B9" w14:textId="1937107A" w:rsidR="009F75C0" w:rsidRDefault="009F75C0" w:rsidP="009F75C0">
      <w:pPr>
        <w:rPr>
          <w:ins w:id="2388" w:author="Chris Bird" w:date="2017-08-18T01:47:00Z"/>
        </w:rPr>
      </w:pPr>
      <w:ins w:id="2389" w:author="Chris Bird" w:date="2017-08-18T01:47:00Z">
        <w:r>
          <w:t>Partition file contents:</w:t>
        </w:r>
      </w:ins>
    </w:p>
    <w:p w14:paraId="37699B15" w14:textId="058FCA7B" w:rsidR="009F75C0" w:rsidRDefault="009F75C0" w:rsidP="009F75C0">
      <w:pPr>
        <w:rPr>
          <w:ins w:id="2390" w:author="Chris Bird" w:date="2017-08-18T01:47:00Z"/>
        </w:rPr>
      </w:pPr>
      <w:ins w:id="2391" w:author="Chris Bird" w:date="2017-08-18T01:47:00Z">
        <w:r>
          <w:t>ASC_DNA, p1=1-1315</w:t>
        </w:r>
      </w:ins>
    </w:p>
    <w:p w14:paraId="785796E3" w14:textId="317FC26D" w:rsidR="009F75C0" w:rsidRDefault="009F75C0" w:rsidP="009F75C0">
      <w:pPr>
        <w:rPr>
          <w:ins w:id="2392" w:author="Chris Bird" w:date="2017-08-18T01:47:00Z"/>
        </w:rPr>
      </w:pPr>
    </w:p>
    <w:p w14:paraId="0D529B94" w14:textId="690D1F87" w:rsidR="009F75C0" w:rsidRDefault="009F75C0" w:rsidP="009F75C0">
      <w:pPr>
        <w:rPr>
          <w:ins w:id="2393" w:author="Chris Bird" w:date="2017-08-18T01:48:00Z"/>
        </w:rPr>
      </w:pPr>
      <w:ins w:id="2394" w:author="Chris Bird" w:date="2017-08-18T01:48:00Z">
        <w:r>
          <w:t>Additional file name (p1.txt)</w:t>
        </w:r>
      </w:ins>
      <w:ins w:id="2395" w:author="Chris Bird" w:date="2017-08-18T01:49:00Z">
        <w:r>
          <w:t xml:space="preserve"> and </w:t>
        </w:r>
      </w:ins>
      <w:ins w:id="2396" w:author="Chris Bird" w:date="2017-08-18T01:48:00Z">
        <w:r>
          <w:t>contents:</w:t>
        </w:r>
      </w:ins>
    </w:p>
    <w:p w14:paraId="63FECE21" w14:textId="7C82F3BB" w:rsidR="009F75C0" w:rsidRDefault="009F75C0" w:rsidP="009F75C0">
      <w:pPr>
        <w:rPr>
          <w:ins w:id="2397" w:author="Chris Bird" w:date="2017-08-18T01:48:00Z"/>
        </w:rPr>
      </w:pPr>
      <w:ins w:id="2398" w:author="Chris Bird" w:date="2017-08-18T01:48:00Z">
        <w:r>
          <w:t>180000</w:t>
        </w:r>
      </w:ins>
    </w:p>
    <w:p w14:paraId="5CA80467" w14:textId="44E13080" w:rsidR="002C3AAB" w:rsidRDefault="002C3AAB" w:rsidP="009F75C0">
      <w:pPr>
        <w:rPr>
          <w:ins w:id="2399" w:author="Chris Bird" w:date="2017-08-18T01:46:00Z"/>
        </w:rPr>
      </w:pPr>
    </w:p>
    <w:p w14:paraId="45FA4838" w14:textId="6BE1EE48" w:rsidR="009F75C0" w:rsidRDefault="009F75C0" w:rsidP="009F75C0">
      <w:pPr>
        <w:numPr>
          <w:ilvl w:val="0"/>
          <w:numId w:val="7"/>
        </w:numPr>
        <w:spacing w:after="0" w:line="240" w:lineRule="auto"/>
        <w:rPr>
          <w:ins w:id="2400" w:author="Chris Bird" w:date="2017-08-18T01:57:00Z"/>
          <w:rFonts w:eastAsia="Times New Roman"/>
        </w:rPr>
      </w:pPr>
      <w:ins w:id="2401" w:author="Chris Bird" w:date="2017-08-18T01:46:00Z">
        <w:r>
          <w:rPr>
            <w:rFonts w:eastAsia="Times New Roman"/>
          </w:rPr>
          <w:t>Run the script.</w:t>
        </w:r>
      </w:ins>
    </w:p>
    <w:p w14:paraId="557F2861" w14:textId="563FB4A7" w:rsidR="002C3AAB" w:rsidRDefault="002C3AAB">
      <w:pPr>
        <w:spacing w:after="0" w:line="240" w:lineRule="auto"/>
        <w:rPr>
          <w:ins w:id="2402" w:author="Chris Bird" w:date="2017-08-18T01:57:00Z"/>
          <w:rFonts w:eastAsia="Times New Roman"/>
        </w:rPr>
        <w:pPrChange w:id="2403" w:author="Chris Bird" w:date="2017-08-18T01:57:00Z">
          <w:pPr>
            <w:numPr>
              <w:numId w:val="7"/>
            </w:numPr>
            <w:spacing w:after="0" w:line="240" w:lineRule="auto"/>
            <w:ind w:left="720" w:hanging="360"/>
          </w:pPr>
        </w:pPrChange>
      </w:pPr>
    </w:p>
    <w:p w14:paraId="65023D29" w14:textId="65CD9B78" w:rsidR="002C3AAB" w:rsidRDefault="002C3AAB">
      <w:pPr>
        <w:spacing w:after="0" w:line="240" w:lineRule="auto"/>
        <w:rPr>
          <w:ins w:id="2404" w:author="Chris Bird" w:date="2017-08-18T01:57:00Z"/>
          <w:rFonts w:eastAsia="Times New Roman"/>
        </w:rPr>
        <w:pPrChange w:id="2405" w:author="Chris Bird" w:date="2017-08-18T01:57:00Z">
          <w:pPr>
            <w:numPr>
              <w:numId w:val="7"/>
            </w:numPr>
            <w:spacing w:after="0" w:line="240" w:lineRule="auto"/>
            <w:ind w:left="720" w:hanging="360"/>
          </w:pPr>
        </w:pPrChange>
      </w:pPr>
    </w:p>
    <w:p w14:paraId="1BD22F86" w14:textId="77777777" w:rsidR="002C3AAB" w:rsidRDefault="002C3AAB">
      <w:pPr>
        <w:spacing w:after="0" w:line="240" w:lineRule="auto"/>
        <w:rPr>
          <w:ins w:id="2406" w:author="Chris Bird" w:date="2017-08-18T01:46:00Z"/>
          <w:rFonts w:eastAsia="Times New Roman"/>
        </w:rPr>
        <w:pPrChange w:id="2407" w:author="Chris Bird" w:date="2017-08-18T01:57:00Z">
          <w:pPr>
            <w:numPr>
              <w:numId w:val="7"/>
            </w:numPr>
            <w:spacing w:after="0" w:line="240" w:lineRule="auto"/>
            <w:ind w:left="720" w:hanging="360"/>
          </w:pPr>
        </w:pPrChange>
      </w:pPr>
    </w:p>
    <w:p w14:paraId="2649F26C" w14:textId="429B2D54" w:rsidR="009F75C0" w:rsidRDefault="009F75C0">
      <w:pPr>
        <w:rPr>
          <w:ins w:id="2408" w:author="Chris Bird" w:date="2017-08-18T01:46:00Z"/>
        </w:rPr>
      </w:pPr>
      <w:ins w:id="2409" w:author="Chris Bird" w:date="2017-08-18T01:46:00Z">
        <w:r>
          <w:br w:type="page"/>
        </w:r>
      </w:ins>
    </w:p>
    <w:p w14:paraId="7658D075" w14:textId="77777777" w:rsidR="009F75C0" w:rsidRDefault="009F75C0">
      <w:pPr>
        <w:rPr>
          <w:ins w:id="2410" w:author="Chris Bird" w:date="2017-08-18T01:45:00Z"/>
        </w:rPr>
      </w:pPr>
    </w:p>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8"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587584"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310C2" id="Rectangle 45" o:spid="_x0000_s1026" style="position:absolute;margin-left:305.25pt;margin-top:73.75pt;width:143.25pt;height:33.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10112"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755910" w:rsidRDefault="00755910"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755910" w:rsidRDefault="00755910" w:rsidP="004032F0">
                      <w:r>
                        <w:t>CLICK</w:t>
                      </w:r>
                    </w:p>
                  </w:txbxContent>
                </v:textbox>
              </v:shape>
            </w:pict>
          </mc:Fallback>
        </mc:AlternateContent>
      </w:r>
      <w:r>
        <w:rPr>
          <w:noProof/>
        </w:rPr>
        <mc:AlternateContent>
          <mc:Choice Requires="wps">
            <w:drawing>
              <wp:anchor distT="0" distB="0" distL="114300" distR="114300" simplePos="0" relativeHeight="251598848"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E2E1ADA"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532" t="18530" r="38301" b="7069"/>
                    <a:stretch/>
                  </pic:blipFill>
                  <pic:spPr bwMode="auto">
                    <a:xfrm>
                      <a:off x="0" y="0"/>
                      <a:ext cx="5857875" cy="33718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244" r="71154"/>
                    <a:stretch/>
                  </pic:blipFill>
                  <pic:spPr bwMode="auto">
                    <a:xfrm>
                      <a:off x="0" y="0"/>
                      <a:ext cx="2638425" cy="31337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21376"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5606A" id="Oval 48" o:spid="_x0000_s1026" style="position:absolute;margin-left:347.2pt;margin-top:47.05pt;width:17.25pt;height:1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32640"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43C9A" id="Straight Arrow Connector 49" o:spid="_x0000_s1026" type="#_x0000_t32" style="position:absolute;margin-left:315.7pt;margin-top:32pt;width:30pt;height:20.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3831"/>
                    <a:stretch/>
                  </pic:blipFill>
                  <pic:spPr bwMode="auto">
                    <a:xfrm>
                      <a:off x="0" y="0"/>
                      <a:ext cx="5943600" cy="10191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w:t>
      </w:r>
      <w:proofErr w:type="gramStart"/>
      <w:r>
        <w:t>putty, or</w:t>
      </w:r>
      <w:proofErr w:type="gramEnd"/>
      <w:r>
        <w:t xml:space="preserve"> use this link </w:t>
      </w:r>
      <w:hyperlink r:id="rId54"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687" r="1762" b="7355"/>
                    <a:stretch/>
                  </pic:blipFill>
                  <pic:spPr bwMode="auto">
                    <a:xfrm>
                      <a:off x="0" y="0"/>
                      <a:ext cx="5943600" cy="31813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6432"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755910" w:rsidRDefault="00755910"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755910" w:rsidRDefault="00755910" w:rsidP="004032F0">
                      <w:pPr>
                        <w:jc w:val="center"/>
                      </w:pPr>
                      <w:r>
                        <w:t>CLICK</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1AEA15" id="Straight Arrow Connector 51" o:spid="_x0000_s1026" type="#_x0000_t32" style="position:absolute;margin-left:-27.75pt;margin-top:70.2pt;width:24.75pt;height:3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9A450" id="Rectangle 52" o:spid="_x0000_s1026" style="position:absolute;margin-left:0;margin-top:92.7pt;width:147pt;height:13.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4519" b="48034"/>
                    <a:stretch/>
                  </pic:blipFill>
                  <pic:spPr bwMode="auto">
                    <a:xfrm>
                      <a:off x="0" y="0"/>
                      <a:ext cx="5257800" cy="24288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 xml:space="preserve">In the “Saved Sessions” type HPC, </w:t>
      </w:r>
      <w:proofErr w:type="gramStart"/>
      <w:r>
        <w:t>Then</w:t>
      </w:r>
      <w:proofErr w:type="gramEnd"/>
      <w:r>
        <w:t xml:space="preserve">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 xml:space="preserve">The rest should be the same as in the picture below (skip steps d-f), if not, follow the </w:t>
      </w:r>
      <w:proofErr w:type="gramStart"/>
      <w:r>
        <w:t>directions  d</w:t>
      </w:r>
      <w:proofErr w:type="gramEnd"/>
      <w:r>
        <w:t>-f.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734016"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755910" w:rsidRDefault="00755910"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755910" w:rsidRDefault="00755910"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F465D5" id="Straight Arrow Connector 25" o:spid="_x0000_s1026" type="#_x0000_t32" style="position:absolute;margin-left:8.25pt;margin-top:222.4pt;width:20.25pt;height:2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16435" id="Rectangle 24" o:spid="_x0000_s1026" style="position:absolute;margin-left:33.8pt;margin-top:238.1pt;width:43.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755910" w:rsidRDefault="00755910"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755910" w:rsidRDefault="00755910"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EC573" id="Straight Arrow Connector 22" o:spid="_x0000_s1026" type="#_x0000_t32" style="position:absolute;margin-left:-7.5pt;margin-top:161.65pt;width:21.75pt;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B627B" id="Rectangle 21" o:spid="_x0000_s1026" style="position:absolute;margin-left:19.5pt;margin-top:180.4pt;width:44.25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2411" w:author="Christopher Bird" w:date="2017-03-17T03:17:00Z"/>
        </w:rPr>
      </w:pPr>
      <w:r>
        <w:t>Consult the rename manual on your system by t</w:t>
      </w:r>
    </w:p>
    <w:p w14:paraId="5CA95212" w14:textId="77777777" w:rsidR="006C7F45" w:rsidRDefault="006C7F45" w:rsidP="00234E9F">
      <w:pPr>
        <w:rPr>
          <w:ins w:id="2412" w:author="Christopher Bird" w:date="2017-03-17T03:17:00Z"/>
        </w:rPr>
      </w:pPr>
    </w:p>
    <w:p w14:paraId="66BE74A6" w14:textId="338DE4AA" w:rsidR="006C7F45" w:rsidRDefault="006C7F45">
      <w:pPr>
        <w:rPr>
          <w:ins w:id="2413" w:author="Christopher Bird" w:date="2017-03-17T03:17:00Z"/>
        </w:rPr>
      </w:pPr>
      <w:ins w:id="2414" w:author="Christopher Bird" w:date="2017-03-17T03:17:00Z">
        <w:r>
          <w:br w:type="page"/>
        </w:r>
      </w:ins>
    </w:p>
    <w:p w14:paraId="658A17DC" w14:textId="20EDBBF7" w:rsidR="006C7F45" w:rsidRPr="006C7F45" w:rsidRDefault="006C7F45" w:rsidP="00234E9F">
      <w:pPr>
        <w:rPr>
          <w:ins w:id="2415" w:author="Christopher Bird" w:date="2017-03-17T03:17:00Z"/>
          <w:b/>
          <w:rPrChange w:id="2416" w:author="Christopher Bird" w:date="2017-03-17T03:19:00Z">
            <w:rPr>
              <w:ins w:id="2417" w:author="Christopher Bird" w:date="2017-03-17T03:17:00Z"/>
            </w:rPr>
          </w:rPrChange>
        </w:rPr>
      </w:pPr>
      <w:ins w:id="2418" w:author="Christopher Bird" w:date="2017-03-17T03:17:00Z">
        <w:r w:rsidRPr="006C7F45">
          <w:rPr>
            <w:b/>
            <w:rPrChange w:id="2419"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2420" w:author="Christopher Bird" w:date="2017-03-17T03:18:00Z"/>
        </w:rPr>
      </w:pPr>
      <w:ins w:id="2421"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2422" w:author="Christopher Bird" w:date="2017-03-17T03:19:00Z"/>
        </w:rPr>
      </w:pPr>
      <w:ins w:id="2423"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2424" w:author="Christopher Bird" w:date="2017-03-17T03:19:00Z"/>
        </w:rPr>
      </w:pPr>
      <w:ins w:id="2425"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2426"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8" w:author="Chris Bird" w:date="2018-05-15T06:41:00Z" w:initials="CB">
    <w:p w14:paraId="510363B5" w14:textId="4162C1C9" w:rsidR="00755910" w:rsidRDefault="00755910">
      <w:pPr>
        <w:pStyle w:val="CommentText"/>
      </w:pPr>
      <w:r>
        <w:rPr>
          <w:rStyle w:val="CommentReference"/>
        </w:rPr>
        <w:annotationRef/>
      </w:r>
      <w:r>
        <w:t>Move and modify this section. Should be after demultiplex</w:t>
      </w:r>
    </w:p>
  </w:comment>
  <w:comment w:id="1414" w:author="RMH" w:date="2017-02-27T11:55:00Z" w:initials="R">
    <w:p w14:paraId="05D49AC2" w14:textId="77777777" w:rsidR="00755910" w:rsidRDefault="00755910"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755910" w:rsidRDefault="00755910" w:rsidP="008F5F43">
      <w:pPr>
        <w:pStyle w:val="CommentText"/>
      </w:pPr>
    </w:p>
    <w:p w14:paraId="1CD8F634" w14:textId="77777777" w:rsidR="00755910" w:rsidRDefault="00755910" w:rsidP="008F5F43">
      <w:pPr>
        <w:pStyle w:val="CommentText"/>
      </w:pPr>
      <w:r>
        <w:t>If run on normal node, remove ‘10-‘</w:t>
      </w:r>
    </w:p>
    <w:p w14:paraId="6B2C1567" w14:textId="4A69DF70" w:rsidR="00755910" w:rsidRDefault="00755910"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0363B5" w15:done="0"/>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0363B5" w16cid:durableId="1EA4FF7F"/>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A4DB1" w14:textId="77777777" w:rsidR="00314278" w:rsidRDefault="00314278" w:rsidP="007870B3">
      <w:pPr>
        <w:spacing w:after="0" w:line="240" w:lineRule="auto"/>
      </w:pPr>
      <w:r>
        <w:separator/>
      </w:r>
    </w:p>
  </w:endnote>
  <w:endnote w:type="continuationSeparator" w:id="0">
    <w:p w14:paraId="22A8EE36" w14:textId="77777777" w:rsidR="00314278" w:rsidRDefault="00314278"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5AC3E033" w:rsidR="00755910" w:rsidRDefault="00755910">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42FD06FF" w14:textId="77777777" w:rsidR="00755910" w:rsidRDefault="00755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23FF1" w14:textId="77777777" w:rsidR="00314278" w:rsidRDefault="00314278" w:rsidP="007870B3">
      <w:pPr>
        <w:spacing w:after="0" w:line="240" w:lineRule="auto"/>
      </w:pPr>
      <w:r>
        <w:separator/>
      </w:r>
    </w:p>
  </w:footnote>
  <w:footnote w:type="continuationSeparator" w:id="0">
    <w:p w14:paraId="5D95F599" w14:textId="77777777" w:rsidR="00314278" w:rsidRDefault="00314278"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Chris Bird">
    <w15:presenceInfo w15:providerId="None" w15:userId="Chris Bird"/>
  </w15:person>
  <w15:person w15:author="John Whalen">
    <w15:presenceInfo w15:providerId="Windows Live" w15:userId="b8c0cbff369153eb"/>
  </w15:person>
  <w15:person w15:author="Bird, Chris">
    <w15:presenceInfo w15:providerId="None" w15:userId="Bird,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61"/>
    <w:rsid w:val="00007B5B"/>
    <w:rsid w:val="00007BA1"/>
    <w:rsid w:val="00024DFE"/>
    <w:rsid w:val="00032DCB"/>
    <w:rsid w:val="000547BC"/>
    <w:rsid w:val="000663D5"/>
    <w:rsid w:val="00073E8F"/>
    <w:rsid w:val="00082B0B"/>
    <w:rsid w:val="00092D13"/>
    <w:rsid w:val="000B130B"/>
    <w:rsid w:val="000C1B68"/>
    <w:rsid w:val="000C4634"/>
    <w:rsid w:val="000D097D"/>
    <w:rsid w:val="000D14CD"/>
    <w:rsid w:val="000D3FE8"/>
    <w:rsid w:val="000D4ABD"/>
    <w:rsid w:val="000E7157"/>
    <w:rsid w:val="000F5D70"/>
    <w:rsid w:val="0010206D"/>
    <w:rsid w:val="00110F8F"/>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28E9"/>
    <w:rsid w:val="00225517"/>
    <w:rsid w:val="00225C81"/>
    <w:rsid w:val="00234E9F"/>
    <w:rsid w:val="002427AD"/>
    <w:rsid w:val="002500BF"/>
    <w:rsid w:val="00254EE5"/>
    <w:rsid w:val="00257BCA"/>
    <w:rsid w:val="00260A71"/>
    <w:rsid w:val="002619F9"/>
    <w:rsid w:val="00265654"/>
    <w:rsid w:val="0027110C"/>
    <w:rsid w:val="00276928"/>
    <w:rsid w:val="00284530"/>
    <w:rsid w:val="0029125F"/>
    <w:rsid w:val="00296DBE"/>
    <w:rsid w:val="002A68BC"/>
    <w:rsid w:val="002C01F9"/>
    <w:rsid w:val="002C0DD0"/>
    <w:rsid w:val="002C3AAB"/>
    <w:rsid w:val="002C4892"/>
    <w:rsid w:val="002D0F71"/>
    <w:rsid w:val="002E7180"/>
    <w:rsid w:val="002E7916"/>
    <w:rsid w:val="002F18E8"/>
    <w:rsid w:val="002F3A01"/>
    <w:rsid w:val="003040C5"/>
    <w:rsid w:val="00314278"/>
    <w:rsid w:val="00315AFB"/>
    <w:rsid w:val="00317E85"/>
    <w:rsid w:val="00320FB9"/>
    <w:rsid w:val="00323381"/>
    <w:rsid w:val="00331984"/>
    <w:rsid w:val="003377B0"/>
    <w:rsid w:val="0035111B"/>
    <w:rsid w:val="0035619C"/>
    <w:rsid w:val="0035645C"/>
    <w:rsid w:val="00357F6B"/>
    <w:rsid w:val="003611B6"/>
    <w:rsid w:val="00372661"/>
    <w:rsid w:val="003767EE"/>
    <w:rsid w:val="00386B0A"/>
    <w:rsid w:val="003A54E0"/>
    <w:rsid w:val="003B2467"/>
    <w:rsid w:val="003C2278"/>
    <w:rsid w:val="003C232C"/>
    <w:rsid w:val="003D1975"/>
    <w:rsid w:val="003E2798"/>
    <w:rsid w:val="0040236E"/>
    <w:rsid w:val="004032F0"/>
    <w:rsid w:val="00406016"/>
    <w:rsid w:val="004241A4"/>
    <w:rsid w:val="00427141"/>
    <w:rsid w:val="00443EB7"/>
    <w:rsid w:val="0044558C"/>
    <w:rsid w:val="00446D12"/>
    <w:rsid w:val="00452040"/>
    <w:rsid w:val="00474583"/>
    <w:rsid w:val="00474667"/>
    <w:rsid w:val="00486E1F"/>
    <w:rsid w:val="004A05BB"/>
    <w:rsid w:val="004A10B6"/>
    <w:rsid w:val="004A1882"/>
    <w:rsid w:val="004A5BC5"/>
    <w:rsid w:val="004B7D35"/>
    <w:rsid w:val="004C7470"/>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0750"/>
    <w:rsid w:val="005620F8"/>
    <w:rsid w:val="005648A5"/>
    <w:rsid w:val="005819DA"/>
    <w:rsid w:val="005B0AF0"/>
    <w:rsid w:val="005B4E31"/>
    <w:rsid w:val="005C232F"/>
    <w:rsid w:val="005C6CE2"/>
    <w:rsid w:val="005E1277"/>
    <w:rsid w:val="005E23BE"/>
    <w:rsid w:val="005E329F"/>
    <w:rsid w:val="005E6AA5"/>
    <w:rsid w:val="005F098D"/>
    <w:rsid w:val="005F742F"/>
    <w:rsid w:val="006017ED"/>
    <w:rsid w:val="006039D4"/>
    <w:rsid w:val="006575AA"/>
    <w:rsid w:val="006612F6"/>
    <w:rsid w:val="00665E6A"/>
    <w:rsid w:val="00671DE6"/>
    <w:rsid w:val="00673D2A"/>
    <w:rsid w:val="00680EAC"/>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55910"/>
    <w:rsid w:val="0076032E"/>
    <w:rsid w:val="00760362"/>
    <w:rsid w:val="00765705"/>
    <w:rsid w:val="0076592B"/>
    <w:rsid w:val="00776274"/>
    <w:rsid w:val="007765DC"/>
    <w:rsid w:val="00786BC5"/>
    <w:rsid w:val="007870B3"/>
    <w:rsid w:val="007A147C"/>
    <w:rsid w:val="007A3FC6"/>
    <w:rsid w:val="007A4EA5"/>
    <w:rsid w:val="007B15CE"/>
    <w:rsid w:val="007B367C"/>
    <w:rsid w:val="007B77CC"/>
    <w:rsid w:val="007C6063"/>
    <w:rsid w:val="007D4C95"/>
    <w:rsid w:val="007E112F"/>
    <w:rsid w:val="007F6237"/>
    <w:rsid w:val="007F6453"/>
    <w:rsid w:val="007F6D30"/>
    <w:rsid w:val="00800087"/>
    <w:rsid w:val="008070E7"/>
    <w:rsid w:val="008101A5"/>
    <w:rsid w:val="00810AD2"/>
    <w:rsid w:val="00811219"/>
    <w:rsid w:val="00813819"/>
    <w:rsid w:val="008236E4"/>
    <w:rsid w:val="00826951"/>
    <w:rsid w:val="00846A8D"/>
    <w:rsid w:val="00846CBE"/>
    <w:rsid w:val="00855EEB"/>
    <w:rsid w:val="00865E5E"/>
    <w:rsid w:val="008907D2"/>
    <w:rsid w:val="00893C29"/>
    <w:rsid w:val="008A1C87"/>
    <w:rsid w:val="008A75F5"/>
    <w:rsid w:val="008B4FFE"/>
    <w:rsid w:val="008B7F99"/>
    <w:rsid w:val="008D34A3"/>
    <w:rsid w:val="008D41D7"/>
    <w:rsid w:val="008D57FC"/>
    <w:rsid w:val="008E18CD"/>
    <w:rsid w:val="008E442B"/>
    <w:rsid w:val="008F148D"/>
    <w:rsid w:val="008F1C65"/>
    <w:rsid w:val="008F5F43"/>
    <w:rsid w:val="009060F7"/>
    <w:rsid w:val="00917884"/>
    <w:rsid w:val="00924409"/>
    <w:rsid w:val="00930813"/>
    <w:rsid w:val="00934895"/>
    <w:rsid w:val="00943212"/>
    <w:rsid w:val="00943D96"/>
    <w:rsid w:val="00951334"/>
    <w:rsid w:val="00966025"/>
    <w:rsid w:val="00985025"/>
    <w:rsid w:val="009901FF"/>
    <w:rsid w:val="009B6098"/>
    <w:rsid w:val="009B7FA5"/>
    <w:rsid w:val="009D5CED"/>
    <w:rsid w:val="009D7D3F"/>
    <w:rsid w:val="009E3493"/>
    <w:rsid w:val="009E64ED"/>
    <w:rsid w:val="009F4131"/>
    <w:rsid w:val="009F75C0"/>
    <w:rsid w:val="00A036DE"/>
    <w:rsid w:val="00A05086"/>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1B01"/>
    <w:rsid w:val="00A7230F"/>
    <w:rsid w:val="00A934F3"/>
    <w:rsid w:val="00AA6580"/>
    <w:rsid w:val="00AB3266"/>
    <w:rsid w:val="00AB5651"/>
    <w:rsid w:val="00AD5003"/>
    <w:rsid w:val="00AD7566"/>
    <w:rsid w:val="00AF570C"/>
    <w:rsid w:val="00B054D5"/>
    <w:rsid w:val="00B158BB"/>
    <w:rsid w:val="00B15AE8"/>
    <w:rsid w:val="00B3591E"/>
    <w:rsid w:val="00B4059E"/>
    <w:rsid w:val="00B516BC"/>
    <w:rsid w:val="00B53454"/>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3E9F"/>
    <w:rsid w:val="00C64A37"/>
    <w:rsid w:val="00C6615D"/>
    <w:rsid w:val="00C66B42"/>
    <w:rsid w:val="00C809F1"/>
    <w:rsid w:val="00C86956"/>
    <w:rsid w:val="00C93E47"/>
    <w:rsid w:val="00C97F29"/>
    <w:rsid w:val="00CA4E70"/>
    <w:rsid w:val="00CA745E"/>
    <w:rsid w:val="00CB0AF7"/>
    <w:rsid w:val="00CB5BA1"/>
    <w:rsid w:val="00CC4179"/>
    <w:rsid w:val="00CC57D1"/>
    <w:rsid w:val="00CC64AE"/>
    <w:rsid w:val="00CC71A1"/>
    <w:rsid w:val="00CE1459"/>
    <w:rsid w:val="00CE5C70"/>
    <w:rsid w:val="00CF346C"/>
    <w:rsid w:val="00CF7E6A"/>
    <w:rsid w:val="00D04825"/>
    <w:rsid w:val="00D1427B"/>
    <w:rsid w:val="00D16669"/>
    <w:rsid w:val="00D221B6"/>
    <w:rsid w:val="00D246FD"/>
    <w:rsid w:val="00D2511E"/>
    <w:rsid w:val="00D27EB5"/>
    <w:rsid w:val="00D44EE2"/>
    <w:rsid w:val="00D45203"/>
    <w:rsid w:val="00D76A98"/>
    <w:rsid w:val="00D821A9"/>
    <w:rsid w:val="00D8262C"/>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64077"/>
    <w:rsid w:val="00E72774"/>
    <w:rsid w:val="00E74B10"/>
    <w:rsid w:val="00E777DD"/>
    <w:rsid w:val="00E90F45"/>
    <w:rsid w:val="00E95F1D"/>
    <w:rsid w:val="00EA31A9"/>
    <w:rsid w:val="00EC3307"/>
    <w:rsid w:val="00EC4868"/>
    <w:rsid w:val="00EC5365"/>
    <w:rsid w:val="00EC6908"/>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52076"/>
    <w:rsid w:val="00F56F46"/>
    <w:rsid w:val="00F65806"/>
    <w:rsid w:val="00F720AD"/>
    <w:rsid w:val="00FA1B0F"/>
    <w:rsid w:val="00FA2A3E"/>
    <w:rsid w:val="00FA3382"/>
    <w:rsid w:val="00FA7BA4"/>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microsoft.com/office/2011/relationships/commentsExtended" Target="commentsExtended.xml"/><Relationship Id="rId34" Type="http://schemas.openxmlformats.org/officeDocument/2006/relationships/hyperlink" Target="http://ddocent.com/UserGuide/"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yourislanderid@hpcm.tamucc.edu" TargetMode="External"/><Relationship Id="rId20" Type="http://schemas.openxmlformats.org/officeDocument/2006/relationships/comments" Target="comments.xml"/><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www.chiark.greenend.org.uk/~sgtatham/putty/download.html"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ddocent.com/qu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docent.com/filtering/" TargetMode="External"/><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ddocent.co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omas.merrick@tamucc.edu" TargetMode="External"/><Relationship Id="rId14" Type="http://schemas.openxmlformats.org/officeDocument/2006/relationships/hyperlink" Target="http://www.cs.toronto.edu/~krueger/csc209h/tut/line-endings.html" TargetMode="External"/><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ddocent.com/citin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sourceforge.net/projects/xming/" TargetMode="External"/><Relationship Id="rId56" Type="http://schemas.openxmlformats.org/officeDocument/2006/relationships/image" Target="media/image31.png"/><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sils.unc.edu/it-services/servers/using-ssh"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ddocent.com/assembly/" TargetMode="External"/><Relationship Id="rId38" Type="http://schemas.openxmlformats.org/officeDocument/2006/relationships/image" Target="media/image17.png"/><Relationship Id="rId46" Type="http://schemas.openxmlformats.org/officeDocument/2006/relationships/hyperlink" Target="https://github.com/jpuritz/dDocent/tree/master/scripts"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9824F-B73E-420D-A355-0881FA525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14575</Words>
  <Characters>83084</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 Bird</cp:lastModifiedBy>
  <cp:revision>3</cp:revision>
  <cp:lastPrinted>2016-12-29T20:11:00Z</cp:lastPrinted>
  <dcterms:created xsi:type="dcterms:W3CDTF">2018-05-24T00:19:00Z</dcterms:created>
  <dcterms:modified xsi:type="dcterms:W3CDTF">2018-05-24T00:19:00Z</dcterms:modified>
</cp:coreProperties>
</file>