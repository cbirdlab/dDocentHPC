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54ED0" w14:textId="77777777" w:rsidR="00CB5BA1" w:rsidRDefault="00D04825">
      <w:r>
        <w:t xml:space="preserve">GUIDE FOR PROCESSING POPULATION GENOMIC DATA ON </w:t>
      </w:r>
      <w:r w:rsidR="00EE2BEF">
        <w:t>A HIGH PERFORMANCE COMPUTING CLUSTER (HPC)</w:t>
      </w:r>
      <w:r w:rsidR="0013344B">
        <w:t xml:space="preserve"> at TAMUCC</w:t>
      </w:r>
    </w:p>
    <w:p w14:paraId="2BED39FC" w14:textId="77777777" w:rsidR="00EE2BEF" w:rsidRDefault="00EE2BEF" w:rsidP="00323381"/>
    <w:p w14:paraId="46D649C5" w14:textId="77777777" w:rsidR="00372661" w:rsidRDefault="00A11325" w:rsidP="00323381">
      <w:r>
        <w:t xml:space="preserve">© </w:t>
      </w:r>
      <w:r w:rsidR="00B15AE8">
        <w:t xml:space="preserve"> Dr. Christopher E. Bird</w:t>
      </w:r>
      <w:r>
        <w:t xml:space="preserve">, </w:t>
      </w:r>
      <w:r>
        <w:rPr>
          <w:i/>
          <w:sz w:val="20"/>
          <w:szCs w:val="20"/>
        </w:rPr>
        <w:t>cbird@tamucc.edu</w:t>
      </w:r>
    </w:p>
    <w:p w14:paraId="25D8E083" w14:textId="77777777" w:rsidR="00EE2BEF" w:rsidRDefault="0013344B" w:rsidP="00323381">
      <w:r>
        <w:t>Contributions made by: Dr. Jon Puritz, Dr. Rebecca Hamner, Dr. Amanda Ackiss, Dr. Brian Stockwell, Ms. Sharon Furiness, Ms. Luz Lopez de Mesa, Mr. Evan Krell, Mr. Martin French, Ms. Maili Allende, Ms. Cynthia Soliz, Mr. Mitch Burr</w:t>
      </w:r>
    </w:p>
    <w:p w14:paraId="0C29C22E" w14:textId="7B664136" w:rsidR="00EE2BEF" w:rsidRDefault="00EE2BEF" w:rsidP="00323381">
      <w:r>
        <w:t xml:space="preserve">Supported in part by </w:t>
      </w:r>
      <w:ins w:id="0" w:author="Christopher Bird" w:date="2017-04-07T08:25:00Z">
        <w:r w:rsidR="001C2BA6">
          <w:t xml:space="preserve">NSF-CNS-MRI and </w:t>
        </w:r>
      </w:ins>
      <w:r>
        <w:t>NOAA Saltonstall-Kennedy Award NA15NMF4270330</w:t>
      </w:r>
    </w:p>
    <w:p w14:paraId="390B2837" w14:textId="77777777" w:rsidR="00EE2BEF" w:rsidRDefault="00EE2BEF" w:rsidP="00323381">
      <w:pPr>
        <w:rPr>
          <w:i/>
          <w:sz w:val="20"/>
          <w:szCs w:val="20"/>
        </w:rPr>
      </w:pPr>
    </w:p>
    <w:p w14:paraId="7C12A716" w14:textId="77777777" w:rsidR="00B15AE8" w:rsidRPr="00DF3AAE" w:rsidRDefault="00B15AE8" w:rsidP="00323381">
      <w:pPr>
        <w:rPr>
          <w:i/>
          <w:sz w:val="20"/>
          <w:szCs w:val="20"/>
        </w:rPr>
      </w:pPr>
      <w:r w:rsidRPr="00DF3AAE">
        <w:rPr>
          <w:i/>
          <w:sz w:val="20"/>
          <w:szCs w:val="20"/>
        </w:rPr>
        <w:t>Dr. Jonathan Puritz made dDocent 2.24</w:t>
      </w:r>
      <w:r w:rsidR="00EE2BEF">
        <w:rPr>
          <w:i/>
          <w:sz w:val="20"/>
          <w:szCs w:val="20"/>
        </w:rPr>
        <w:t>, a BASH script that is used heavily here</w:t>
      </w:r>
      <w:r w:rsidRPr="00DF3AAE">
        <w:rPr>
          <w:i/>
          <w:sz w:val="20"/>
          <w:szCs w:val="20"/>
        </w:rPr>
        <w:t>, but it has been modified</w:t>
      </w:r>
      <w:r w:rsidR="00EE2BEF">
        <w:rPr>
          <w:i/>
          <w:sz w:val="20"/>
          <w:szCs w:val="20"/>
        </w:rPr>
        <w:t xml:space="preserve"> substantially</w:t>
      </w:r>
      <w:r w:rsidRPr="00DF3AAE">
        <w:rPr>
          <w:i/>
          <w:sz w:val="20"/>
          <w:szCs w:val="20"/>
        </w:rPr>
        <w:t xml:space="preserve"> by CEB</w:t>
      </w:r>
      <w:r w:rsidR="00EE2BEF">
        <w:rPr>
          <w:i/>
          <w:sz w:val="20"/>
          <w:szCs w:val="20"/>
        </w:rPr>
        <w:t>.  Please contact Dr. Bird w</w:t>
      </w:r>
      <w:r w:rsidR="00FE2AC9" w:rsidRPr="00DF3AAE">
        <w:rPr>
          <w:i/>
          <w:sz w:val="20"/>
          <w:szCs w:val="20"/>
        </w:rPr>
        <w:t>ith questions about script functioning</w:t>
      </w:r>
      <w:r w:rsidR="00133CF4">
        <w:rPr>
          <w:i/>
          <w:sz w:val="20"/>
          <w:szCs w:val="20"/>
        </w:rPr>
        <w:t xml:space="preserve"> in this guide</w:t>
      </w:r>
      <w:r w:rsidR="00EE2BEF">
        <w:rPr>
          <w:i/>
          <w:sz w:val="20"/>
          <w:szCs w:val="20"/>
        </w:rPr>
        <w:t xml:space="preserve"> because if something doesn’t work right, it’s probably from modifications that he made</w:t>
      </w:r>
      <w:r w:rsidR="00FE2AC9" w:rsidRPr="00DF3AAE">
        <w:rPr>
          <w:i/>
          <w:sz w:val="20"/>
          <w:szCs w:val="20"/>
        </w:rPr>
        <w:t>.</w:t>
      </w:r>
    </w:p>
    <w:p w14:paraId="72A0E06A" w14:textId="77777777" w:rsidR="00F40B61" w:rsidRDefault="00F40B61" w:rsidP="00F40B61">
      <w:pPr>
        <w:pStyle w:val="TOCHeading"/>
      </w:pPr>
    </w:p>
    <w:p w14:paraId="20CE323A" w14:textId="77777777" w:rsidR="000F5D70" w:rsidRDefault="00F40B61" w:rsidP="00F40B61">
      <w:pPr>
        <w:pStyle w:val="ListParagraph"/>
        <w:numPr>
          <w:ilvl w:val="0"/>
          <w:numId w:val="3"/>
        </w:numPr>
      </w:pPr>
      <w:r>
        <w:t>Interfacing With HPC</w:t>
      </w:r>
    </w:p>
    <w:p w14:paraId="2169AE51" w14:textId="77777777" w:rsidR="00F40B61" w:rsidRDefault="00F40B61" w:rsidP="00F40B61">
      <w:pPr>
        <w:pStyle w:val="ListParagraph"/>
        <w:numPr>
          <w:ilvl w:val="0"/>
          <w:numId w:val="3"/>
        </w:numPr>
      </w:pPr>
      <w:r>
        <w:t>HPC Basics</w:t>
      </w:r>
    </w:p>
    <w:p w14:paraId="6E512BB2" w14:textId="77777777" w:rsidR="006575AA" w:rsidRDefault="006575AA" w:rsidP="00F40B61">
      <w:pPr>
        <w:pStyle w:val="ListParagraph"/>
        <w:numPr>
          <w:ilvl w:val="0"/>
          <w:numId w:val="3"/>
        </w:numPr>
      </w:pPr>
      <w:r>
        <w:t>Standardized Directory Format</w:t>
      </w:r>
    </w:p>
    <w:p w14:paraId="3B063670" w14:textId="54674758" w:rsidR="00F40B61" w:rsidRDefault="00F40B61" w:rsidP="00F40B61">
      <w:pPr>
        <w:pStyle w:val="ListParagraph"/>
        <w:numPr>
          <w:ilvl w:val="0"/>
          <w:numId w:val="3"/>
        </w:numPr>
      </w:pPr>
      <w:r>
        <w:t>FASTQC</w:t>
      </w:r>
      <w:ins w:id="1" w:author="Chris Bird" w:date="2017-10-25T08:00:00Z">
        <w:r w:rsidR="008D41D7">
          <w:t xml:space="preserve"> &amp; PhiX</w:t>
        </w:r>
      </w:ins>
    </w:p>
    <w:p w14:paraId="78633A61" w14:textId="77777777" w:rsidR="00F40B61" w:rsidRDefault="00F40B61" w:rsidP="00F40B61">
      <w:pPr>
        <w:pStyle w:val="ListParagraph"/>
        <w:numPr>
          <w:ilvl w:val="0"/>
          <w:numId w:val="3"/>
        </w:numPr>
      </w:pPr>
      <w:r>
        <w:t>Counting Reads</w:t>
      </w:r>
    </w:p>
    <w:p w14:paraId="11C39753" w14:textId="77777777" w:rsidR="00F40B61" w:rsidRDefault="00F40B61" w:rsidP="00F40B61">
      <w:pPr>
        <w:pStyle w:val="ListParagraph"/>
        <w:numPr>
          <w:ilvl w:val="0"/>
          <w:numId w:val="3"/>
        </w:numPr>
      </w:pPr>
      <w:r>
        <w:t>Demultiplex</w:t>
      </w:r>
    </w:p>
    <w:p w14:paraId="1790F6D7" w14:textId="77777777" w:rsidR="00F40B61" w:rsidRDefault="00F40B61" w:rsidP="00F40B61">
      <w:pPr>
        <w:pStyle w:val="ListParagraph"/>
        <w:numPr>
          <w:ilvl w:val="0"/>
          <w:numId w:val="3"/>
        </w:numPr>
      </w:pPr>
      <w:r>
        <w:t>dDocent Basics</w:t>
      </w:r>
    </w:p>
    <w:p w14:paraId="2F5A459D" w14:textId="77777777" w:rsidR="00F40B61" w:rsidRDefault="00F40B61" w:rsidP="00F40B61">
      <w:pPr>
        <w:pStyle w:val="ListParagraph"/>
        <w:numPr>
          <w:ilvl w:val="0"/>
          <w:numId w:val="3"/>
        </w:numPr>
      </w:pPr>
      <w:r>
        <w:t>Trim</w:t>
      </w:r>
    </w:p>
    <w:p w14:paraId="352D51A8" w14:textId="77777777" w:rsidR="00F40B61" w:rsidRDefault="00F40B61" w:rsidP="00F40B61">
      <w:pPr>
        <w:pStyle w:val="ListParagraph"/>
        <w:numPr>
          <w:ilvl w:val="0"/>
          <w:numId w:val="3"/>
        </w:numPr>
      </w:pPr>
      <w:r>
        <w:t>Assembly I</w:t>
      </w:r>
    </w:p>
    <w:p w14:paraId="26A267A9" w14:textId="77777777" w:rsidR="00F40B61" w:rsidRDefault="00F40B61" w:rsidP="00F40B61">
      <w:pPr>
        <w:pStyle w:val="ListParagraph"/>
        <w:numPr>
          <w:ilvl w:val="0"/>
          <w:numId w:val="3"/>
        </w:numPr>
      </w:pPr>
      <w:r>
        <w:t>Assembly II</w:t>
      </w:r>
    </w:p>
    <w:p w14:paraId="3F6F78C4" w14:textId="77777777" w:rsidR="00F40B61" w:rsidRDefault="00F40B61" w:rsidP="00F40B61">
      <w:pPr>
        <w:pStyle w:val="ListParagraph"/>
        <w:numPr>
          <w:ilvl w:val="0"/>
          <w:numId w:val="3"/>
        </w:numPr>
      </w:pPr>
      <w:r>
        <w:t>Mapping</w:t>
      </w:r>
    </w:p>
    <w:p w14:paraId="3278BDC9" w14:textId="77777777" w:rsidR="00F40B61" w:rsidRDefault="00F40B61" w:rsidP="00F40B61">
      <w:pPr>
        <w:pStyle w:val="ListParagraph"/>
        <w:numPr>
          <w:ilvl w:val="0"/>
          <w:numId w:val="3"/>
        </w:numPr>
      </w:pPr>
      <w:r>
        <w:t>Genotyping</w:t>
      </w:r>
    </w:p>
    <w:p w14:paraId="5D15A5E7" w14:textId="77777777" w:rsidR="00A522DC" w:rsidRDefault="00A522DC" w:rsidP="00F40B61">
      <w:pPr>
        <w:pStyle w:val="ListParagraph"/>
        <w:numPr>
          <w:ilvl w:val="0"/>
          <w:numId w:val="3"/>
        </w:numPr>
      </w:pPr>
      <w:r>
        <w:t>Filtering</w:t>
      </w:r>
    </w:p>
    <w:p w14:paraId="228A7F9D" w14:textId="77777777" w:rsidR="00A522DC" w:rsidRDefault="00A522DC" w:rsidP="00F40B61">
      <w:pPr>
        <w:pStyle w:val="ListParagraph"/>
        <w:numPr>
          <w:ilvl w:val="0"/>
          <w:numId w:val="3"/>
        </w:numPr>
      </w:pPr>
      <w:r>
        <w:t>Cleaning Up Directories</w:t>
      </w:r>
      <w:r w:rsidR="004F0DA4">
        <w:t xml:space="preserve"> and Files</w:t>
      </w:r>
    </w:p>
    <w:p w14:paraId="364E64B4" w14:textId="77777777" w:rsidR="00234E9F" w:rsidRDefault="00234E9F" w:rsidP="00F40B61">
      <w:pPr>
        <w:pStyle w:val="ListParagraph"/>
        <w:numPr>
          <w:ilvl w:val="0"/>
          <w:numId w:val="3"/>
        </w:numPr>
      </w:pPr>
      <w:r>
        <w:t>Appendices</w:t>
      </w:r>
    </w:p>
    <w:p w14:paraId="787A2FD8" w14:textId="77777777" w:rsidR="000F5D70" w:rsidRDefault="000F5D70" w:rsidP="00323381"/>
    <w:p w14:paraId="028A653D" w14:textId="77777777" w:rsidR="007870B3" w:rsidRDefault="007870B3">
      <w:r>
        <w:br w:type="page"/>
      </w:r>
    </w:p>
    <w:p w14:paraId="125A7AB4" w14:textId="77777777" w:rsidR="00323381" w:rsidRPr="00B708FD" w:rsidRDefault="00323381" w:rsidP="00323381">
      <w:pPr>
        <w:pStyle w:val="ListParagraph"/>
        <w:numPr>
          <w:ilvl w:val="0"/>
          <w:numId w:val="1"/>
        </w:numPr>
        <w:ind w:left="720"/>
        <w:rPr>
          <w:b/>
        </w:rPr>
      </w:pPr>
      <w:r w:rsidRPr="00B708FD">
        <w:rPr>
          <w:b/>
        </w:rPr>
        <w:lastRenderedPageBreak/>
        <w:t>Interfacing With HPC</w:t>
      </w:r>
    </w:p>
    <w:p w14:paraId="3421FEF2" w14:textId="77777777" w:rsidR="0035111B" w:rsidRDefault="0035111B" w:rsidP="00DD2046">
      <w:pPr>
        <w:pStyle w:val="ListParagraph"/>
        <w:numPr>
          <w:ilvl w:val="1"/>
          <w:numId w:val="1"/>
        </w:numPr>
        <w:ind w:left="540"/>
      </w:pPr>
      <w:r>
        <w:t xml:space="preserve">Request and account from </w:t>
      </w:r>
      <w:hyperlink r:id="rId8" w:history="1">
        <w:r w:rsidRPr="002B445C">
          <w:rPr>
            <w:rStyle w:val="Hyperlink"/>
          </w:rPr>
          <w:t>thomas.merrick@tamucc.edu</w:t>
        </w:r>
      </w:hyperlink>
    </w:p>
    <w:p w14:paraId="173E5332" w14:textId="77777777" w:rsidR="0035111B" w:rsidRDefault="0035111B" w:rsidP="00DD2046">
      <w:pPr>
        <w:pStyle w:val="ListParagraph"/>
        <w:numPr>
          <w:ilvl w:val="1"/>
          <w:numId w:val="1"/>
        </w:numPr>
        <w:ind w:left="540"/>
      </w:pPr>
      <w:r>
        <w:t>If you are a student or off campus, you will need VPN access</w:t>
      </w:r>
    </w:p>
    <w:p w14:paraId="4D0A715E" w14:textId="77777777" w:rsidR="0035111B" w:rsidRDefault="0035111B" w:rsidP="0035111B">
      <w:pPr>
        <w:pStyle w:val="ListParagraph"/>
        <w:numPr>
          <w:ilvl w:val="2"/>
          <w:numId w:val="1"/>
        </w:numPr>
      </w:pPr>
      <w:r>
        <w:t>Ithelp can help you get started</w:t>
      </w:r>
    </w:p>
    <w:p w14:paraId="24ABF293" w14:textId="77777777" w:rsidR="0035111B" w:rsidRDefault="0035111B" w:rsidP="0035111B">
      <w:pPr>
        <w:pStyle w:val="ListParagraph"/>
        <w:numPr>
          <w:ilvl w:val="2"/>
          <w:numId w:val="1"/>
        </w:numPr>
      </w:pPr>
      <w:r>
        <w:t>When they tell you no, come see CEB</w:t>
      </w:r>
    </w:p>
    <w:p w14:paraId="7385B98E" w14:textId="77777777" w:rsidR="00323381" w:rsidRDefault="00323381" w:rsidP="00DD2046">
      <w:pPr>
        <w:pStyle w:val="ListParagraph"/>
        <w:numPr>
          <w:ilvl w:val="1"/>
          <w:numId w:val="1"/>
        </w:numPr>
        <w:ind w:left="540"/>
      </w:pPr>
      <w:r>
        <w:t>Windows</w:t>
      </w:r>
    </w:p>
    <w:p w14:paraId="6C2C79B7" w14:textId="77777777" w:rsidR="00323381" w:rsidRDefault="00323381" w:rsidP="00DD2046">
      <w:pPr>
        <w:pStyle w:val="ListParagraph"/>
        <w:numPr>
          <w:ilvl w:val="2"/>
          <w:numId w:val="1"/>
        </w:numPr>
        <w:ind w:left="720"/>
      </w:pPr>
      <w:r>
        <w:t>Install xming</w:t>
      </w:r>
      <w:r w:rsidR="00B516BC">
        <w:t xml:space="preserve"> to run “mouse” programs on hpc</w:t>
      </w:r>
    </w:p>
    <w:p w14:paraId="01464883" w14:textId="77777777" w:rsidR="00234E9F" w:rsidRDefault="00234E9F" w:rsidP="00234E9F">
      <w:pPr>
        <w:pStyle w:val="ListParagraph"/>
        <w:numPr>
          <w:ilvl w:val="3"/>
          <w:numId w:val="1"/>
        </w:numPr>
      </w:pPr>
      <w:r>
        <w:t>See appendix for install guide</w:t>
      </w:r>
    </w:p>
    <w:p w14:paraId="005873C7" w14:textId="77777777" w:rsidR="00323381" w:rsidRDefault="00323381" w:rsidP="00323381">
      <w:pPr>
        <w:pStyle w:val="ListParagraph"/>
        <w:numPr>
          <w:ilvl w:val="3"/>
          <w:numId w:val="1"/>
        </w:numPr>
      </w:pPr>
      <w:r>
        <w:t>Turn xming on</w:t>
      </w:r>
    </w:p>
    <w:p w14:paraId="5C5E56E2" w14:textId="77777777" w:rsidR="00323381" w:rsidRDefault="00323381" w:rsidP="00DD2046">
      <w:pPr>
        <w:pStyle w:val="ListParagraph"/>
        <w:numPr>
          <w:ilvl w:val="2"/>
          <w:numId w:val="1"/>
        </w:numPr>
        <w:ind w:left="720"/>
      </w:pPr>
      <w:r>
        <w:t>Install putty</w:t>
      </w:r>
      <w:r w:rsidR="00B516BC">
        <w:t xml:space="preserve"> to interface with hpc</w:t>
      </w:r>
    </w:p>
    <w:p w14:paraId="2A380D48" w14:textId="77777777" w:rsidR="00234E9F" w:rsidRDefault="00234E9F" w:rsidP="00234E9F">
      <w:pPr>
        <w:pStyle w:val="ListParagraph"/>
        <w:numPr>
          <w:ilvl w:val="3"/>
          <w:numId w:val="1"/>
        </w:numPr>
      </w:pPr>
      <w:r>
        <w:t>See appendix for install guide</w:t>
      </w:r>
    </w:p>
    <w:p w14:paraId="436243D2" w14:textId="77777777" w:rsidR="00234E9F" w:rsidRDefault="00234E9F" w:rsidP="00323381">
      <w:pPr>
        <w:pStyle w:val="ListParagraph"/>
        <w:numPr>
          <w:ilvl w:val="3"/>
          <w:numId w:val="1"/>
        </w:numPr>
      </w:pPr>
      <w:r>
        <w:t>Settings</w:t>
      </w:r>
    </w:p>
    <w:p w14:paraId="2BD09FC3" w14:textId="77777777" w:rsidR="00323381" w:rsidRDefault="00323381" w:rsidP="00234E9F">
      <w:pPr>
        <w:pStyle w:val="ListParagraph"/>
        <w:numPr>
          <w:ilvl w:val="4"/>
          <w:numId w:val="1"/>
        </w:numPr>
      </w:pPr>
      <w:r>
        <w:t>H</w:t>
      </w:r>
      <w:r w:rsidR="00234E9F">
        <w:t>ost Name</w:t>
      </w:r>
      <w:r>
        <w:t>:</w:t>
      </w:r>
      <w:r w:rsidR="00234E9F">
        <w:t xml:space="preserve">  </w:t>
      </w:r>
      <w:r>
        <w:t>hpcm.tamucc.edu</w:t>
      </w:r>
    </w:p>
    <w:p w14:paraId="7D8DD8D3" w14:textId="77777777" w:rsidR="00234E9F" w:rsidRDefault="00234E9F" w:rsidP="00234E9F">
      <w:pPr>
        <w:pStyle w:val="ListParagraph"/>
        <w:ind w:left="0"/>
        <w:jc w:val="center"/>
      </w:pPr>
      <w:r>
        <w:rPr>
          <w:noProof/>
        </w:rPr>
        <w:drawing>
          <wp:inline distT="0" distB="0" distL="0" distR="0" wp14:anchorId="51C29B74" wp14:editId="31D2965F">
            <wp:extent cx="2523867" cy="233457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399" cy="2346169"/>
                    </a:xfrm>
                    <a:prstGeom prst="rect">
                      <a:avLst/>
                    </a:prstGeom>
                  </pic:spPr>
                </pic:pic>
              </a:graphicData>
            </a:graphic>
          </wp:inline>
        </w:drawing>
      </w:r>
    </w:p>
    <w:p w14:paraId="45C40073" w14:textId="77777777" w:rsidR="00323381" w:rsidRDefault="00234E9F" w:rsidP="00323381">
      <w:pPr>
        <w:pStyle w:val="ListParagraph"/>
        <w:numPr>
          <w:ilvl w:val="4"/>
          <w:numId w:val="1"/>
        </w:numPr>
      </w:pPr>
      <w:r>
        <w:t xml:space="preserve">Set: </w:t>
      </w:r>
      <w:r w:rsidR="00323381">
        <w:t>SSH,X11, enable</w:t>
      </w:r>
    </w:p>
    <w:p w14:paraId="0B5227E7" w14:textId="77777777" w:rsidR="007765DC" w:rsidRDefault="007765DC" w:rsidP="007765DC">
      <w:pPr>
        <w:pStyle w:val="ListParagraph"/>
        <w:ind w:left="0"/>
        <w:jc w:val="center"/>
      </w:pPr>
      <w:r>
        <w:rPr>
          <w:noProof/>
        </w:rPr>
        <w:drawing>
          <wp:inline distT="0" distB="0" distL="0" distR="0" wp14:anchorId="76DF7D32" wp14:editId="76D2DA53">
            <wp:extent cx="2555106" cy="2347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5585" cy="2366731"/>
                    </a:xfrm>
                    <a:prstGeom prst="rect">
                      <a:avLst/>
                    </a:prstGeom>
                  </pic:spPr>
                </pic:pic>
              </a:graphicData>
            </a:graphic>
          </wp:inline>
        </w:drawing>
      </w:r>
    </w:p>
    <w:p w14:paraId="69D18083" w14:textId="77777777" w:rsidR="007765DC" w:rsidRDefault="007765DC" w:rsidP="007765DC">
      <w:pPr>
        <w:pStyle w:val="ListParagraph"/>
        <w:ind w:left="0"/>
        <w:jc w:val="center"/>
      </w:pPr>
    </w:p>
    <w:p w14:paraId="253C1941" w14:textId="77777777" w:rsidR="00323381" w:rsidRDefault="00323381" w:rsidP="00DD2046">
      <w:pPr>
        <w:pStyle w:val="ListParagraph"/>
        <w:numPr>
          <w:ilvl w:val="2"/>
          <w:numId w:val="1"/>
        </w:numPr>
        <w:ind w:left="720"/>
      </w:pPr>
      <w:r>
        <w:t>Install ssh secure shell</w:t>
      </w:r>
      <w:r w:rsidR="00B516BC">
        <w:t xml:space="preserve"> to interface with hpc, drag and drop between HPC and PC</w:t>
      </w:r>
    </w:p>
    <w:p w14:paraId="0DA1892A" w14:textId="77777777" w:rsidR="009060F7" w:rsidRDefault="009060F7" w:rsidP="00323381">
      <w:pPr>
        <w:pStyle w:val="ListParagraph"/>
        <w:numPr>
          <w:ilvl w:val="3"/>
          <w:numId w:val="1"/>
        </w:numPr>
      </w:pPr>
      <w:r>
        <w:t>Install instructions</w:t>
      </w:r>
    </w:p>
    <w:p w14:paraId="0917CCBB" w14:textId="77777777" w:rsidR="009060F7" w:rsidRDefault="008D41D7" w:rsidP="009060F7">
      <w:pPr>
        <w:pStyle w:val="ListParagraph"/>
        <w:numPr>
          <w:ilvl w:val="4"/>
          <w:numId w:val="1"/>
        </w:numPr>
      </w:pPr>
      <w:hyperlink r:id="rId11" w:history="1">
        <w:r w:rsidR="009060F7" w:rsidRPr="00F24127">
          <w:rPr>
            <w:rStyle w:val="Hyperlink"/>
          </w:rPr>
          <w:t>https://sils.unc.edu/it-services/servers/using-ssh</w:t>
        </w:r>
      </w:hyperlink>
      <w:r w:rsidR="009060F7">
        <w:t xml:space="preserve"> </w:t>
      </w:r>
    </w:p>
    <w:p w14:paraId="7115C572" w14:textId="77777777" w:rsidR="00323381" w:rsidRDefault="00323381" w:rsidP="00323381">
      <w:pPr>
        <w:pStyle w:val="ListParagraph"/>
        <w:numPr>
          <w:ilvl w:val="3"/>
          <w:numId w:val="1"/>
        </w:numPr>
      </w:pPr>
      <w:r>
        <w:t>HPC address:</w:t>
      </w:r>
    </w:p>
    <w:p w14:paraId="6B44AA5C" w14:textId="77777777" w:rsidR="00323381" w:rsidRDefault="00323381" w:rsidP="00323381">
      <w:pPr>
        <w:pStyle w:val="ListParagraph"/>
        <w:numPr>
          <w:ilvl w:val="4"/>
          <w:numId w:val="1"/>
        </w:numPr>
      </w:pPr>
      <w:r>
        <w:lastRenderedPageBreak/>
        <w:t>hpcm.tamucc.edu</w:t>
      </w:r>
    </w:p>
    <w:p w14:paraId="444886AE" w14:textId="77777777" w:rsidR="00323381" w:rsidRDefault="00323381" w:rsidP="00323381">
      <w:pPr>
        <w:pStyle w:val="ListParagraph"/>
        <w:numPr>
          <w:ilvl w:val="3"/>
          <w:numId w:val="1"/>
        </w:numPr>
      </w:pPr>
      <w:r>
        <w:t>User Name</w:t>
      </w:r>
    </w:p>
    <w:p w14:paraId="2D639369" w14:textId="77777777" w:rsidR="00323381" w:rsidRDefault="005019AE" w:rsidP="00323381">
      <w:pPr>
        <w:pStyle w:val="ListParagraph"/>
        <w:numPr>
          <w:ilvl w:val="4"/>
          <w:numId w:val="1"/>
        </w:numPr>
      </w:pPr>
      <w:r>
        <w:t>Y</w:t>
      </w:r>
      <w:r w:rsidR="00323381">
        <w:t>ourislanderid</w:t>
      </w:r>
    </w:p>
    <w:p w14:paraId="601AE096" w14:textId="77777777" w:rsidR="005019AE" w:rsidRDefault="005019AE" w:rsidP="005019AE">
      <w:pPr>
        <w:pStyle w:val="ListParagraph"/>
        <w:numPr>
          <w:ilvl w:val="2"/>
          <w:numId w:val="1"/>
        </w:numPr>
      </w:pPr>
      <w:r>
        <w:t>Install notepad++</w:t>
      </w:r>
    </w:p>
    <w:p w14:paraId="0226B23D" w14:textId="77777777" w:rsidR="005019AE" w:rsidRDefault="005019AE" w:rsidP="005019AE">
      <w:pPr>
        <w:pStyle w:val="ListParagraph"/>
        <w:numPr>
          <w:ilvl w:val="3"/>
          <w:numId w:val="1"/>
        </w:numPr>
      </w:pPr>
      <w:r>
        <w:t>This program is good for editing scripts</w:t>
      </w:r>
      <w:r w:rsidR="007A3FC6">
        <w:t xml:space="preserve"> and viewing the files that you create on the hpc, such as NumRead.txt files</w:t>
      </w:r>
    </w:p>
    <w:p w14:paraId="2190762D" w14:textId="77777777" w:rsidR="005019AE" w:rsidRDefault="00A934F3" w:rsidP="005019AE">
      <w:pPr>
        <w:pStyle w:val="ListParagraph"/>
        <w:numPr>
          <w:ilvl w:val="3"/>
          <w:numId w:val="1"/>
        </w:numPr>
      </w:pPr>
      <w:r>
        <w:t>Set the L</w:t>
      </w:r>
      <w:r w:rsidR="002A68BC">
        <w:t>anguage to Shell</w:t>
      </w:r>
    </w:p>
    <w:p w14:paraId="3E124FAD" w14:textId="77777777" w:rsidR="00D246FD" w:rsidRDefault="00D246FD" w:rsidP="00D246FD">
      <w:pPr>
        <w:pStyle w:val="ListParagraph"/>
        <w:numPr>
          <w:ilvl w:val="4"/>
          <w:numId w:val="1"/>
        </w:numPr>
      </w:pPr>
      <w:r>
        <w:t>This is a very nice way to view and edit bash scripts on your pc</w:t>
      </w:r>
    </w:p>
    <w:p w14:paraId="5F877A96" w14:textId="77777777" w:rsidR="005019AE" w:rsidRDefault="005019AE" w:rsidP="005019AE">
      <w:pPr>
        <w:pStyle w:val="ListParagraph"/>
        <w:numPr>
          <w:ilvl w:val="3"/>
          <w:numId w:val="1"/>
        </w:numPr>
      </w:pPr>
      <w:r>
        <w:t>Set the whitespace to linux/unix</w:t>
      </w:r>
    </w:p>
    <w:p w14:paraId="6B76A50E" w14:textId="77777777" w:rsidR="002A68BC" w:rsidRDefault="002A68BC" w:rsidP="002A68BC">
      <w:pPr>
        <w:pStyle w:val="ListParagraph"/>
        <w:numPr>
          <w:ilvl w:val="4"/>
          <w:numId w:val="1"/>
        </w:numPr>
      </w:pPr>
      <w:r>
        <w:t>Goto View, Show Symbol, End of Line</w:t>
      </w:r>
    </w:p>
    <w:p w14:paraId="41A6FEC0" w14:textId="77777777" w:rsidR="002A68BC" w:rsidRDefault="002A68BC" w:rsidP="002A68BC">
      <w:pPr>
        <w:pStyle w:val="ListParagraph"/>
        <w:numPr>
          <w:ilvl w:val="5"/>
          <w:numId w:val="1"/>
        </w:numPr>
      </w:pPr>
      <w:r>
        <w:t xml:space="preserve">There should only be </w:t>
      </w:r>
      <w:r w:rsidRPr="002A68BC">
        <w:rPr>
          <w:color w:val="FFFFFF" w:themeColor="background1"/>
          <w:highlight w:val="lightGray"/>
        </w:rPr>
        <w:t>LF</w:t>
      </w:r>
      <w:r w:rsidRPr="002A68BC">
        <w:rPr>
          <w:color w:val="FFFFFF" w:themeColor="background1"/>
        </w:rPr>
        <w:t xml:space="preserve"> </w:t>
      </w:r>
      <w:r>
        <w:t>at the end of a line</w:t>
      </w:r>
    </w:p>
    <w:p w14:paraId="3E87DE8C" w14:textId="77777777" w:rsidR="002A68BC" w:rsidRDefault="002A68BC" w:rsidP="002A68BC">
      <w:pPr>
        <w:pStyle w:val="ListParagraph"/>
        <w:numPr>
          <w:ilvl w:val="6"/>
          <w:numId w:val="1"/>
        </w:numPr>
      </w:pPr>
      <w:r>
        <w:t xml:space="preserve">If you have </w:t>
      </w:r>
      <w:r w:rsidRPr="00154513">
        <w:rPr>
          <w:color w:val="FFFFFF" w:themeColor="background1"/>
          <w:highlight w:val="lightGray"/>
        </w:rPr>
        <w:t>LF CR</w:t>
      </w:r>
      <w:r>
        <w:t>, then do a find and replace like this:</w:t>
      </w:r>
    </w:p>
    <w:p w14:paraId="7D716FAE" w14:textId="77777777" w:rsidR="002A68BC" w:rsidRDefault="002A68BC" w:rsidP="002A68BC">
      <w:pPr>
        <w:pStyle w:val="ListParagraph"/>
        <w:ind w:left="0"/>
        <w:jc w:val="center"/>
      </w:pPr>
      <w:r>
        <w:rPr>
          <w:noProof/>
        </w:rPr>
        <w:drawing>
          <wp:inline distT="0" distB="0" distL="0" distR="0" wp14:anchorId="120EA967" wp14:editId="578582A6">
            <wp:extent cx="531495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3419475"/>
                    </a:xfrm>
                    <a:prstGeom prst="rect">
                      <a:avLst/>
                    </a:prstGeom>
                  </pic:spPr>
                </pic:pic>
              </a:graphicData>
            </a:graphic>
          </wp:inline>
        </w:drawing>
      </w:r>
    </w:p>
    <w:p w14:paraId="03D669B7" w14:textId="77777777" w:rsidR="002A68BC" w:rsidRDefault="00D246FD" w:rsidP="002A68BC">
      <w:pPr>
        <w:pStyle w:val="ListParagraph"/>
        <w:numPr>
          <w:ilvl w:val="4"/>
          <w:numId w:val="1"/>
        </w:numPr>
      </w:pPr>
      <w:r>
        <w:t>If you don’t do this, scripts written on your computer probably won’t run on the hpc</w:t>
      </w:r>
    </w:p>
    <w:p w14:paraId="53A23C90" w14:textId="77777777" w:rsidR="00D246FD" w:rsidRDefault="00D246FD" w:rsidP="00D246FD">
      <w:pPr>
        <w:pStyle w:val="ListParagraph"/>
        <w:numPr>
          <w:ilvl w:val="4"/>
          <w:numId w:val="1"/>
        </w:numPr>
      </w:pPr>
      <w:r>
        <w:t xml:space="preserve">If you are curious as to why, see here: </w:t>
      </w:r>
      <w:hyperlink r:id="rId13" w:history="1">
        <w:r w:rsidRPr="002B445C">
          <w:rPr>
            <w:rStyle w:val="Hyperlink"/>
          </w:rPr>
          <w:t>http://www.cs.toronto.edu/~krueger/csc209h/tut/line-endings.html</w:t>
        </w:r>
      </w:hyperlink>
      <w:r>
        <w:t xml:space="preserve"> I</w:t>
      </w:r>
    </w:p>
    <w:p w14:paraId="11FA4B2A" w14:textId="77777777" w:rsidR="00323381" w:rsidRDefault="00323381" w:rsidP="00DD2046">
      <w:pPr>
        <w:pStyle w:val="ListParagraph"/>
        <w:numPr>
          <w:ilvl w:val="1"/>
          <w:numId w:val="1"/>
        </w:numPr>
        <w:ind w:left="540"/>
      </w:pPr>
      <w:r>
        <w:t>Mac</w:t>
      </w:r>
    </w:p>
    <w:p w14:paraId="4A223E7C" w14:textId="77777777" w:rsidR="00323381" w:rsidRDefault="00323381" w:rsidP="00DD2046">
      <w:pPr>
        <w:pStyle w:val="ListParagraph"/>
        <w:numPr>
          <w:ilvl w:val="2"/>
          <w:numId w:val="1"/>
        </w:numPr>
        <w:ind w:left="720"/>
      </w:pPr>
      <w:r>
        <w:t>Open terminal</w:t>
      </w:r>
    </w:p>
    <w:p w14:paraId="1EC3E5AE" w14:textId="77777777" w:rsidR="00323381" w:rsidRDefault="00323381" w:rsidP="00DD2046">
      <w:pPr>
        <w:pStyle w:val="ListParagraph"/>
        <w:numPr>
          <w:ilvl w:val="2"/>
          <w:numId w:val="1"/>
        </w:numPr>
        <w:ind w:left="720"/>
      </w:pPr>
      <w:r>
        <w:t>Type</w:t>
      </w:r>
    </w:p>
    <w:p w14:paraId="5C4EF463" w14:textId="77777777" w:rsidR="00323381" w:rsidRDefault="00323381" w:rsidP="00323381">
      <w:pPr>
        <w:pStyle w:val="ListParagraph"/>
        <w:numPr>
          <w:ilvl w:val="3"/>
          <w:numId w:val="1"/>
        </w:numPr>
      </w:pPr>
      <w:r>
        <w:t xml:space="preserve">ssh –X </w:t>
      </w:r>
      <w:hyperlink r:id="rId14" w:history="1">
        <w:r w:rsidR="009901FF" w:rsidRPr="002B445C">
          <w:rPr>
            <w:rStyle w:val="Hyperlink"/>
          </w:rPr>
          <w:t>yourislanderid@hpcm.tamucc.edu</w:t>
        </w:r>
      </w:hyperlink>
      <w:r w:rsidR="009901FF">
        <w:t xml:space="preserve"> </w:t>
      </w:r>
    </w:p>
    <w:p w14:paraId="5C02724C" w14:textId="77777777" w:rsidR="00D246FD" w:rsidRDefault="00D246FD" w:rsidP="00D246FD">
      <w:pPr>
        <w:pStyle w:val="ListParagraph"/>
        <w:numPr>
          <w:ilvl w:val="2"/>
          <w:numId w:val="1"/>
        </w:numPr>
      </w:pPr>
      <w:r>
        <w:t>Use textwrangler to edit bash scripts</w:t>
      </w:r>
    </w:p>
    <w:p w14:paraId="64E7C2DF" w14:textId="77777777" w:rsidR="00323381" w:rsidRDefault="00323381" w:rsidP="00DD2046">
      <w:pPr>
        <w:pStyle w:val="ListParagraph"/>
        <w:numPr>
          <w:ilvl w:val="1"/>
          <w:numId w:val="1"/>
        </w:numPr>
        <w:ind w:left="540"/>
      </w:pPr>
      <w:r>
        <w:t>Linux</w:t>
      </w:r>
    </w:p>
    <w:p w14:paraId="2A2BC91E" w14:textId="77777777" w:rsidR="00323381" w:rsidRDefault="00323381" w:rsidP="00DD2046">
      <w:pPr>
        <w:pStyle w:val="ListParagraph"/>
        <w:numPr>
          <w:ilvl w:val="2"/>
          <w:numId w:val="1"/>
        </w:numPr>
        <w:ind w:left="720"/>
      </w:pPr>
      <w:r>
        <w:t>Open terminal</w:t>
      </w:r>
    </w:p>
    <w:p w14:paraId="6CCF5126" w14:textId="77777777" w:rsidR="00323381" w:rsidRDefault="00323381" w:rsidP="00323381">
      <w:pPr>
        <w:pStyle w:val="ListParagraph"/>
        <w:numPr>
          <w:ilvl w:val="2"/>
          <w:numId w:val="1"/>
        </w:numPr>
      </w:pPr>
      <w:r>
        <w:t>Type</w:t>
      </w:r>
    </w:p>
    <w:p w14:paraId="6869030E" w14:textId="77777777" w:rsidR="00323381" w:rsidRDefault="00323381" w:rsidP="00323381">
      <w:pPr>
        <w:pStyle w:val="ListParagraph"/>
        <w:numPr>
          <w:ilvl w:val="3"/>
          <w:numId w:val="1"/>
        </w:numPr>
      </w:pPr>
      <w:r>
        <w:lastRenderedPageBreak/>
        <w:t xml:space="preserve">ssh –X </w:t>
      </w:r>
      <w:hyperlink r:id="rId15" w:history="1">
        <w:r w:rsidR="00ED1E16" w:rsidRPr="002B445C">
          <w:rPr>
            <w:rStyle w:val="Hyperlink"/>
          </w:rPr>
          <w:t>yourislanderid@hpcm.tamucc.edu</w:t>
        </w:r>
      </w:hyperlink>
    </w:p>
    <w:p w14:paraId="1FA731CA" w14:textId="77777777" w:rsidR="00ED1E16" w:rsidRDefault="00ED1E16" w:rsidP="00ED1E16">
      <w:pPr>
        <w:pStyle w:val="ListParagraph"/>
      </w:pPr>
    </w:p>
    <w:p w14:paraId="6C2DD5F7" w14:textId="77777777" w:rsidR="007870B3" w:rsidRDefault="007870B3">
      <w:r>
        <w:br w:type="page"/>
      </w:r>
    </w:p>
    <w:p w14:paraId="35765ECA" w14:textId="77777777" w:rsidR="00177A8F" w:rsidRDefault="00177A8F" w:rsidP="00323381">
      <w:pPr>
        <w:pStyle w:val="ListParagraph"/>
        <w:numPr>
          <w:ilvl w:val="0"/>
          <w:numId w:val="1"/>
        </w:numPr>
        <w:ind w:left="720"/>
        <w:rPr>
          <w:b/>
        </w:rPr>
      </w:pPr>
      <w:r w:rsidRPr="00B708FD">
        <w:rPr>
          <w:b/>
        </w:rPr>
        <w:lastRenderedPageBreak/>
        <w:t>HPC Basics</w:t>
      </w:r>
    </w:p>
    <w:p w14:paraId="191F412E" w14:textId="77777777" w:rsidR="00EA31A9" w:rsidRDefault="00EA31A9" w:rsidP="00EA31A9">
      <w:pPr>
        <w:pStyle w:val="ListParagraph"/>
      </w:pPr>
      <w:r>
        <w:t>The hpc operating system is RedHatEnterprise Linux.  Most scripts are written in the bash shell scripting language.</w:t>
      </w:r>
      <w:r w:rsidR="007E112F">
        <w:t xml:space="preserve">  The queue system is called slurm and responds to sbatch scripting language.  These terms will likely be useful when you’re searching for answers.</w:t>
      </w:r>
    </w:p>
    <w:p w14:paraId="5F14345C" w14:textId="77777777" w:rsidR="00EA31A9" w:rsidRPr="00EA31A9" w:rsidRDefault="00EA31A9" w:rsidP="00EA31A9">
      <w:pPr>
        <w:pStyle w:val="ListParagraph"/>
      </w:pPr>
    </w:p>
    <w:p w14:paraId="2529A589" w14:textId="77777777" w:rsidR="00DF3AAE" w:rsidRDefault="00DF3AAE" w:rsidP="00177A8F">
      <w:pPr>
        <w:pStyle w:val="ListParagraph"/>
        <w:numPr>
          <w:ilvl w:val="1"/>
          <w:numId w:val="1"/>
        </w:numPr>
      </w:pPr>
      <w:r>
        <w:t>All questions about achieving a task should be asked via the hpc forum at hpc.tamucc.edu</w:t>
      </w:r>
    </w:p>
    <w:p w14:paraId="49C032C4" w14:textId="77777777" w:rsidR="00331984" w:rsidRDefault="00331984" w:rsidP="00331984">
      <w:pPr>
        <w:pStyle w:val="ListParagraph"/>
        <w:numPr>
          <w:ilvl w:val="2"/>
          <w:numId w:val="1"/>
        </w:numPr>
      </w:pPr>
      <w:r>
        <w:t>Please use this resource, we worked hard to make it for your benefit</w:t>
      </w:r>
    </w:p>
    <w:p w14:paraId="6D68534E" w14:textId="77777777" w:rsidR="00331984" w:rsidRDefault="00331984" w:rsidP="00331984">
      <w:pPr>
        <w:pStyle w:val="ListParagraph"/>
        <w:numPr>
          <w:ilvl w:val="2"/>
          <w:numId w:val="1"/>
        </w:numPr>
      </w:pPr>
      <w:r>
        <w:t>The forum can be searched for answers and contains tutorials</w:t>
      </w:r>
    </w:p>
    <w:p w14:paraId="5650C9D3" w14:textId="77777777" w:rsidR="00DF3AAE" w:rsidRDefault="00DF3AAE" w:rsidP="00177A8F">
      <w:pPr>
        <w:pStyle w:val="ListParagraph"/>
        <w:numPr>
          <w:ilvl w:val="1"/>
          <w:numId w:val="1"/>
        </w:numPr>
      </w:pPr>
      <w:r>
        <w:t>Google is your friend, try googling the solution to your problem</w:t>
      </w:r>
    </w:p>
    <w:p w14:paraId="745B9278" w14:textId="77777777" w:rsidR="00C809F1" w:rsidRDefault="00C809F1" w:rsidP="00177A8F">
      <w:pPr>
        <w:pStyle w:val="ListParagraph"/>
        <w:numPr>
          <w:ilvl w:val="1"/>
          <w:numId w:val="1"/>
        </w:numPr>
      </w:pPr>
      <w:r>
        <w:t>The mouse will rarely work</w:t>
      </w:r>
    </w:p>
    <w:p w14:paraId="780EF83B" w14:textId="77777777" w:rsidR="00C809F1" w:rsidRDefault="00C809F1" w:rsidP="00C809F1">
      <w:pPr>
        <w:pStyle w:val="ListParagraph"/>
        <w:numPr>
          <w:ilvl w:val="2"/>
          <w:numId w:val="1"/>
        </w:numPr>
      </w:pPr>
      <w:r>
        <w:t>In putty, selecting with mouse automatically copies selection</w:t>
      </w:r>
    </w:p>
    <w:p w14:paraId="7155EC56" w14:textId="77777777" w:rsidR="00C809F1" w:rsidRDefault="00C809F1" w:rsidP="00C809F1">
      <w:pPr>
        <w:pStyle w:val="ListParagraph"/>
        <w:numPr>
          <w:ilvl w:val="2"/>
          <w:numId w:val="1"/>
        </w:numPr>
      </w:pPr>
      <w:r>
        <w:t>In putty, right clicking the mouse pastes</w:t>
      </w:r>
    </w:p>
    <w:p w14:paraId="085897A8" w14:textId="77777777" w:rsidR="00C809F1" w:rsidRDefault="00C809F1" w:rsidP="00C809F1">
      <w:pPr>
        <w:pStyle w:val="ListParagraph"/>
        <w:numPr>
          <w:ilvl w:val="2"/>
          <w:numId w:val="1"/>
        </w:numPr>
      </w:pPr>
      <w:r>
        <w:t>That’s it for mousing in a terminal window</w:t>
      </w:r>
    </w:p>
    <w:p w14:paraId="49BEB79C" w14:textId="77777777" w:rsidR="00177A8F" w:rsidRDefault="00177A8F" w:rsidP="00177A8F">
      <w:pPr>
        <w:pStyle w:val="ListParagraph"/>
        <w:numPr>
          <w:ilvl w:val="1"/>
          <w:numId w:val="1"/>
        </w:numPr>
      </w:pPr>
      <w:r>
        <w:t>See tutorial on HPC forum at hpc.tamucc.edu</w:t>
      </w:r>
    </w:p>
    <w:p w14:paraId="3496C2A0" w14:textId="77777777" w:rsidR="00177A8F" w:rsidRDefault="00177A8F" w:rsidP="00177A8F">
      <w:pPr>
        <w:pStyle w:val="ListParagraph"/>
        <w:numPr>
          <w:ilvl w:val="1"/>
          <w:numId w:val="1"/>
        </w:numPr>
      </w:pPr>
      <w:r>
        <w:t>Each program you run must be loaded with following command</w:t>
      </w:r>
    </w:p>
    <w:p w14:paraId="16B53DA2" w14:textId="77777777" w:rsidR="00177A8F" w:rsidRDefault="00177A8F" w:rsidP="00177A8F">
      <w:pPr>
        <w:pStyle w:val="ListParagraph"/>
        <w:numPr>
          <w:ilvl w:val="2"/>
          <w:numId w:val="1"/>
        </w:numPr>
      </w:pPr>
      <w:r>
        <w:t>module load programname</w:t>
      </w:r>
    </w:p>
    <w:p w14:paraId="420A2A98" w14:textId="77777777" w:rsidR="00177A8F" w:rsidRDefault="00177A8F" w:rsidP="00177A8F">
      <w:pPr>
        <w:pStyle w:val="ListParagraph"/>
        <w:numPr>
          <w:ilvl w:val="1"/>
          <w:numId w:val="1"/>
        </w:numPr>
      </w:pPr>
      <w:r>
        <w:t>You can view programs available with following command</w:t>
      </w:r>
    </w:p>
    <w:p w14:paraId="1B10F2A5" w14:textId="77777777" w:rsidR="00177A8F" w:rsidRDefault="00177A8F" w:rsidP="00177A8F">
      <w:pPr>
        <w:pStyle w:val="ListParagraph"/>
        <w:numPr>
          <w:ilvl w:val="2"/>
          <w:numId w:val="1"/>
        </w:numPr>
      </w:pPr>
      <w:r>
        <w:t>module avail</w:t>
      </w:r>
    </w:p>
    <w:p w14:paraId="74396D38" w14:textId="77777777" w:rsidR="00177A8F" w:rsidRDefault="00177A8F" w:rsidP="00177A8F">
      <w:pPr>
        <w:pStyle w:val="ListParagraph"/>
        <w:numPr>
          <w:ilvl w:val="1"/>
          <w:numId w:val="1"/>
        </w:numPr>
      </w:pPr>
      <w:r>
        <w:t>Programs should be run from bash scripts</w:t>
      </w:r>
    </w:p>
    <w:p w14:paraId="5A1FEFE8" w14:textId="77777777" w:rsidR="00177A8F" w:rsidRDefault="00177A8F" w:rsidP="00177A8F">
      <w:pPr>
        <w:pStyle w:val="ListParagraph"/>
        <w:numPr>
          <w:ilvl w:val="2"/>
          <w:numId w:val="1"/>
        </w:numPr>
      </w:pPr>
      <w:r>
        <w:t>There are special sbatch commands that need to be listed in the script</w:t>
      </w:r>
    </w:p>
    <w:p w14:paraId="16438D25" w14:textId="77777777" w:rsidR="00177A8F" w:rsidRDefault="00177A8F" w:rsidP="00177A8F">
      <w:pPr>
        <w:pStyle w:val="ListParagraph"/>
        <w:numPr>
          <w:ilvl w:val="2"/>
          <w:numId w:val="1"/>
        </w:numPr>
      </w:pPr>
      <w:r>
        <w:t>Run the script as follows:</w:t>
      </w:r>
    </w:p>
    <w:p w14:paraId="388A9391" w14:textId="77777777" w:rsidR="00177A8F" w:rsidRDefault="00177A8F" w:rsidP="00177A8F">
      <w:pPr>
        <w:pStyle w:val="ListParagraph"/>
        <w:numPr>
          <w:ilvl w:val="3"/>
          <w:numId w:val="1"/>
        </w:numPr>
      </w:pPr>
      <w:r>
        <w:t>sbatch script.sh</w:t>
      </w:r>
    </w:p>
    <w:p w14:paraId="374BF453" w14:textId="77777777" w:rsidR="00177A8F" w:rsidRDefault="00177A8F" w:rsidP="00177A8F">
      <w:pPr>
        <w:pStyle w:val="ListParagraph"/>
        <w:numPr>
          <w:ilvl w:val="2"/>
          <w:numId w:val="1"/>
        </w:numPr>
      </w:pPr>
      <w:r>
        <w:t>View running jobs with following command</w:t>
      </w:r>
    </w:p>
    <w:p w14:paraId="77E8D50A" w14:textId="77777777" w:rsidR="00177A8F" w:rsidRDefault="00177A8F" w:rsidP="00177A8F">
      <w:pPr>
        <w:pStyle w:val="ListParagraph"/>
        <w:numPr>
          <w:ilvl w:val="3"/>
          <w:numId w:val="1"/>
        </w:numPr>
      </w:pPr>
      <w:r>
        <w:t>squeue</w:t>
      </w:r>
    </w:p>
    <w:p w14:paraId="3A41C603" w14:textId="77777777" w:rsidR="00177A8F" w:rsidRDefault="00177A8F" w:rsidP="00177A8F">
      <w:pPr>
        <w:pStyle w:val="ListParagraph"/>
        <w:numPr>
          <w:ilvl w:val="2"/>
          <w:numId w:val="1"/>
        </w:numPr>
      </w:pPr>
      <w:r>
        <w:t>Cancel running job with following command</w:t>
      </w:r>
    </w:p>
    <w:p w14:paraId="085631CB" w14:textId="77777777" w:rsidR="00177A8F" w:rsidRDefault="00177A8F" w:rsidP="00177A8F">
      <w:pPr>
        <w:pStyle w:val="ListParagraph"/>
        <w:numPr>
          <w:ilvl w:val="3"/>
          <w:numId w:val="1"/>
        </w:numPr>
      </w:pPr>
      <w:r>
        <w:t>scancel jobid</w:t>
      </w:r>
    </w:p>
    <w:p w14:paraId="6DC0DDE8" w14:textId="77777777" w:rsidR="00F4571A" w:rsidRDefault="00F4571A" w:rsidP="00F4571A">
      <w:pPr>
        <w:pStyle w:val="ListParagraph"/>
        <w:numPr>
          <w:ilvl w:val="2"/>
          <w:numId w:val="1"/>
        </w:numPr>
      </w:pPr>
      <w:r>
        <w:t xml:space="preserve">Track progress of script in the slurm*.out file </w:t>
      </w:r>
    </w:p>
    <w:p w14:paraId="1B0E1115" w14:textId="77777777" w:rsidR="00F4571A" w:rsidRDefault="00F4571A" w:rsidP="00F4571A">
      <w:pPr>
        <w:pStyle w:val="ListParagraph"/>
        <w:numPr>
          <w:ilvl w:val="3"/>
          <w:numId w:val="1"/>
        </w:numPr>
      </w:pPr>
      <w:r>
        <w:t>The slurm*.out file contains all info that would normally be printed to the screen</w:t>
      </w:r>
    </w:p>
    <w:p w14:paraId="05B21997" w14:textId="77777777" w:rsidR="00F4571A" w:rsidRDefault="00F4571A" w:rsidP="00F4571A">
      <w:pPr>
        <w:pStyle w:val="ListParagraph"/>
        <w:numPr>
          <w:ilvl w:val="3"/>
          <w:numId w:val="1"/>
        </w:numPr>
      </w:pPr>
      <w:r>
        <w:t>open with the following command</w:t>
      </w:r>
    </w:p>
    <w:p w14:paraId="1C8C69DC" w14:textId="77777777" w:rsidR="00F4571A" w:rsidRDefault="00F4571A" w:rsidP="00F4571A">
      <w:pPr>
        <w:pStyle w:val="ListParagraph"/>
        <w:numPr>
          <w:ilvl w:val="4"/>
          <w:numId w:val="1"/>
        </w:numPr>
      </w:pPr>
      <w:r>
        <w:t>less slurmfilename</w:t>
      </w:r>
    </w:p>
    <w:p w14:paraId="51C5D2A5" w14:textId="77777777" w:rsidR="00DF3AAE" w:rsidRDefault="00DF3AAE" w:rsidP="00DF3AAE">
      <w:pPr>
        <w:pStyle w:val="ListParagraph"/>
        <w:numPr>
          <w:ilvl w:val="2"/>
          <w:numId w:val="1"/>
        </w:numPr>
      </w:pPr>
      <w:r>
        <w:t xml:space="preserve">see the hpc cheat sheet at hpc.tamucc.edu </w:t>
      </w:r>
    </w:p>
    <w:p w14:paraId="2D2EE6D9" w14:textId="77777777" w:rsidR="00DF3AAE" w:rsidRDefault="00DF3AAE" w:rsidP="00C809F1">
      <w:pPr>
        <w:pStyle w:val="ListParagraph"/>
        <w:numPr>
          <w:ilvl w:val="1"/>
          <w:numId w:val="1"/>
        </w:numPr>
      </w:pPr>
      <w:r>
        <w:t>See the linux command line cheat sheet at hpc.tamucc.edu</w:t>
      </w:r>
    </w:p>
    <w:p w14:paraId="7B5AE3AD" w14:textId="77777777" w:rsidR="00F4571A" w:rsidRDefault="00C809F1" w:rsidP="00DF3AAE">
      <w:pPr>
        <w:pStyle w:val="ListParagraph"/>
        <w:numPr>
          <w:ilvl w:val="2"/>
          <w:numId w:val="1"/>
        </w:numPr>
      </w:pPr>
      <w:r>
        <w:t>Files can be viewed with less and zless</w:t>
      </w:r>
    </w:p>
    <w:p w14:paraId="68DD63AC" w14:textId="77777777" w:rsidR="00C809F1" w:rsidRDefault="00C809F1" w:rsidP="00DF3AAE">
      <w:pPr>
        <w:pStyle w:val="ListParagraph"/>
        <w:numPr>
          <w:ilvl w:val="3"/>
          <w:numId w:val="1"/>
        </w:numPr>
      </w:pPr>
      <w:r>
        <w:t>Zless is for zipped files</w:t>
      </w:r>
    </w:p>
    <w:p w14:paraId="1045B932" w14:textId="77777777" w:rsidR="00C809F1" w:rsidRDefault="00C809F1" w:rsidP="00DF3AAE">
      <w:pPr>
        <w:pStyle w:val="ListParagraph"/>
        <w:numPr>
          <w:ilvl w:val="3"/>
          <w:numId w:val="1"/>
        </w:numPr>
      </w:pPr>
      <w:r>
        <w:t>You can’t edit, only view</w:t>
      </w:r>
      <w:r w:rsidR="00DF3AAE">
        <w:t xml:space="preserve"> f</w:t>
      </w:r>
      <w:r>
        <w:t>or large files, like fq.gz files</w:t>
      </w:r>
    </w:p>
    <w:p w14:paraId="5DDE625E" w14:textId="77777777" w:rsidR="00C809F1" w:rsidRDefault="00C809F1" w:rsidP="00DF3AAE">
      <w:pPr>
        <w:pStyle w:val="ListParagraph"/>
        <w:numPr>
          <w:ilvl w:val="2"/>
          <w:numId w:val="1"/>
        </w:numPr>
      </w:pPr>
      <w:r>
        <w:t>Editing scripts with nano</w:t>
      </w:r>
    </w:p>
    <w:p w14:paraId="37709A9F" w14:textId="77777777" w:rsidR="00C809F1" w:rsidRDefault="00C809F1" w:rsidP="00DF3AAE">
      <w:pPr>
        <w:pStyle w:val="ListParagraph"/>
        <w:numPr>
          <w:ilvl w:val="3"/>
          <w:numId w:val="1"/>
        </w:numPr>
      </w:pPr>
      <w:r>
        <w:t>Nano is a word processor</w:t>
      </w:r>
    </w:p>
    <w:p w14:paraId="75E8A3DE" w14:textId="77777777" w:rsidR="00C809F1" w:rsidRDefault="00C809F1" w:rsidP="00DF3AAE">
      <w:pPr>
        <w:pStyle w:val="ListParagraph"/>
        <w:numPr>
          <w:ilvl w:val="3"/>
          <w:numId w:val="1"/>
        </w:numPr>
      </w:pPr>
      <w:r>
        <w:t>It’s clunky, but it gets the job done</w:t>
      </w:r>
    </w:p>
    <w:p w14:paraId="78E3813E" w14:textId="77777777" w:rsidR="00C809F1" w:rsidRDefault="00C809F1" w:rsidP="00DF3AAE">
      <w:pPr>
        <w:pStyle w:val="ListParagraph"/>
        <w:numPr>
          <w:ilvl w:val="3"/>
          <w:numId w:val="1"/>
        </w:numPr>
      </w:pPr>
      <w:r>
        <w:t>Open an existing script or create a new script</w:t>
      </w:r>
    </w:p>
    <w:p w14:paraId="4AE222A1" w14:textId="77777777" w:rsidR="00C809F1" w:rsidRDefault="00C809F1" w:rsidP="00DF3AAE">
      <w:pPr>
        <w:pStyle w:val="ListParagraph"/>
        <w:numPr>
          <w:ilvl w:val="4"/>
          <w:numId w:val="1"/>
        </w:numPr>
      </w:pPr>
      <w:r>
        <w:t>nano scriptname.sh</w:t>
      </w:r>
    </w:p>
    <w:p w14:paraId="6057651C" w14:textId="77777777" w:rsidR="007870B3" w:rsidRDefault="007870B3">
      <w:r>
        <w:br w:type="page"/>
      </w:r>
    </w:p>
    <w:p w14:paraId="13CECF39" w14:textId="77777777" w:rsidR="006575AA" w:rsidRPr="00B15AE8" w:rsidRDefault="006575AA" w:rsidP="006575AA">
      <w:pPr>
        <w:pStyle w:val="ListParagraph"/>
        <w:numPr>
          <w:ilvl w:val="0"/>
          <w:numId w:val="1"/>
        </w:numPr>
        <w:rPr>
          <w:b/>
        </w:rPr>
      </w:pPr>
      <w:r w:rsidRPr="00B15AE8">
        <w:rPr>
          <w:b/>
        </w:rPr>
        <w:lastRenderedPageBreak/>
        <w:t>Standardized Directory Format</w:t>
      </w:r>
    </w:p>
    <w:p w14:paraId="7FF06E55" w14:textId="77777777" w:rsidR="006575AA" w:rsidRPr="00B15AE8" w:rsidRDefault="006575AA" w:rsidP="006575AA">
      <w:pPr>
        <w:ind w:left="1080"/>
      </w:pPr>
      <w:r w:rsidRPr="00B15AE8">
        <w:t xml:space="preserve">You are about to create a lot of files that will take up 10s to 1000s of gigabytes of space.  It is imperative that a standardized directory format be followed so that we can all find the files and information we need, and so that dDocent will run properly.  </w:t>
      </w:r>
    </w:p>
    <w:p w14:paraId="45C5AEA9" w14:textId="77777777" w:rsidR="005F098D" w:rsidRPr="00B15AE8" w:rsidRDefault="005F098D" w:rsidP="009B6098">
      <w:pPr>
        <w:pStyle w:val="ListParagraph"/>
        <w:numPr>
          <w:ilvl w:val="1"/>
          <w:numId w:val="1"/>
        </w:numPr>
      </w:pPr>
      <w:r w:rsidRPr="00B15AE8">
        <w:t>Work directory</w:t>
      </w:r>
    </w:p>
    <w:p w14:paraId="4BCA65EE" w14:textId="77777777" w:rsidR="005F098D" w:rsidRPr="00B15AE8" w:rsidRDefault="005F098D" w:rsidP="005F098D">
      <w:pPr>
        <w:pStyle w:val="ListParagraph"/>
        <w:numPr>
          <w:ilvl w:val="2"/>
          <w:numId w:val="1"/>
        </w:numPr>
      </w:pPr>
      <w:r w:rsidRPr="00B15AE8">
        <w:t>All of your work should be saved in your work directory</w:t>
      </w:r>
      <w:r w:rsidR="00CC57D1" w:rsidRPr="00B15AE8">
        <w:t xml:space="preserve"> which was created when you requested an HPC account</w:t>
      </w:r>
    </w:p>
    <w:p w14:paraId="2EB541D0" w14:textId="77777777" w:rsidR="005F098D" w:rsidRPr="00B15AE8" w:rsidRDefault="005F098D" w:rsidP="005F098D">
      <w:pPr>
        <w:pStyle w:val="ListParagraph"/>
        <w:numPr>
          <w:ilvl w:val="2"/>
          <w:numId w:val="1"/>
        </w:numPr>
      </w:pPr>
      <w:r w:rsidRPr="00B15AE8">
        <w:t>Navigate to your work directory</w:t>
      </w:r>
    </w:p>
    <w:p w14:paraId="7AAAA70B" w14:textId="77777777" w:rsidR="005F098D" w:rsidRPr="00B15AE8" w:rsidRDefault="00B4059E" w:rsidP="005F098D">
      <w:pPr>
        <w:pStyle w:val="ListParagraph"/>
        <w:numPr>
          <w:ilvl w:val="3"/>
          <w:numId w:val="1"/>
        </w:numPr>
      </w:pPr>
      <w:r w:rsidRPr="00B15AE8">
        <w:t>c</w:t>
      </w:r>
      <w:r w:rsidR="005F098D" w:rsidRPr="00B15AE8">
        <w:t>d $WORK</w:t>
      </w:r>
    </w:p>
    <w:p w14:paraId="7FD75311" w14:textId="77777777" w:rsidR="005F098D" w:rsidRPr="00B15AE8" w:rsidRDefault="005F098D" w:rsidP="005F098D">
      <w:pPr>
        <w:pStyle w:val="ListParagraph"/>
        <w:numPr>
          <w:ilvl w:val="4"/>
          <w:numId w:val="1"/>
        </w:numPr>
      </w:pPr>
      <w:r w:rsidRPr="00B15AE8">
        <w:t>$WORK is a variable that stores the path to your work directory</w:t>
      </w:r>
    </w:p>
    <w:p w14:paraId="029ABFF8" w14:textId="77777777" w:rsidR="005F098D" w:rsidRPr="00B15AE8" w:rsidRDefault="005F098D" w:rsidP="005F098D">
      <w:pPr>
        <w:pStyle w:val="ListParagraph"/>
        <w:numPr>
          <w:ilvl w:val="5"/>
          <w:numId w:val="1"/>
        </w:numPr>
      </w:pPr>
      <w:r w:rsidRPr="00B15AE8">
        <w:t>/work/GenomicsSamples/yourislanderid</w:t>
      </w:r>
    </w:p>
    <w:p w14:paraId="05C34C43" w14:textId="77777777" w:rsidR="005F098D" w:rsidRPr="00B15AE8" w:rsidRDefault="005F098D" w:rsidP="009B6098">
      <w:pPr>
        <w:pStyle w:val="ListParagraph"/>
        <w:numPr>
          <w:ilvl w:val="1"/>
          <w:numId w:val="1"/>
        </w:numPr>
      </w:pPr>
      <w:r w:rsidRPr="00B15AE8">
        <w:t>Script directory</w:t>
      </w:r>
    </w:p>
    <w:p w14:paraId="30515E8A" w14:textId="77777777" w:rsidR="0073246B" w:rsidRPr="00B15AE8" w:rsidRDefault="0073246B" w:rsidP="005F098D">
      <w:pPr>
        <w:pStyle w:val="ListParagraph"/>
        <w:numPr>
          <w:ilvl w:val="2"/>
          <w:numId w:val="1"/>
        </w:numPr>
      </w:pPr>
      <w:r w:rsidRPr="00B15AE8">
        <w:t>You will be using many scripts.  Generally, you will need to modify the scripts for a specific purpose, and those scripts should be stored within you project directory (see below) where they were executed to document what was done to the files.  However, you should keep one example of each script in your script directory so that it is easy to find the scripts and share them.</w:t>
      </w:r>
    </w:p>
    <w:p w14:paraId="3CA4A772" w14:textId="77777777" w:rsidR="0073246B" w:rsidRPr="00B15AE8" w:rsidRDefault="0073246B" w:rsidP="005F098D">
      <w:pPr>
        <w:pStyle w:val="ListParagraph"/>
        <w:numPr>
          <w:ilvl w:val="2"/>
          <w:numId w:val="1"/>
        </w:numPr>
      </w:pPr>
      <w:r w:rsidRPr="00B15AE8">
        <w:t>Examples of all of the scripts in this manual can be found in the following directory</w:t>
      </w:r>
    </w:p>
    <w:p w14:paraId="13B88A69" w14:textId="77777777" w:rsidR="0073246B" w:rsidRPr="00B15AE8" w:rsidRDefault="0073246B" w:rsidP="0073246B">
      <w:pPr>
        <w:pStyle w:val="ListParagraph"/>
        <w:numPr>
          <w:ilvl w:val="3"/>
          <w:numId w:val="1"/>
        </w:numPr>
      </w:pPr>
      <w:r w:rsidRPr="00B15AE8">
        <w:t>/work/GenomicSamples/cbird/scripts</w:t>
      </w:r>
    </w:p>
    <w:p w14:paraId="29A28C9A" w14:textId="77777777" w:rsidR="005F098D" w:rsidRPr="00B15AE8" w:rsidRDefault="005F098D" w:rsidP="005F098D">
      <w:pPr>
        <w:pStyle w:val="ListParagraph"/>
        <w:numPr>
          <w:ilvl w:val="2"/>
          <w:numId w:val="1"/>
        </w:numPr>
      </w:pPr>
      <w:r w:rsidRPr="00B15AE8">
        <w:t>Make a directory named scripts in your work directory</w:t>
      </w:r>
    </w:p>
    <w:p w14:paraId="5BF8BB19" w14:textId="77777777" w:rsidR="0073246B" w:rsidRPr="00B15AE8" w:rsidRDefault="0073246B" w:rsidP="0073246B">
      <w:pPr>
        <w:pStyle w:val="ListParagraph"/>
        <w:numPr>
          <w:ilvl w:val="3"/>
          <w:numId w:val="1"/>
        </w:numPr>
      </w:pPr>
      <w:r w:rsidRPr="00B15AE8">
        <w:t>Mkdir scripts</w:t>
      </w:r>
    </w:p>
    <w:p w14:paraId="702E8F09" w14:textId="77777777" w:rsidR="0073246B" w:rsidRPr="00B15AE8" w:rsidRDefault="0073246B" w:rsidP="0073246B">
      <w:pPr>
        <w:pStyle w:val="ListParagraph"/>
        <w:numPr>
          <w:ilvl w:val="2"/>
          <w:numId w:val="1"/>
        </w:numPr>
      </w:pPr>
      <w:r w:rsidRPr="00B15AE8">
        <w:t>Copy the scripts from my script directory to your script directory</w:t>
      </w:r>
    </w:p>
    <w:p w14:paraId="45324E1F" w14:textId="77777777" w:rsidR="0073246B" w:rsidRDefault="0073246B" w:rsidP="0073246B">
      <w:pPr>
        <w:pStyle w:val="ListParagraph"/>
        <w:numPr>
          <w:ilvl w:val="3"/>
          <w:numId w:val="1"/>
        </w:numPr>
      </w:pPr>
      <w:r w:rsidRPr="00B15AE8">
        <w:t>cp /work/GenomicSamples/cbird/scripts</w:t>
      </w:r>
      <w:r w:rsidR="00DF031A">
        <w:t>/*</w:t>
      </w:r>
      <w:r w:rsidRPr="00B15AE8">
        <w:t xml:space="preserve"> ./scripts</w:t>
      </w:r>
    </w:p>
    <w:p w14:paraId="35EBCCDC" w14:textId="77777777" w:rsidR="00DF031A" w:rsidRDefault="00DF031A" w:rsidP="0073246B">
      <w:pPr>
        <w:pStyle w:val="ListParagraph"/>
        <w:numPr>
          <w:ilvl w:val="3"/>
          <w:numId w:val="1"/>
        </w:numPr>
      </w:pPr>
      <w:r>
        <w:t>mkdir scripts/ddocent</w:t>
      </w:r>
    </w:p>
    <w:p w14:paraId="321EE658" w14:textId="77777777" w:rsidR="00DF031A" w:rsidRPr="00B15AE8" w:rsidRDefault="00DF031A" w:rsidP="0073246B">
      <w:pPr>
        <w:pStyle w:val="ListParagraph"/>
        <w:numPr>
          <w:ilvl w:val="3"/>
          <w:numId w:val="1"/>
        </w:numPr>
      </w:pPr>
      <w:r>
        <w:t>cp /work/GenomicSamples/cbird/scripts/ddocent/* ./scripts/ddocent</w:t>
      </w:r>
    </w:p>
    <w:p w14:paraId="66779050" w14:textId="77777777" w:rsidR="009B6098" w:rsidRPr="00B15AE8" w:rsidRDefault="009B6098" w:rsidP="009B6098">
      <w:pPr>
        <w:pStyle w:val="ListParagraph"/>
        <w:numPr>
          <w:ilvl w:val="1"/>
          <w:numId w:val="1"/>
        </w:numPr>
      </w:pPr>
      <w:r w:rsidRPr="00B15AE8">
        <w:t>Project directory</w:t>
      </w:r>
    </w:p>
    <w:p w14:paraId="55371A59" w14:textId="77777777" w:rsidR="00E2500B" w:rsidRDefault="00E2500B" w:rsidP="00E2500B">
      <w:pPr>
        <w:pStyle w:val="ListParagraph"/>
        <w:numPr>
          <w:ilvl w:val="2"/>
          <w:numId w:val="1"/>
        </w:numPr>
        <w:rPr>
          <w:moveTo w:id="2" w:author="Christopher Bird" w:date="2017-03-25T09:02:00Z"/>
        </w:rPr>
      </w:pPr>
      <w:moveToRangeStart w:id="3" w:author="Christopher Bird" w:date="2017-03-25T09:02:00Z" w:name="move478195855"/>
      <w:moveTo w:id="4" w:author="Christopher Bird" w:date="2017-03-25T09:02:00Z">
        <w:r w:rsidRPr="00B15AE8">
          <w:t>this script, stdir.sh, will make the standardized project directory structure, just replace projectdirectoryname with the name of the project</w:t>
        </w:r>
      </w:moveTo>
    </w:p>
    <w:p w14:paraId="3DFAAA44" w14:textId="77777777" w:rsidR="00E2500B" w:rsidRPr="00B15AE8" w:rsidRDefault="00E2500B" w:rsidP="00E2500B">
      <w:pPr>
        <w:pStyle w:val="ListParagraph"/>
        <w:ind w:left="2160"/>
        <w:rPr>
          <w:moveTo w:id="5" w:author="Christopher Bird" w:date="2017-03-25T09:02:00Z"/>
        </w:rPr>
      </w:pPr>
    </w:p>
    <w:p w14:paraId="5462B5B0" w14:textId="77777777" w:rsidR="00E2500B" w:rsidRPr="00683B17" w:rsidRDefault="00E2500B" w:rsidP="00E2500B">
      <w:pPr>
        <w:pStyle w:val="ListParagraph"/>
        <w:ind w:left="2880"/>
        <w:rPr>
          <w:moveTo w:id="6" w:author="Christopher Bird" w:date="2017-03-25T09:02:00Z"/>
          <w:rFonts w:ascii="Courier New" w:hAnsi="Courier New" w:cs="Courier New"/>
          <w:sz w:val="12"/>
          <w:szCs w:val="12"/>
        </w:rPr>
      </w:pPr>
      <w:moveTo w:id="7" w:author="Christopher Bird" w:date="2017-03-25T09:02:00Z">
        <w:r w:rsidRPr="00683B17">
          <w:rPr>
            <w:rFonts w:ascii="Courier New" w:hAnsi="Courier New" w:cs="Courier New"/>
            <w:sz w:val="12"/>
            <w:szCs w:val="12"/>
          </w:rPr>
          <w:t>#!/bin/bash</w:t>
        </w:r>
      </w:moveTo>
    </w:p>
    <w:p w14:paraId="69E1099C" w14:textId="77777777" w:rsidR="00E2500B" w:rsidRPr="00683B17" w:rsidRDefault="00E2500B" w:rsidP="00E2500B">
      <w:pPr>
        <w:pStyle w:val="ListParagraph"/>
        <w:ind w:left="2880"/>
        <w:rPr>
          <w:moveTo w:id="8" w:author="Christopher Bird" w:date="2017-03-25T09:02:00Z"/>
          <w:rFonts w:ascii="Courier New" w:hAnsi="Courier New" w:cs="Courier New"/>
          <w:sz w:val="12"/>
          <w:szCs w:val="12"/>
        </w:rPr>
      </w:pPr>
      <w:moveTo w:id="9" w:author="Christopher Bird" w:date="2017-03-25T09:02:00Z">
        <w:r w:rsidRPr="00683B17">
          <w:rPr>
            <w:rFonts w:ascii="Courier New" w:hAnsi="Courier New" w:cs="Courier New"/>
            <w:sz w:val="12"/>
            <w:szCs w:val="12"/>
          </w:rPr>
          <w:t>stdirname=</w:t>
        </w:r>
        <w:del w:id="10" w:author="Christopher Bird" w:date="2017-03-25T09:02:00Z">
          <w:r w:rsidRPr="00683B17" w:rsidDel="00E2500B">
            <w:rPr>
              <w:rFonts w:ascii="Courier New" w:hAnsi="Courier New" w:cs="Courier New"/>
              <w:sz w:val="12"/>
              <w:szCs w:val="12"/>
            </w:rPr>
            <w:delText>”</w:delText>
          </w:r>
        </w:del>
        <w:r w:rsidRPr="00683B17">
          <w:rPr>
            <w:rFonts w:ascii="Courier New" w:hAnsi="Courier New" w:cs="Courier New"/>
            <w:sz w:val="12"/>
            <w:szCs w:val="12"/>
          </w:rPr>
          <w:t>projectdirectoryname</w:t>
        </w:r>
        <w:del w:id="11" w:author="Christopher Bird" w:date="2017-03-25T09:02:00Z">
          <w:r w:rsidRPr="00683B17" w:rsidDel="00E2500B">
            <w:rPr>
              <w:rFonts w:ascii="Courier New" w:hAnsi="Courier New" w:cs="Courier New"/>
              <w:sz w:val="12"/>
              <w:szCs w:val="12"/>
            </w:rPr>
            <w:delText>”</w:delText>
          </w:r>
        </w:del>
      </w:moveTo>
    </w:p>
    <w:p w14:paraId="793A9C5B" w14:textId="77777777" w:rsidR="00E2500B" w:rsidRPr="00683B17" w:rsidRDefault="00E2500B" w:rsidP="00E2500B">
      <w:pPr>
        <w:pStyle w:val="ListParagraph"/>
        <w:ind w:left="2880"/>
        <w:rPr>
          <w:moveTo w:id="12" w:author="Christopher Bird" w:date="2017-03-25T09:02:00Z"/>
          <w:rFonts w:ascii="Courier New" w:hAnsi="Courier New" w:cs="Courier New"/>
          <w:sz w:val="12"/>
          <w:szCs w:val="12"/>
        </w:rPr>
      </w:pPr>
      <w:moveTo w:id="13" w:author="Christopher Bird" w:date="2017-03-25T09:02:00Z">
        <w:r w:rsidRPr="00683B17">
          <w:rPr>
            <w:rFonts w:ascii="Courier New" w:hAnsi="Courier New" w:cs="Courier New"/>
            <w:sz w:val="12"/>
            <w:szCs w:val="12"/>
          </w:rPr>
          <w:t>mkdir $stdirname</w:t>
        </w:r>
      </w:moveTo>
    </w:p>
    <w:p w14:paraId="588D4478" w14:textId="77777777" w:rsidR="00E2500B" w:rsidRPr="00683B17" w:rsidRDefault="00E2500B" w:rsidP="00E2500B">
      <w:pPr>
        <w:pStyle w:val="ListParagraph"/>
        <w:ind w:left="2880"/>
        <w:rPr>
          <w:moveTo w:id="14" w:author="Christopher Bird" w:date="2017-03-25T09:02:00Z"/>
          <w:rFonts w:ascii="Courier New" w:hAnsi="Courier New" w:cs="Courier New"/>
          <w:sz w:val="12"/>
          <w:szCs w:val="12"/>
        </w:rPr>
      </w:pPr>
      <w:moveTo w:id="15" w:author="Christopher Bird" w:date="2017-03-25T09:02:00Z">
        <w:r w:rsidRPr="00683B17">
          <w:rPr>
            <w:rFonts w:ascii="Courier New" w:hAnsi="Courier New" w:cs="Courier New"/>
            <w:sz w:val="12"/>
            <w:szCs w:val="12"/>
          </w:rPr>
          <w:t>mkdir $stdirname/assembly</w:t>
        </w:r>
      </w:moveTo>
    </w:p>
    <w:p w14:paraId="3E88A1B6" w14:textId="77777777" w:rsidR="00E2500B" w:rsidRPr="00683B17" w:rsidRDefault="00E2500B" w:rsidP="00E2500B">
      <w:pPr>
        <w:pStyle w:val="ListParagraph"/>
        <w:ind w:left="2880"/>
        <w:rPr>
          <w:moveTo w:id="16" w:author="Christopher Bird" w:date="2017-03-25T09:02:00Z"/>
          <w:rFonts w:ascii="Courier New" w:hAnsi="Courier New" w:cs="Courier New"/>
          <w:sz w:val="12"/>
          <w:szCs w:val="12"/>
        </w:rPr>
      </w:pPr>
      <w:moveTo w:id="17" w:author="Christopher Bird" w:date="2017-03-25T09:02:00Z">
        <w:r w:rsidRPr="00683B17">
          <w:rPr>
            <w:rFonts w:ascii="Courier New" w:hAnsi="Courier New" w:cs="Courier New"/>
            <w:sz w:val="12"/>
            <w:szCs w:val="12"/>
          </w:rPr>
          <w:t>mkdir $stdirname/assembly/FASTQC</w:t>
        </w:r>
      </w:moveTo>
    </w:p>
    <w:p w14:paraId="1AB08F19" w14:textId="77777777" w:rsidR="00E2500B" w:rsidRPr="00683B17" w:rsidRDefault="00E2500B" w:rsidP="00E2500B">
      <w:pPr>
        <w:pStyle w:val="ListParagraph"/>
        <w:ind w:left="2880"/>
        <w:rPr>
          <w:moveTo w:id="18" w:author="Christopher Bird" w:date="2017-03-25T09:02:00Z"/>
          <w:rFonts w:ascii="Courier New" w:hAnsi="Courier New" w:cs="Courier New"/>
          <w:sz w:val="12"/>
          <w:szCs w:val="12"/>
        </w:rPr>
      </w:pPr>
      <w:moveTo w:id="19" w:author="Christopher Bird" w:date="2017-03-25T09:02:00Z">
        <w:r w:rsidRPr="00683B17">
          <w:rPr>
            <w:rFonts w:ascii="Courier New" w:hAnsi="Courier New" w:cs="Courier New"/>
            <w:sz w:val="12"/>
            <w:szCs w:val="12"/>
          </w:rPr>
          <w:t>mkdir $stdirname/assembly/logfiles</w:t>
        </w:r>
      </w:moveTo>
    </w:p>
    <w:p w14:paraId="026E6C9B" w14:textId="77777777" w:rsidR="00E2500B" w:rsidRPr="00683B17" w:rsidRDefault="00E2500B" w:rsidP="00E2500B">
      <w:pPr>
        <w:pStyle w:val="ListParagraph"/>
        <w:ind w:left="2880"/>
        <w:rPr>
          <w:moveTo w:id="20" w:author="Christopher Bird" w:date="2017-03-25T09:02:00Z"/>
          <w:rFonts w:ascii="Courier New" w:hAnsi="Courier New" w:cs="Courier New"/>
          <w:sz w:val="12"/>
          <w:szCs w:val="12"/>
        </w:rPr>
      </w:pPr>
      <w:moveTo w:id="21" w:author="Christopher Bird" w:date="2017-03-25T09:02:00Z">
        <w:r w:rsidRPr="00683B17">
          <w:rPr>
            <w:rFonts w:ascii="Courier New" w:hAnsi="Courier New" w:cs="Courier New"/>
            <w:sz w:val="12"/>
            <w:szCs w:val="12"/>
          </w:rPr>
          <w:t>mkdir $stdirname/assembly/trimreports</w:t>
        </w:r>
      </w:moveTo>
    </w:p>
    <w:p w14:paraId="61492476" w14:textId="77777777" w:rsidR="00E2500B" w:rsidRPr="00683B17" w:rsidRDefault="00E2500B" w:rsidP="00E2500B">
      <w:pPr>
        <w:pStyle w:val="ListParagraph"/>
        <w:ind w:left="2880"/>
        <w:rPr>
          <w:moveTo w:id="22" w:author="Christopher Bird" w:date="2017-03-25T09:02:00Z"/>
          <w:rFonts w:ascii="Courier New" w:hAnsi="Courier New" w:cs="Courier New"/>
          <w:sz w:val="12"/>
          <w:szCs w:val="12"/>
        </w:rPr>
      </w:pPr>
      <w:moveTo w:id="23" w:author="Christopher Bird" w:date="2017-03-25T09:02:00Z">
        <w:r w:rsidRPr="00683B17">
          <w:rPr>
            <w:rFonts w:ascii="Courier New" w:hAnsi="Courier New" w:cs="Courier New"/>
            <w:sz w:val="12"/>
            <w:szCs w:val="12"/>
          </w:rPr>
          <w:t>mkdir $stdirname/fastq</w:t>
        </w:r>
      </w:moveTo>
    </w:p>
    <w:p w14:paraId="4E08BEE0" w14:textId="77777777" w:rsidR="00E2500B" w:rsidRPr="00683B17" w:rsidRDefault="00E2500B" w:rsidP="00E2500B">
      <w:pPr>
        <w:pStyle w:val="ListParagraph"/>
        <w:ind w:left="2880"/>
        <w:rPr>
          <w:moveTo w:id="24" w:author="Christopher Bird" w:date="2017-03-25T09:02:00Z"/>
          <w:rFonts w:ascii="Courier New" w:hAnsi="Courier New" w:cs="Courier New"/>
          <w:sz w:val="12"/>
          <w:szCs w:val="12"/>
        </w:rPr>
      </w:pPr>
      <w:moveTo w:id="25" w:author="Christopher Bird" w:date="2017-03-25T09:02:00Z">
        <w:r w:rsidRPr="00683B17">
          <w:rPr>
            <w:rFonts w:ascii="Courier New" w:hAnsi="Courier New" w:cs="Courier New"/>
            <w:sz w:val="12"/>
            <w:szCs w:val="12"/>
          </w:rPr>
          <w:t>mkdir $stdirname/FASTQC</w:t>
        </w:r>
      </w:moveTo>
    </w:p>
    <w:p w14:paraId="408F7975" w14:textId="77777777" w:rsidR="00E2500B" w:rsidRPr="00683B17" w:rsidRDefault="00E2500B" w:rsidP="00E2500B">
      <w:pPr>
        <w:pStyle w:val="ListParagraph"/>
        <w:ind w:left="2880"/>
        <w:rPr>
          <w:moveTo w:id="26" w:author="Christopher Bird" w:date="2017-03-25T09:02:00Z"/>
          <w:rFonts w:ascii="Courier New" w:hAnsi="Courier New" w:cs="Courier New"/>
          <w:sz w:val="12"/>
          <w:szCs w:val="12"/>
        </w:rPr>
      </w:pPr>
      <w:moveTo w:id="27" w:author="Christopher Bird" w:date="2017-03-25T09:02:00Z">
        <w:r w:rsidRPr="00683B17">
          <w:rPr>
            <w:rFonts w:ascii="Courier New" w:hAnsi="Courier New" w:cs="Courier New"/>
            <w:sz w:val="12"/>
            <w:szCs w:val="12"/>
          </w:rPr>
          <w:t>mkdir $stdirname/highReadNum</w:t>
        </w:r>
      </w:moveTo>
    </w:p>
    <w:p w14:paraId="5B334E6D" w14:textId="77777777" w:rsidR="00E2500B" w:rsidRPr="00683B17" w:rsidRDefault="00E2500B" w:rsidP="00E2500B">
      <w:pPr>
        <w:pStyle w:val="ListParagraph"/>
        <w:ind w:left="2880"/>
        <w:rPr>
          <w:moveTo w:id="28" w:author="Christopher Bird" w:date="2017-03-25T09:02:00Z"/>
          <w:rFonts w:ascii="Courier New" w:hAnsi="Courier New" w:cs="Courier New"/>
          <w:sz w:val="12"/>
          <w:szCs w:val="12"/>
        </w:rPr>
      </w:pPr>
      <w:moveTo w:id="29" w:author="Christopher Bird" w:date="2017-03-25T09:02:00Z">
        <w:r w:rsidRPr="00683B17">
          <w:rPr>
            <w:rFonts w:ascii="Courier New" w:hAnsi="Courier New" w:cs="Courier New"/>
            <w:sz w:val="12"/>
            <w:szCs w:val="12"/>
          </w:rPr>
          <w:t>mkdir $stdirname/lowReadNum</w:t>
        </w:r>
      </w:moveTo>
    </w:p>
    <w:p w14:paraId="5A548C07" w14:textId="77777777" w:rsidR="00E2500B" w:rsidRPr="00683B17" w:rsidRDefault="00E2500B" w:rsidP="00E2500B">
      <w:pPr>
        <w:pStyle w:val="ListParagraph"/>
        <w:ind w:left="2880"/>
        <w:rPr>
          <w:moveTo w:id="30" w:author="Christopher Bird" w:date="2017-03-25T09:02:00Z"/>
          <w:rFonts w:ascii="Courier New" w:hAnsi="Courier New" w:cs="Courier New"/>
          <w:sz w:val="12"/>
          <w:szCs w:val="12"/>
        </w:rPr>
      </w:pPr>
      <w:moveTo w:id="31" w:author="Christopher Bird" w:date="2017-03-25T09:02:00Z">
        <w:r w:rsidRPr="00683B17">
          <w:rPr>
            <w:rFonts w:ascii="Courier New" w:hAnsi="Courier New" w:cs="Courier New"/>
            <w:sz w:val="12"/>
            <w:szCs w:val="12"/>
          </w:rPr>
          <w:t>mkdir $stdirname/mapping</w:t>
        </w:r>
      </w:moveTo>
    </w:p>
    <w:p w14:paraId="788CDFFA" w14:textId="77777777" w:rsidR="00E2500B" w:rsidRPr="00683B17" w:rsidRDefault="00E2500B" w:rsidP="00E2500B">
      <w:pPr>
        <w:pStyle w:val="ListParagraph"/>
        <w:ind w:left="2880"/>
        <w:rPr>
          <w:moveTo w:id="32" w:author="Christopher Bird" w:date="2017-03-25T09:02:00Z"/>
          <w:rFonts w:ascii="Courier New" w:hAnsi="Courier New" w:cs="Courier New"/>
          <w:sz w:val="12"/>
          <w:szCs w:val="12"/>
        </w:rPr>
      </w:pPr>
      <w:moveTo w:id="33" w:author="Christopher Bird" w:date="2017-03-25T09:02:00Z">
        <w:r w:rsidRPr="00683B17">
          <w:rPr>
            <w:rFonts w:ascii="Courier New" w:hAnsi="Courier New" w:cs="Courier New"/>
            <w:sz w:val="12"/>
            <w:szCs w:val="12"/>
          </w:rPr>
          <w:t>mkdir $stdirname/mapping/FASTQC</w:t>
        </w:r>
      </w:moveTo>
    </w:p>
    <w:p w14:paraId="4F796830" w14:textId="77777777" w:rsidR="00E2500B" w:rsidRPr="00683B17" w:rsidRDefault="00E2500B" w:rsidP="00E2500B">
      <w:pPr>
        <w:pStyle w:val="ListParagraph"/>
        <w:ind w:left="2880"/>
        <w:rPr>
          <w:moveTo w:id="34" w:author="Christopher Bird" w:date="2017-03-25T09:02:00Z"/>
          <w:rFonts w:ascii="Courier New" w:hAnsi="Courier New" w:cs="Courier New"/>
          <w:sz w:val="12"/>
          <w:szCs w:val="12"/>
        </w:rPr>
      </w:pPr>
      <w:moveTo w:id="35" w:author="Christopher Bird" w:date="2017-03-25T09:02:00Z">
        <w:r w:rsidRPr="00683B17">
          <w:rPr>
            <w:rFonts w:ascii="Courier New" w:hAnsi="Courier New" w:cs="Courier New"/>
            <w:sz w:val="12"/>
            <w:szCs w:val="12"/>
          </w:rPr>
          <w:t>mkdir $stdirname/mapping/logfiles</w:t>
        </w:r>
      </w:moveTo>
    </w:p>
    <w:p w14:paraId="7F9EE8B4" w14:textId="77777777" w:rsidR="00E2500B" w:rsidRPr="00683B17" w:rsidRDefault="00E2500B" w:rsidP="00E2500B">
      <w:pPr>
        <w:pStyle w:val="ListParagraph"/>
        <w:ind w:left="2880"/>
        <w:rPr>
          <w:moveTo w:id="36" w:author="Christopher Bird" w:date="2017-03-25T09:02:00Z"/>
          <w:rFonts w:ascii="Courier New" w:hAnsi="Courier New" w:cs="Courier New"/>
          <w:sz w:val="12"/>
          <w:szCs w:val="12"/>
        </w:rPr>
      </w:pPr>
      <w:moveTo w:id="37" w:author="Christopher Bird" w:date="2017-03-25T09:02:00Z">
        <w:r w:rsidRPr="00683B17">
          <w:rPr>
            <w:rFonts w:ascii="Courier New" w:hAnsi="Courier New" w:cs="Courier New"/>
            <w:sz w:val="12"/>
            <w:szCs w:val="12"/>
          </w:rPr>
          <w:t>mkdir $stdirname/mapping/trimreports</w:t>
        </w:r>
      </w:moveTo>
    </w:p>
    <w:p w14:paraId="0E52377B" w14:textId="77777777" w:rsidR="00E2500B" w:rsidRPr="00683B17" w:rsidRDefault="00E2500B" w:rsidP="00E2500B">
      <w:pPr>
        <w:pStyle w:val="ListParagraph"/>
        <w:ind w:left="2880"/>
        <w:rPr>
          <w:moveTo w:id="38" w:author="Christopher Bird" w:date="2017-03-25T09:02:00Z"/>
          <w:rFonts w:ascii="Courier New" w:hAnsi="Courier New" w:cs="Courier New"/>
          <w:sz w:val="12"/>
          <w:szCs w:val="12"/>
        </w:rPr>
      </w:pPr>
      <w:moveTo w:id="39" w:author="Christopher Bird" w:date="2017-03-25T09:02:00Z">
        <w:r w:rsidRPr="00683B17">
          <w:rPr>
            <w:rFonts w:ascii="Courier New" w:hAnsi="Courier New" w:cs="Courier New"/>
            <w:sz w:val="12"/>
            <w:szCs w:val="12"/>
          </w:rPr>
          <w:t>mkdir $stdirname/removed_seqs</w:t>
        </w:r>
      </w:moveTo>
    </w:p>
    <w:p w14:paraId="0327275B" w14:textId="77777777" w:rsidR="00E2500B" w:rsidRPr="00683B17" w:rsidRDefault="00E2500B" w:rsidP="00E2500B">
      <w:pPr>
        <w:pStyle w:val="ListParagraph"/>
        <w:ind w:left="2880"/>
        <w:rPr>
          <w:moveTo w:id="40" w:author="Christopher Bird" w:date="2017-03-25T09:02:00Z"/>
          <w:rFonts w:ascii="Courier New" w:hAnsi="Courier New" w:cs="Courier New"/>
          <w:sz w:val="12"/>
          <w:szCs w:val="12"/>
        </w:rPr>
      </w:pPr>
      <w:moveTo w:id="41" w:author="Christopher Bird" w:date="2017-03-25T09:02:00Z">
        <w:r w:rsidRPr="00683B17">
          <w:rPr>
            <w:rFonts w:ascii="Courier New" w:hAnsi="Courier New" w:cs="Courier New"/>
            <w:sz w:val="12"/>
            <w:szCs w:val="12"/>
          </w:rPr>
          <w:t>mkdir $stdirname/filtering</w:t>
        </w:r>
      </w:moveTo>
    </w:p>
    <w:moveToRangeEnd w:id="3"/>
    <w:p w14:paraId="71C02A40" w14:textId="77777777" w:rsidR="00BE1D4E" w:rsidRDefault="00BE1D4E">
      <w:pPr>
        <w:pStyle w:val="ListParagraph"/>
        <w:ind w:left="2160"/>
        <w:rPr>
          <w:ins w:id="42" w:author="Christopher Bird" w:date="2017-03-25T09:05:00Z"/>
        </w:rPr>
        <w:pPrChange w:id="43" w:author="Christopher Bird" w:date="2017-03-25T09:05:00Z">
          <w:pPr>
            <w:pStyle w:val="ListParagraph"/>
            <w:numPr>
              <w:ilvl w:val="2"/>
              <w:numId w:val="1"/>
            </w:numPr>
            <w:ind w:left="2160" w:hanging="180"/>
          </w:pPr>
        </w:pPrChange>
      </w:pPr>
    </w:p>
    <w:p w14:paraId="13E83ECF" w14:textId="77777777" w:rsidR="009B6098" w:rsidRPr="00B15AE8" w:rsidRDefault="009B6098" w:rsidP="009B6098">
      <w:pPr>
        <w:pStyle w:val="ListParagraph"/>
        <w:numPr>
          <w:ilvl w:val="2"/>
          <w:numId w:val="1"/>
        </w:numPr>
      </w:pPr>
      <w:r w:rsidRPr="00B15AE8">
        <w:t>Each project should have its own directory</w:t>
      </w:r>
    </w:p>
    <w:p w14:paraId="4FBE3456" w14:textId="77777777" w:rsidR="009B6098" w:rsidRPr="00B15AE8" w:rsidRDefault="009B6098" w:rsidP="009B6098">
      <w:pPr>
        <w:pStyle w:val="ListParagraph"/>
        <w:numPr>
          <w:ilvl w:val="2"/>
          <w:numId w:val="1"/>
        </w:numPr>
      </w:pPr>
      <w:r w:rsidRPr="00B15AE8">
        <w:t>Subdirectories</w:t>
      </w:r>
    </w:p>
    <w:p w14:paraId="4EEA965E" w14:textId="77777777" w:rsidR="009B6098" w:rsidRPr="00B15AE8" w:rsidRDefault="009B6098" w:rsidP="009B6098">
      <w:pPr>
        <w:pStyle w:val="ListParagraph"/>
        <w:numPr>
          <w:ilvl w:val="3"/>
          <w:numId w:val="1"/>
        </w:numPr>
      </w:pPr>
      <w:r w:rsidRPr="00B15AE8">
        <w:t>Assembly</w:t>
      </w:r>
    </w:p>
    <w:p w14:paraId="189766CC" w14:textId="77777777" w:rsidR="009B6098" w:rsidRPr="00B15AE8" w:rsidRDefault="009B6098" w:rsidP="009B6098">
      <w:pPr>
        <w:pStyle w:val="ListParagraph"/>
        <w:numPr>
          <w:ilvl w:val="4"/>
          <w:numId w:val="1"/>
        </w:numPr>
      </w:pPr>
      <w:r w:rsidRPr="00B15AE8">
        <w:t>Fastqc</w:t>
      </w:r>
    </w:p>
    <w:p w14:paraId="034F6100" w14:textId="77777777" w:rsidR="009B6098" w:rsidRPr="00B15AE8" w:rsidRDefault="009B6098" w:rsidP="009B6098">
      <w:pPr>
        <w:pStyle w:val="ListParagraph"/>
        <w:numPr>
          <w:ilvl w:val="4"/>
          <w:numId w:val="1"/>
        </w:numPr>
      </w:pPr>
      <w:r w:rsidRPr="00B15AE8">
        <w:lastRenderedPageBreak/>
        <w:t>Logfiles</w:t>
      </w:r>
    </w:p>
    <w:p w14:paraId="1748FC04" w14:textId="77777777" w:rsidR="009B6098" w:rsidRPr="00B15AE8" w:rsidRDefault="009B6098" w:rsidP="009B6098">
      <w:pPr>
        <w:pStyle w:val="ListParagraph"/>
        <w:numPr>
          <w:ilvl w:val="4"/>
          <w:numId w:val="1"/>
        </w:numPr>
      </w:pPr>
      <w:r w:rsidRPr="00B15AE8">
        <w:t xml:space="preserve">Trimreports </w:t>
      </w:r>
    </w:p>
    <w:p w14:paraId="65F8F614" w14:textId="77777777" w:rsidR="009B6098" w:rsidRPr="00B15AE8" w:rsidRDefault="009B6098" w:rsidP="009B6098">
      <w:pPr>
        <w:pStyle w:val="ListParagraph"/>
        <w:numPr>
          <w:ilvl w:val="3"/>
          <w:numId w:val="1"/>
        </w:numPr>
      </w:pPr>
      <w:r w:rsidRPr="00B15AE8">
        <w:t>Fastq</w:t>
      </w:r>
    </w:p>
    <w:p w14:paraId="1B0538D5" w14:textId="77777777" w:rsidR="009B6098" w:rsidRPr="00B15AE8" w:rsidRDefault="009B6098" w:rsidP="009B6098">
      <w:pPr>
        <w:pStyle w:val="ListParagraph"/>
        <w:numPr>
          <w:ilvl w:val="3"/>
          <w:numId w:val="1"/>
        </w:numPr>
      </w:pPr>
      <w:r w:rsidRPr="00B15AE8">
        <w:t>Fastqc</w:t>
      </w:r>
    </w:p>
    <w:p w14:paraId="3261F582" w14:textId="77777777" w:rsidR="009B6098" w:rsidRPr="00B15AE8" w:rsidRDefault="009B6098" w:rsidP="009B6098">
      <w:pPr>
        <w:pStyle w:val="ListParagraph"/>
        <w:numPr>
          <w:ilvl w:val="3"/>
          <w:numId w:val="1"/>
        </w:numPr>
      </w:pPr>
      <w:r w:rsidRPr="00B15AE8">
        <w:t>highReadNum</w:t>
      </w:r>
    </w:p>
    <w:p w14:paraId="7314438E" w14:textId="77777777" w:rsidR="009B6098" w:rsidRPr="00B15AE8" w:rsidRDefault="009B6098" w:rsidP="009B6098">
      <w:pPr>
        <w:pStyle w:val="ListParagraph"/>
        <w:numPr>
          <w:ilvl w:val="3"/>
          <w:numId w:val="1"/>
        </w:numPr>
      </w:pPr>
      <w:r w:rsidRPr="00B15AE8">
        <w:t>lowReadNum</w:t>
      </w:r>
    </w:p>
    <w:p w14:paraId="6B709BCA" w14:textId="77777777" w:rsidR="009B6098" w:rsidRPr="00B15AE8" w:rsidRDefault="009B6098" w:rsidP="009B6098">
      <w:pPr>
        <w:pStyle w:val="ListParagraph"/>
        <w:numPr>
          <w:ilvl w:val="3"/>
          <w:numId w:val="1"/>
        </w:numPr>
      </w:pPr>
      <w:r w:rsidRPr="00B15AE8">
        <w:t>mapping</w:t>
      </w:r>
    </w:p>
    <w:p w14:paraId="5A15824D" w14:textId="77777777" w:rsidR="007F6D30" w:rsidRPr="00B15AE8" w:rsidRDefault="007F6D30" w:rsidP="007F6D30">
      <w:pPr>
        <w:pStyle w:val="ListParagraph"/>
        <w:numPr>
          <w:ilvl w:val="4"/>
          <w:numId w:val="1"/>
        </w:numPr>
      </w:pPr>
      <w:r w:rsidRPr="00B15AE8">
        <w:t>Fastqc</w:t>
      </w:r>
    </w:p>
    <w:p w14:paraId="0634AFCC" w14:textId="77777777" w:rsidR="007F6D30" w:rsidRPr="00B15AE8" w:rsidRDefault="007F6D30" w:rsidP="007F6D30">
      <w:pPr>
        <w:pStyle w:val="ListParagraph"/>
        <w:numPr>
          <w:ilvl w:val="4"/>
          <w:numId w:val="1"/>
        </w:numPr>
      </w:pPr>
      <w:r w:rsidRPr="00B15AE8">
        <w:t>Logfiles</w:t>
      </w:r>
    </w:p>
    <w:p w14:paraId="2E48E733" w14:textId="77777777" w:rsidR="007F6D30" w:rsidRPr="00B15AE8" w:rsidRDefault="007F6D30" w:rsidP="007F6D30">
      <w:pPr>
        <w:pStyle w:val="ListParagraph"/>
        <w:numPr>
          <w:ilvl w:val="4"/>
          <w:numId w:val="1"/>
        </w:numPr>
      </w:pPr>
      <w:r w:rsidRPr="00B15AE8">
        <w:t>lowReadNum</w:t>
      </w:r>
    </w:p>
    <w:p w14:paraId="3DDA4AF2" w14:textId="77777777" w:rsidR="007F6D30" w:rsidRPr="00B15AE8" w:rsidRDefault="007F6D30" w:rsidP="007F6D30">
      <w:pPr>
        <w:pStyle w:val="ListParagraph"/>
        <w:numPr>
          <w:ilvl w:val="4"/>
          <w:numId w:val="1"/>
        </w:numPr>
      </w:pPr>
      <w:r w:rsidRPr="00B15AE8">
        <w:t xml:space="preserve">Trimreports </w:t>
      </w:r>
    </w:p>
    <w:p w14:paraId="7A7A0153" w14:textId="77777777" w:rsidR="007F6D30" w:rsidRPr="00B15AE8" w:rsidRDefault="007F6D30" w:rsidP="007F6D30">
      <w:pPr>
        <w:pStyle w:val="ListParagraph"/>
        <w:numPr>
          <w:ilvl w:val="4"/>
          <w:numId w:val="1"/>
        </w:numPr>
      </w:pPr>
      <w:r w:rsidRPr="00B15AE8">
        <w:t>unpairedreads</w:t>
      </w:r>
    </w:p>
    <w:p w14:paraId="3591BE12" w14:textId="77777777" w:rsidR="009B6098" w:rsidRPr="00B15AE8" w:rsidRDefault="009B6098" w:rsidP="009B6098">
      <w:pPr>
        <w:pStyle w:val="ListParagraph"/>
        <w:numPr>
          <w:ilvl w:val="3"/>
          <w:numId w:val="1"/>
        </w:numPr>
      </w:pPr>
      <w:r w:rsidRPr="00B15AE8">
        <w:t>removed_seqs</w:t>
      </w:r>
    </w:p>
    <w:p w14:paraId="33358830" w14:textId="77777777" w:rsidR="009B6098" w:rsidRPr="00B15AE8" w:rsidRDefault="009B6098" w:rsidP="009B6098">
      <w:pPr>
        <w:pStyle w:val="ListParagraph"/>
        <w:numPr>
          <w:ilvl w:val="3"/>
          <w:numId w:val="1"/>
        </w:numPr>
      </w:pPr>
      <w:r w:rsidRPr="00B15AE8">
        <w:t>filtering</w:t>
      </w:r>
    </w:p>
    <w:p w14:paraId="27B67680" w14:textId="51E340BA" w:rsidR="009B6098" w:rsidDel="00E2500B" w:rsidRDefault="005F098D" w:rsidP="007B77CC">
      <w:pPr>
        <w:pStyle w:val="ListParagraph"/>
        <w:numPr>
          <w:ilvl w:val="2"/>
          <w:numId w:val="1"/>
        </w:numPr>
        <w:rPr>
          <w:moveFrom w:id="44" w:author="Christopher Bird" w:date="2017-03-25T09:02:00Z"/>
        </w:rPr>
      </w:pPr>
      <w:moveFromRangeStart w:id="45" w:author="Christopher Bird" w:date="2017-03-25T09:02:00Z" w:name="move478195855"/>
      <w:moveFrom w:id="46" w:author="Christopher Bird" w:date="2017-03-25T09:02:00Z">
        <w:r w:rsidRPr="00B15AE8" w:rsidDel="00E2500B">
          <w:t>this script, stdir.sh</w:t>
        </w:r>
        <w:r w:rsidR="007B77CC" w:rsidRPr="00B15AE8" w:rsidDel="00E2500B">
          <w:t>,</w:t>
        </w:r>
        <w:r w:rsidRPr="00B15AE8" w:rsidDel="00E2500B">
          <w:t xml:space="preserve"> </w:t>
        </w:r>
        <w:r w:rsidR="009B6098" w:rsidRPr="00B15AE8" w:rsidDel="00E2500B">
          <w:t xml:space="preserve">will make the </w:t>
        </w:r>
        <w:r w:rsidR="00BA256F" w:rsidRPr="00B15AE8" w:rsidDel="00E2500B">
          <w:t>standardized</w:t>
        </w:r>
        <w:r w:rsidR="007B77CC" w:rsidRPr="00B15AE8" w:rsidDel="00E2500B">
          <w:t xml:space="preserve"> project</w:t>
        </w:r>
        <w:r w:rsidR="00BA256F" w:rsidRPr="00B15AE8" w:rsidDel="00E2500B">
          <w:t xml:space="preserve"> </w:t>
        </w:r>
        <w:r w:rsidR="009B6098" w:rsidRPr="00B15AE8" w:rsidDel="00E2500B">
          <w:t>directory structure</w:t>
        </w:r>
        <w:r w:rsidR="00BA256F" w:rsidRPr="00B15AE8" w:rsidDel="00E2500B">
          <w:t>, just replace projectdirectoryname with the name of the project</w:t>
        </w:r>
      </w:moveFrom>
    </w:p>
    <w:p w14:paraId="1DECD6E8" w14:textId="16370FBE" w:rsidR="00683B17" w:rsidRPr="00B15AE8" w:rsidDel="00E2500B" w:rsidRDefault="00683B17" w:rsidP="00683B17">
      <w:pPr>
        <w:pStyle w:val="ListParagraph"/>
        <w:ind w:left="2160"/>
        <w:rPr>
          <w:moveFrom w:id="47" w:author="Christopher Bird" w:date="2017-03-25T09:02:00Z"/>
        </w:rPr>
      </w:pPr>
    </w:p>
    <w:p w14:paraId="21FD43EC" w14:textId="5F970FE7" w:rsidR="009B6098" w:rsidRPr="00683B17" w:rsidDel="00E2500B" w:rsidRDefault="005F098D" w:rsidP="009B6098">
      <w:pPr>
        <w:pStyle w:val="ListParagraph"/>
        <w:ind w:left="2880"/>
        <w:rPr>
          <w:moveFrom w:id="48" w:author="Christopher Bird" w:date="2017-03-25T09:02:00Z"/>
          <w:rFonts w:ascii="Courier New" w:hAnsi="Courier New" w:cs="Courier New"/>
          <w:sz w:val="12"/>
          <w:szCs w:val="12"/>
        </w:rPr>
      </w:pPr>
      <w:moveFrom w:id="49" w:author="Christopher Bird" w:date="2017-03-25T09:02:00Z">
        <w:r w:rsidRPr="00683B17" w:rsidDel="00E2500B">
          <w:rPr>
            <w:rFonts w:ascii="Courier New" w:hAnsi="Courier New" w:cs="Courier New"/>
            <w:sz w:val="12"/>
            <w:szCs w:val="12"/>
          </w:rPr>
          <w:t>#!/bin/bash</w:t>
        </w:r>
      </w:moveFrom>
    </w:p>
    <w:p w14:paraId="0C236CB6" w14:textId="4BA60750" w:rsidR="005F098D" w:rsidRPr="00683B17" w:rsidDel="00E2500B" w:rsidRDefault="005F098D" w:rsidP="009B6098">
      <w:pPr>
        <w:pStyle w:val="ListParagraph"/>
        <w:ind w:left="2880"/>
        <w:rPr>
          <w:moveFrom w:id="50" w:author="Christopher Bird" w:date="2017-03-25T09:02:00Z"/>
          <w:rFonts w:ascii="Courier New" w:hAnsi="Courier New" w:cs="Courier New"/>
          <w:sz w:val="12"/>
          <w:szCs w:val="12"/>
        </w:rPr>
      </w:pPr>
      <w:moveFrom w:id="51" w:author="Christopher Bird" w:date="2017-03-25T09:02:00Z">
        <w:r w:rsidRPr="00683B17" w:rsidDel="00E2500B">
          <w:rPr>
            <w:rFonts w:ascii="Courier New" w:hAnsi="Courier New" w:cs="Courier New"/>
            <w:sz w:val="12"/>
            <w:szCs w:val="12"/>
          </w:rPr>
          <w:t>stdirname=”projectdirectoryname”</w:t>
        </w:r>
      </w:moveFrom>
    </w:p>
    <w:p w14:paraId="460E2988" w14:textId="58B972C2" w:rsidR="009B6098" w:rsidRPr="00683B17" w:rsidDel="00E2500B" w:rsidRDefault="009B6098" w:rsidP="009B6098">
      <w:pPr>
        <w:pStyle w:val="ListParagraph"/>
        <w:ind w:left="2880"/>
        <w:rPr>
          <w:moveFrom w:id="52" w:author="Christopher Bird" w:date="2017-03-25T09:02:00Z"/>
          <w:rFonts w:ascii="Courier New" w:hAnsi="Courier New" w:cs="Courier New"/>
          <w:sz w:val="12"/>
          <w:szCs w:val="12"/>
        </w:rPr>
      </w:pPr>
      <w:moveFrom w:id="5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moveFrom>
    </w:p>
    <w:p w14:paraId="285C0EB7" w14:textId="1BC90441" w:rsidR="009B6098" w:rsidRPr="00683B17" w:rsidDel="00E2500B" w:rsidRDefault="009B6098" w:rsidP="009B6098">
      <w:pPr>
        <w:pStyle w:val="ListParagraph"/>
        <w:ind w:left="2880"/>
        <w:rPr>
          <w:moveFrom w:id="54" w:author="Christopher Bird" w:date="2017-03-25T09:02:00Z"/>
          <w:rFonts w:ascii="Courier New" w:hAnsi="Courier New" w:cs="Courier New"/>
          <w:sz w:val="12"/>
          <w:szCs w:val="12"/>
        </w:rPr>
      </w:pPr>
      <w:moveFrom w:id="5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w:t>
        </w:r>
      </w:moveFrom>
    </w:p>
    <w:p w14:paraId="6EAD40D1" w14:textId="016FB885" w:rsidR="009B6098" w:rsidRPr="00683B17" w:rsidDel="00E2500B" w:rsidRDefault="009B6098" w:rsidP="009B6098">
      <w:pPr>
        <w:pStyle w:val="ListParagraph"/>
        <w:ind w:left="2880"/>
        <w:rPr>
          <w:moveFrom w:id="56" w:author="Christopher Bird" w:date="2017-03-25T09:02:00Z"/>
          <w:rFonts w:ascii="Courier New" w:hAnsi="Courier New" w:cs="Courier New"/>
          <w:sz w:val="12"/>
          <w:szCs w:val="12"/>
        </w:rPr>
      </w:pPr>
      <w:moveFrom w:id="5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/assembly/FASTQC</w:t>
        </w:r>
      </w:moveFrom>
    </w:p>
    <w:p w14:paraId="079C96ED" w14:textId="7A6C426A" w:rsidR="009B6098" w:rsidRPr="00683B17" w:rsidDel="00E2500B" w:rsidRDefault="009B6098" w:rsidP="009B6098">
      <w:pPr>
        <w:pStyle w:val="ListParagraph"/>
        <w:ind w:left="2880"/>
        <w:rPr>
          <w:moveFrom w:id="58" w:author="Christopher Bird" w:date="2017-03-25T09:02:00Z"/>
          <w:rFonts w:ascii="Courier New" w:hAnsi="Courier New" w:cs="Courier New"/>
          <w:sz w:val="12"/>
          <w:szCs w:val="12"/>
        </w:rPr>
      </w:pPr>
      <w:moveFrom w:id="5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/assembly/logfiles</w:t>
        </w:r>
      </w:moveFrom>
    </w:p>
    <w:p w14:paraId="1D56C576" w14:textId="6645FAF1" w:rsidR="009B6098" w:rsidRPr="00683B17" w:rsidDel="00E2500B" w:rsidRDefault="009B6098" w:rsidP="009B6098">
      <w:pPr>
        <w:pStyle w:val="ListParagraph"/>
        <w:ind w:left="2880"/>
        <w:rPr>
          <w:moveFrom w:id="60" w:author="Christopher Bird" w:date="2017-03-25T09:02:00Z"/>
          <w:rFonts w:ascii="Courier New" w:hAnsi="Courier New" w:cs="Courier New"/>
          <w:sz w:val="12"/>
          <w:szCs w:val="12"/>
        </w:rPr>
      </w:pPr>
      <w:moveFrom w:id="6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/assembly/trimreports</w:t>
        </w:r>
      </w:moveFrom>
    </w:p>
    <w:p w14:paraId="24E1FEA9" w14:textId="6BBC262F" w:rsidR="009B6098" w:rsidRPr="00683B17" w:rsidDel="00E2500B" w:rsidRDefault="009B6098" w:rsidP="009B6098">
      <w:pPr>
        <w:pStyle w:val="ListParagraph"/>
        <w:ind w:left="2880"/>
        <w:rPr>
          <w:moveFrom w:id="62" w:author="Christopher Bird" w:date="2017-03-25T09:02:00Z"/>
          <w:rFonts w:ascii="Courier New" w:hAnsi="Courier New" w:cs="Courier New"/>
          <w:sz w:val="12"/>
          <w:szCs w:val="12"/>
        </w:rPr>
      </w:pPr>
      <w:moveFrom w:id="6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w:t>
        </w:r>
      </w:moveFrom>
    </w:p>
    <w:p w14:paraId="0CF3551E" w14:textId="0C1582EE" w:rsidR="009B6098" w:rsidRPr="00683B17" w:rsidDel="00E2500B" w:rsidRDefault="009B6098" w:rsidP="009B6098">
      <w:pPr>
        <w:pStyle w:val="ListParagraph"/>
        <w:ind w:left="2880"/>
        <w:rPr>
          <w:moveFrom w:id="64" w:author="Christopher Bird" w:date="2017-03-25T09:02:00Z"/>
          <w:rFonts w:ascii="Courier New" w:hAnsi="Courier New" w:cs="Courier New"/>
          <w:sz w:val="12"/>
          <w:szCs w:val="12"/>
        </w:rPr>
      </w:pPr>
      <w:moveFrom w:id="6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/FASTQC</w:t>
        </w:r>
      </w:moveFrom>
    </w:p>
    <w:p w14:paraId="6E150A75" w14:textId="4BE8D625" w:rsidR="009B6098" w:rsidRPr="00683B17" w:rsidDel="00E2500B" w:rsidRDefault="009B6098" w:rsidP="009B6098">
      <w:pPr>
        <w:pStyle w:val="ListParagraph"/>
        <w:ind w:left="2880"/>
        <w:rPr>
          <w:moveFrom w:id="66" w:author="Christopher Bird" w:date="2017-03-25T09:02:00Z"/>
          <w:rFonts w:ascii="Courier New" w:hAnsi="Courier New" w:cs="Courier New"/>
          <w:sz w:val="12"/>
          <w:szCs w:val="12"/>
        </w:rPr>
      </w:pPr>
      <w:moveFrom w:id="6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/highReadNum</w:t>
        </w:r>
      </w:moveFrom>
    </w:p>
    <w:p w14:paraId="383F0AF0" w14:textId="1FCD85F2" w:rsidR="009B6098" w:rsidRPr="00683B17" w:rsidDel="00E2500B" w:rsidRDefault="009B6098" w:rsidP="009B6098">
      <w:pPr>
        <w:pStyle w:val="ListParagraph"/>
        <w:ind w:left="2880"/>
        <w:rPr>
          <w:moveFrom w:id="68" w:author="Christopher Bird" w:date="2017-03-25T09:02:00Z"/>
          <w:rFonts w:ascii="Courier New" w:hAnsi="Courier New" w:cs="Courier New"/>
          <w:sz w:val="12"/>
          <w:szCs w:val="12"/>
        </w:rPr>
      </w:pPr>
      <w:moveFrom w:id="6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/lowReadNum</w:t>
        </w:r>
      </w:moveFrom>
    </w:p>
    <w:p w14:paraId="65936A55" w14:textId="61B2638B" w:rsidR="009B6098" w:rsidRPr="00683B17" w:rsidDel="00E2500B" w:rsidRDefault="009B6098" w:rsidP="009B6098">
      <w:pPr>
        <w:pStyle w:val="ListParagraph"/>
        <w:ind w:left="2880"/>
        <w:rPr>
          <w:moveFrom w:id="70" w:author="Christopher Bird" w:date="2017-03-25T09:02:00Z"/>
          <w:rFonts w:ascii="Courier New" w:hAnsi="Courier New" w:cs="Courier New"/>
          <w:sz w:val="12"/>
          <w:szCs w:val="12"/>
        </w:rPr>
      </w:pPr>
      <w:moveFrom w:id="7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w:t>
        </w:r>
      </w:moveFrom>
    </w:p>
    <w:p w14:paraId="63633437" w14:textId="47FE954E" w:rsidR="007F6D30" w:rsidRPr="00683B17" w:rsidDel="00E2500B" w:rsidRDefault="007F6D30" w:rsidP="007F6D30">
      <w:pPr>
        <w:pStyle w:val="ListParagraph"/>
        <w:ind w:left="2880"/>
        <w:rPr>
          <w:moveFrom w:id="72" w:author="Christopher Bird" w:date="2017-03-25T09:02:00Z"/>
          <w:rFonts w:ascii="Courier New" w:hAnsi="Courier New" w:cs="Courier New"/>
          <w:sz w:val="12"/>
          <w:szCs w:val="12"/>
        </w:rPr>
      </w:pPr>
      <w:moveFrom w:id="73"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/mapping/FASTQC</w:t>
        </w:r>
      </w:moveFrom>
    </w:p>
    <w:p w14:paraId="6FD70D0D" w14:textId="2596A0B3" w:rsidR="007F6D30" w:rsidRPr="00683B17" w:rsidDel="00E2500B" w:rsidRDefault="007F6D30" w:rsidP="007F6D30">
      <w:pPr>
        <w:pStyle w:val="ListParagraph"/>
        <w:ind w:left="2880"/>
        <w:rPr>
          <w:moveFrom w:id="74" w:author="Christopher Bird" w:date="2017-03-25T09:02:00Z"/>
          <w:rFonts w:ascii="Courier New" w:hAnsi="Courier New" w:cs="Courier New"/>
          <w:sz w:val="12"/>
          <w:szCs w:val="12"/>
        </w:rPr>
      </w:pPr>
      <w:moveFrom w:id="75"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/mapping/logfiles</w:t>
        </w:r>
      </w:moveFrom>
    </w:p>
    <w:p w14:paraId="281C9B38" w14:textId="74FF9478" w:rsidR="007F6D30" w:rsidRPr="00683B17" w:rsidDel="00E2500B" w:rsidRDefault="007F6D30" w:rsidP="007F6D30">
      <w:pPr>
        <w:pStyle w:val="ListParagraph"/>
        <w:ind w:left="2880"/>
        <w:rPr>
          <w:moveFrom w:id="76" w:author="Christopher Bird" w:date="2017-03-25T09:02:00Z"/>
          <w:rFonts w:ascii="Courier New" w:hAnsi="Courier New" w:cs="Courier New"/>
          <w:sz w:val="12"/>
          <w:szCs w:val="12"/>
        </w:rPr>
      </w:pPr>
      <w:moveFrom w:id="77"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/mapping/trimreports</w:t>
        </w:r>
      </w:moveFrom>
    </w:p>
    <w:p w14:paraId="6C7B719B" w14:textId="54CEBABE" w:rsidR="009B6098" w:rsidRPr="00683B17" w:rsidDel="00E2500B" w:rsidRDefault="009B6098" w:rsidP="009B6098">
      <w:pPr>
        <w:pStyle w:val="ListParagraph"/>
        <w:ind w:left="2880"/>
        <w:rPr>
          <w:moveFrom w:id="78" w:author="Christopher Bird" w:date="2017-03-25T09:02:00Z"/>
          <w:rFonts w:ascii="Courier New" w:hAnsi="Courier New" w:cs="Courier New"/>
          <w:sz w:val="12"/>
          <w:szCs w:val="12"/>
        </w:rPr>
      </w:pPr>
      <w:moveFrom w:id="79"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/removed_seqs</w:t>
        </w:r>
      </w:moveFrom>
    </w:p>
    <w:p w14:paraId="56C24556" w14:textId="4AEF30FC" w:rsidR="009B6098" w:rsidRPr="00683B17" w:rsidDel="00E2500B" w:rsidRDefault="009B6098" w:rsidP="009B6098">
      <w:pPr>
        <w:pStyle w:val="ListParagraph"/>
        <w:ind w:left="2880"/>
        <w:rPr>
          <w:moveFrom w:id="80" w:author="Christopher Bird" w:date="2017-03-25T09:02:00Z"/>
          <w:rFonts w:ascii="Courier New" w:hAnsi="Courier New" w:cs="Courier New"/>
          <w:sz w:val="12"/>
          <w:szCs w:val="12"/>
        </w:rPr>
      </w:pPr>
      <w:moveFrom w:id="81" w:author="Christopher Bird" w:date="2017-03-25T09:02:00Z">
        <w:r w:rsidRPr="00683B17" w:rsidDel="00E2500B">
          <w:rPr>
            <w:rFonts w:ascii="Courier New" w:hAnsi="Courier New" w:cs="Courier New"/>
            <w:sz w:val="12"/>
            <w:szCs w:val="12"/>
          </w:rPr>
          <w:t xml:space="preserve">mkdir </w:t>
        </w:r>
        <w:r w:rsidR="005F098D" w:rsidRPr="00683B17" w:rsidDel="00E2500B">
          <w:rPr>
            <w:rFonts w:ascii="Courier New" w:hAnsi="Courier New" w:cs="Courier New"/>
            <w:sz w:val="12"/>
            <w:szCs w:val="12"/>
          </w:rPr>
          <w:t>$stdirname</w:t>
        </w:r>
        <w:r w:rsidRPr="00683B17" w:rsidDel="00E2500B">
          <w:rPr>
            <w:rFonts w:ascii="Courier New" w:hAnsi="Courier New" w:cs="Courier New"/>
            <w:sz w:val="12"/>
            <w:szCs w:val="12"/>
          </w:rPr>
          <w:t>/filtering</w:t>
        </w:r>
      </w:moveFrom>
    </w:p>
    <w:moveFromRangeEnd w:id="45"/>
    <w:p w14:paraId="75EAE229" w14:textId="77777777" w:rsidR="009B6098" w:rsidRDefault="00E1133D" w:rsidP="00E1133D">
      <w:r>
        <w:t>#####################################################################################</w:t>
      </w:r>
    </w:p>
    <w:p w14:paraId="4EF32AA4" w14:textId="77777777" w:rsidR="00E1133D" w:rsidRDefault="00E1133D" w:rsidP="00E1133D">
      <w:r>
        <w:t xml:space="preserve">Note: the rest of the information in this chapter is only for reference.  You are not expected to execute each step.  </w:t>
      </w:r>
    </w:p>
    <w:p w14:paraId="61B7B735" w14:textId="77777777" w:rsidR="00E1133D" w:rsidRPr="00B15AE8" w:rsidRDefault="00E1133D" w:rsidP="00E1133D">
      <w:r>
        <w:t>####################################################################################</w:t>
      </w:r>
    </w:p>
    <w:p w14:paraId="5FFC6017" w14:textId="01838413" w:rsidR="007C6063" w:rsidRPr="00B15AE8" w:rsidRDefault="007C6063" w:rsidP="006A6320">
      <w:pPr>
        <w:pStyle w:val="ListParagraph"/>
        <w:numPr>
          <w:ilvl w:val="1"/>
          <w:numId w:val="1"/>
        </w:numPr>
      </w:pPr>
      <w:r w:rsidRPr="00B15AE8">
        <w:t xml:space="preserve">Each directory </w:t>
      </w:r>
      <w:del w:id="82" w:author="Christopher Bird" w:date="2017-03-25T09:09:00Z">
        <w:r w:rsidRPr="00B15AE8" w:rsidDel="00943D96">
          <w:delText xml:space="preserve">harbors </w:delText>
        </w:r>
      </w:del>
      <w:ins w:id="83" w:author="Christopher Bird" w:date="2017-03-25T09:09:00Z">
        <w:r w:rsidR="00943D96">
          <w:t xml:space="preserve">will harbor </w:t>
        </w:r>
        <w:r w:rsidR="00943D96" w:rsidRPr="00B15AE8">
          <w:t xml:space="preserve"> </w:t>
        </w:r>
      </w:ins>
      <w:r w:rsidRPr="00B15AE8">
        <w:t>particular files and particular scripts should be run in particular directories.</w:t>
      </w:r>
    </w:p>
    <w:p w14:paraId="6FFF4B83" w14:textId="77777777" w:rsidR="007C6063" w:rsidRPr="00B15AE8" w:rsidRDefault="007C6063" w:rsidP="007C6063">
      <w:pPr>
        <w:pStyle w:val="ListParagraph"/>
        <w:numPr>
          <w:ilvl w:val="2"/>
          <w:numId w:val="1"/>
        </w:numPr>
      </w:pPr>
      <w:r w:rsidRPr="00B15AE8">
        <w:t>Project Directory</w:t>
      </w:r>
    </w:p>
    <w:p w14:paraId="3000D5C7" w14:textId="77777777" w:rsidR="007C6063" w:rsidRPr="00B15AE8" w:rsidRDefault="007C6063" w:rsidP="007C6063">
      <w:pPr>
        <w:pStyle w:val="ListParagraph"/>
        <w:numPr>
          <w:ilvl w:val="3"/>
          <w:numId w:val="1"/>
        </w:numPr>
      </w:pPr>
      <w:r w:rsidRPr="00B15AE8">
        <w:t xml:space="preserve">Raw (demultiplexed) *F.fq.gz and *R.fq.gz files </w:t>
      </w:r>
    </w:p>
    <w:p w14:paraId="2B16106E" w14:textId="77777777" w:rsidR="007C6063" w:rsidRPr="00B15AE8" w:rsidRDefault="007C6063" w:rsidP="007C6063">
      <w:pPr>
        <w:pStyle w:val="ListParagraph"/>
        <w:numPr>
          <w:ilvl w:val="4"/>
          <w:numId w:val="1"/>
        </w:numPr>
      </w:pPr>
      <w:r w:rsidRPr="00B15AE8">
        <w:t>These files should follow a std naming convention</w:t>
      </w:r>
    </w:p>
    <w:p w14:paraId="08811D56" w14:textId="77777777" w:rsidR="007C6063" w:rsidRPr="00B15AE8" w:rsidRDefault="007C6063" w:rsidP="007C6063">
      <w:pPr>
        <w:pStyle w:val="ListParagraph"/>
        <w:numPr>
          <w:ilvl w:val="5"/>
          <w:numId w:val="1"/>
        </w:numPr>
      </w:pPr>
      <w:r w:rsidRPr="00B15AE8">
        <w:t>ID_Treatment_PlateXPoolY.F.fq.gz</w:t>
      </w:r>
    </w:p>
    <w:p w14:paraId="5C4F29C2" w14:textId="77777777" w:rsidR="007C6063" w:rsidRPr="00B15AE8" w:rsidRDefault="007C6063" w:rsidP="007C6063">
      <w:pPr>
        <w:pStyle w:val="ListParagraph"/>
        <w:numPr>
          <w:ilvl w:val="4"/>
          <w:numId w:val="1"/>
        </w:numPr>
      </w:pPr>
      <w:r w:rsidRPr="00B15AE8">
        <w:t>The file extensions are important for dDocent.</w:t>
      </w:r>
    </w:p>
    <w:p w14:paraId="6401D62F" w14:textId="77777777" w:rsidR="007C6063" w:rsidRPr="00B15AE8" w:rsidRDefault="007C6063" w:rsidP="007C6063">
      <w:pPr>
        <w:pStyle w:val="ListParagraph"/>
        <w:numPr>
          <w:ilvl w:val="4"/>
          <w:numId w:val="1"/>
        </w:numPr>
      </w:pPr>
      <w:r w:rsidRPr="00B15AE8">
        <w:t>You will probably have to modify the file names to conform using the rename function</w:t>
      </w:r>
    </w:p>
    <w:p w14:paraId="3582B9B1" w14:textId="77777777" w:rsidR="007C6063" w:rsidRPr="00B15AE8" w:rsidRDefault="00F319B2" w:rsidP="007C6063">
      <w:pPr>
        <w:pStyle w:val="ListParagraph"/>
        <w:numPr>
          <w:ilvl w:val="3"/>
          <w:numId w:val="1"/>
        </w:numPr>
      </w:pPr>
      <w:r w:rsidRPr="00B15AE8">
        <w:t>The following scripts will be run from this directory or should be in this directory</w:t>
      </w:r>
    </w:p>
    <w:p w14:paraId="731A955D" w14:textId="77777777" w:rsidR="00F319B2" w:rsidRPr="00B15AE8" w:rsidRDefault="00F319B2" w:rsidP="00F319B2">
      <w:pPr>
        <w:pStyle w:val="ListParagraph"/>
        <w:numPr>
          <w:ilvl w:val="4"/>
          <w:numId w:val="1"/>
        </w:numPr>
      </w:pPr>
      <w:r w:rsidRPr="00B15AE8">
        <w:t>dDocent224tref_hpc3.bash</w:t>
      </w:r>
    </w:p>
    <w:p w14:paraId="5DE0F75C" w14:textId="77777777" w:rsidR="00F319B2" w:rsidRPr="00B15AE8" w:rsidRDefault="00F319B2" w:rsidP="00F319B2">
      <w:pPr>
        <w:pStyle w:val="ListParagraph"/>
        <w:numPr>
          <w:ilvl w:val="5"/>
          <w:numId w:val="1"/>
        </w:numPr>
      </w:pPr>
      <w:r w:rsidRPr="00B15AE8">
        <w:t>config.trim</w:t>
      </w:r>
    </w:p>
    <w:p w14:paraId="1A7E77E4" w14:textId="77777777" w:rsidR="00F319B2" w:rsidRPr="00B15AE8" w:rsidRDefault="00F319B2" w:rsidP="00F319B2">
      <w:pPr>
        <w:pStyle w:val="ListParagraph"/>
        <w:numPr>
          <w:ilvl w:val="4"/>
          <w:numId w:val="1"/>
        </w:numPr>
      </w:pPr>
      <w:r w:rsidRPr="00B15AE8">
        <w:t>cntReads.sh</w:t>
      </w:r>
    </w:p>
    <w:p w14:paraId="00CA15C9" w14:textId="77777777" w:rsidR="00F319B2" w:rsidRPr="00B15AE8" w:rsidRDefault="00F319B2" w:rsidP="00F319B2">
      <w:pPr>
        <w:pStyle w:val="ListParagraph"/>
        <w:numPr>
          <w:ilvl w:val="4"/>
          <w:numId w:val="1"/>
        </w:numPr>
      </w:pPr>
      <w:r w:rsidRPr="00B15AE8">
        <w:t>ddRAD_demultiplex.sh</w:t>
      </w:r>
    </w:p>
    <w:p w14:paraId="63B27D16" w14:textId="77777777" w:rsidR="00F319B2" w:rsidRPr="00B15AE8" w:rsidRDefault="00F319B2" w:rsidP="00F319B2">
      <w:pPr>
        <w:pStyle w:val="ListParagraph"/>
        <w:numPr>
          <w:ilvl w:val="4"/>
          <w:numId w:val="1"/>
        </w:numPr>
      </w:pPr>
      <w:r w:rsidRPr="00B15AE8">
        <w:t>runFASTQC.sh</w:t>
      </w:r>
    </w:p>
    <w:p w14:paraId="51759041" w14:textId="77777777" w:rsidR="00F319B2" w:rsidRPr="00B15AE8" w:rsidRDefault="00F319B2" w:rsidP="00F319B2">
      <w:pPr>
        <w:pStyle w:val="ListParagraph"/>
        <w:numPr>
          <w:ilvl w:val="4"/>
          <w:numId w:val="1"/>
        </w:numPr>
      </w:pPr>
      <w:r w:rsidRPr="00B15AE8">
        <w:t>trimFiles.sh</w:t>
      </w:r>
    </w:p>
    <w:p w14:paraId="262BFC0F" w14:textId="77777777" w:rsidR="00F319B2" w:rsidRPr="00B15AE8" w:rsidRDefault="00007B5B" w:rsidP="00F319B2">
      <w:pPr>
        <w:pStyle w:val="ListParagraph"/>
        <w:numPr>
          <w:ilvl w:val="3"/>
          <w:numId w:val="1"/>
        </w:numPr>
      </w:pPr>
      <w:r w:rsidRPr="00B15AE8">
        <w:t>Demultiplexing files (ddRAD only)</w:t>
      </w:r>
    </w:p>
    <w:p w14:paraId="00719B41" w14:textId="77777777" w:rsidR="00007B5B" w:rsidRPr="00B15AE8" w:rsidRDefault="00007B5B" w:rsidP="00007B5B">
      <w:pPr>
        <w:pStyle w:val="ListParagraph"/>
        <w:numPr>
          <w:ilvl w:val="4"/>
          <w:numId w:val="1"/>
        </w:numPr>
      </w:pPr>
      <w:r w:rsidRPr="00B15AE8">
        <w:t>Demultiplex_PlateXPoolY.txt</w:t>
      </w:r>
    </w:p>
    <w:p w14:paraId="215DAAE3" w14:textId="77777777" w:rsidR="00007B5B" w:rsidRPr="00B15AE8" w:rsidRDefault="00007B5B" w:rsidP="00007B5B">
      <w:pPr>
        <w:pStyle w:val="ListParagraph"/>
        <w:numPr>
          <w:ilvl w:val="4"/>
          <w:numId w:val="1"/>
        </w:numPr>
      </w:pPr>
      <w:r w:rsidRPr="00B15AE8">
        <w:t>Process_PlateXPoolY_radtags.log</w:t>
      </w:r>
    </w:p>
    <w:p w14:paraId="217188A1" w14:textId="77777777" w:rsidR="00007B5B" w:rsidRPr="00B15AE8" w:rsidRDefault="00007B5B" w:rsidP="00007B5B">
      <w:pPr>
        <w:pStyle w:val="ListParagraph"/>
        <w:numPr>
          <w:ilvl w:val="2"/>
          <w:numId w:val="1"/>
        </w:numPr>
      </w:pPr>
      <w:r w:rsidRPr="00B15AE8">
        <w:t>Assembly</w:t>
      </w:r>
    </w:p>
    <w:p w14:paraId="1B935661" w14:textId="77777777" w:rsidR="00007B5B" w:rsidRPr="00B15AE8" w:rsidRDefault="00007B5B" w:rsidP="00007B5B">
      <w:pPr>
        <w:pStyle w:val="ListParagraph"/>
        <w:numPr>
          <w:ilvl w:val="3"/>
          <w:numId w:val="1"/>
        </w:numPr>
      </w:pPr>
      <w:r w:rsidRPr="00B15AE8">
        <w:t>All files associated with reference genome assembly will be stored here, including the all important reference.*.fasta* files</w:t>
      </w:r>
    </w:p>
    <w:p w14:paraId="7E6586D0" w14:textId="77777777" w:rsidR="00007B5B" w:rsidRPr="00B15AE8" w:rsidRDefault="00007B5B" w:rsidP="00007B5B">
      <w:pPr>
        <w:pStyle w:val="ListParagraph"/>
        <w:numPr>
          <w:ilvl w:val="3"/>
          <w:numId w:val="1"/>
        </w:numPr>
      </w:pPr>
      <w:r w:rsidRPr="00B15AE8">
        <w:lastRenderedPageBreak/>
        <w:t>The subdirectories’ purpose are similar to similarly named subdirectories in the project directory</w:t>
      </w:r>
    </w:p>
    <w:p w14:paraId="17F1CB45" w14:textId="466AA361" w:rsidR="001E2CFE" w:rsidRPr="00B15AE8" w:rsidRDefault="001E2CFE" w:rsidP="001E2CFE">
      <w:pPr>
        <w:pStyle w:val="ListParagraph"/>
        <w:numPr>
          <w:ilvl w:val="3"/>
          <w:numId w:val="1"/>
        </w:numPr>
      </w:pPr>
      <w:r w:rsidRPr="00B15AE8">
        <w:t>You may make assemblies from different sets of files,</w:t>
      </w:r>
      <w:r w:rsidR="00C50353">
        <w:t xml:space="preserve"> </w:t>
      </w:r>
      <w:r w:rsidRPr="00B15AE8">
        <w:t>most typically from different plate x pool combinations.  In this case, there should be several assembly directories that follow this naming convention</w:t>
      </w:r>
    </w:p>
    <w:p w14:paraId="320FCEF0" w14:textId="77777777" w:rsidR="001E2CFE" w:rsidRPr="00B15AE8" w:rsidRDefault="001E2CFE" w:rsidP="001E2CFE">
      <w:pPr>
        <w:pStyle w:val="ListParagraph"/>
        <w:numPr>
          <w:ilvl w:val="4"/>
          <w:numId w:val="1"/>
        </w:numPr>
      </w:pPr>
      <w:r w:rsidRPr="00B15AE8">
        <w:t>assemblyPlateXPoolY</w:t>
      </w:r>
    </w:p>
    <w:p w14:paraId="2382A1DC" w14:textId="77777777" w:rsidR="00007B5B" w:rsidRPr="00B15AE8" w:rsidRDefault="001E2CFE" w:rsidP="00007B5B">
      <w:pPr>
        <w:pStyle w:val="ListParagraph"/>
        <w:numPr>
          <w:ilvl w:val="2"/>
          <w:numId w:val="1"/>
        </w:numPr>
      </w:pPr>
      <w:r w:rsidRPr="00B15AE8">
        <w:t>fastq (ddRAD only)</w:t>
      </w:r>
    </w:p>
    <w:p w14:paraId="65883223" w14:textId="77777777" w:rsidR="001E2CFE" w:rsidRPr="00B15AE8" w:rsidRDefault="001E2CFE" w:rsidP="001E2CFE">
      <w:pPr>
        <w:pStyle w:val="ListParagraph"/>
        <w:numPr>
          <w:ilvl w:val="3"/>
          <w:numId w:val="1"/>
        </w:numPr>
      </w:pPr>
      <w:r w:rsidRPr="00B15AE8">
        <w:t>this is where the original sequence files (not demultiplexed) should be stored after they are demultiplexed</w:t>
      </w:r>
    </w:p>
    <w:p w14:paraId="34F851EA" w14:textId="77777777" w:rsidR="004A10B6" w:rsidRPr="00B15AE8" w:rsidRDefault="004A10B6" w:rsidP="004A10B6">
      <w:pPr>
        <w:pStyle w:val="ListParagraph"/>
        <w:numPr>
          <w:ilvl w:val="2"/>
          <w:numId w:val="1"/>
        </w:numPr>
      </w:pPr>
      <w:r w:rsidRPr="00B15AE8">
        <w:t>FASTQC</w:t>
      </w:r>
    </w:p>
    <w:p w14:paraId="356B58BF" w14:textId="77777777" w:rsidR="004A10B6" w:rsidRPr="00B15AE8" w:rsidRDefault="004A10B6" w:rsidP="004A10B6">
      <w:pPr>
        <w:pStyle w:val="ListParagraph"/>
        <w:numPr>
          <w:ilvl w:val="3"/>
          <w:numId w:val="1"/>
        </w:numPr>
      </w:pPr>
      <w:r w:rsidRPr="00B15AE8">
        <w:t>Files generated by fastqc on the (demultiplexed) files should be stored here</w:t>
      </w:r>
    </w:p>
    <w:p w14:paraId="72386FF3" w14:textId="77777777" w:rsidR="004A10B6" w:rsidRPr="00B15AE8" w:rsidRDefault="004A10B6" w:rsidP="004A10B6">
      <w:pPr>
        <w:pStyle w:val="ListParagraph"/>
        <w:numPr>
          <w:ilvl w:val="2"/>
          <w:numId w:val="1"/>
        </w:numPr>
      </w:pPr>
      <w:r w:rsidRPr="00B15AE8">
        <w:t>highReadNum</w:t>
      </w:r>
    </w:p>
    <w:p w14:paraId="7A2BB1F0" w14:textId="77777777" w:rsidR="004A10B6" w:rsidRPr="00B15AE8" w:rsidRDefault="004A10B6" w:rsidP="004A10B6">
      <w:pPr>
        <w:pStyle w:val="ListParagraph"/>
        <w:numPr>
          <w:ilvl w:val="3"/>
          <w:numId w:val="1"/>
        </w:numPr>
      </w:pPr>
      <w:r w:rsidRPr="00B15AE8">
        <w:t>Libraries with too many reads are stored and processed here, not in the project directory with the other .fq.gz files</w:t>
      </w:r>
    </w:p>
    <w:p w14:paraId="79563D58" w14:textId="77777777" w:rsidR="004A10B6" w:rsidRPr="00B15AE8" w:rsidRDefault="004A10B6" w:rsidP="004A10B6">
      <w:pPr>
        <w:pStyle w:val="ListParagraph"/>
        <w:numPr>
          <w:ilvl w:val="2"/>
          <w:numId w:val="1"/>
        </w:numPr>
      </w:pPr>
      <w:r w:rsidRPr="00B15AE8">
        <w:t>lowReadNum</w:t>
      </w:r>
    </w:p>
    <w:p w14:paraId="7C7C4E3A" w14:textId="77777777" w:rsidR="004A10B6" w:rsidRPr="00B15AE8" w:rsidRDefault="004A10B6" w:rsidP="004A10B6">
      <w:pPr>
        <w:pStyle w:val="ListParagraph"/>
        <w:numPr>
          <w:ilvl w:val="3"/>
          <w:numId w:val="1"/>
        </w:numPr>
      </w:pPr>
      <w:r w:rsidRPr="00B15AE8">
        <w:t>Libraries with too few reads are stored and processed here, not in the project directory with the other .fq.gz files</w:t>
      </w:r>
    </w:p>
    <w:p w14:paraId="47D2119D" w14:textId="77777777" w:rsidR="004A10B6" w:rsidRPr="00B15AE8" w:rsidRDefault="004A10B6" w:rsidP="004A10B6">
      <w:pPr>
        <w:pStyle w:val="ListParagraph"/>
        <w:numPr>
          <w:ilvl w:val="2"/>
          <w:numId w:val="1"/>
        </w:numPr>
      </w:pPr>
      <w:r w:rsidRPr="00B15AE8">
        <w:t>Mapping</w:t>
      </w:r>
    </w:p>
    <w:p w14:paraId="60FA8854" w14:textId="77777777" w:rsidR="004A10B6" w:rsidRPr="00B15AE8" w:rsidRDefault="004A10B6" w:rsidP="004A10B6">
      <w:pPr>
        <w:pStyle w:val="ListParagraph"/>
        <w:numPr>
          <w:ilvl w:val="3"/>
          <w:numId w:val="1"/>
        </w:numPr>
      </w:pPr>
      <w:r w:rsidRPr="00B15AE8">
        <w:t>This is where all files associated with mapping are stored</w:t>
      </w:r>
    </w:p>
    <w:p w14:paraId="064CE59F" w14:textId="77777777" w:rsidR="004A10B6" w:rsidRPr="00B15AE8" w:rsidRDefault="004A10B6" w:rsidP="004A10B6">
      <w:pPr>
        <w:pStyle w:val="ListParagraph"/>
        <w:numPr>
          <w:ilvl w:val="3"/>
          <w:numId w:val="1"/>
        </w:numPr>
      </w:pPr>
      <w:r w:rsidRPr="00B15AE8">
        <w:t>*.bam and *.vcf files are generated here</w:t>
      </w:r>
    </w:p>
    <w:p w14:paraId="4F11B5D7" w14:textId="77777777" w:rsidR="004A10B6" w:rsidRPr="00B15AE8" w:rsidRDefault="004A10B6" w:rsidP="004A10B6">
      <w:pPr>
        <w:pStyle w:val="ListParagraph"/>
        <w:numPr>
          <w:ilvl w:val="3"/>
          <w:numId w:val="1"/>
        </w:numPr>
      </w:pPr>
      <w:r w:rsidRPr="00B15AE8">
        <w:t>Subdirectories have similar purpose to those in project directory</w:t>
      </w:r>
    </w:p>
    <w:p w14:paraId="7579D1F8" w14:textId="77777777" w:rsidR="004A10B6" w:rsidRPr="00B15AE8" w:rsidRDefault="004A10B6" w:rsidP="004A10B6">
      <w:pPr>
        <w:pStyle w:val="ListParagraph"/>
        <w:numPr>
          <w:ilvl w:val="2"/>
          <w:numId w:val="1"/>
        </w:numPr>
      </w:pPr>
      <w:r w:rsidRPr="00B15AE8">
        <w:t>Removed_seqs (ddRAD only)</w:t>
      </w:r>
    </w:p>
    <w:p w14:paraId="5D790144" w14:textId="77777777" w:rsidR="004A10B6" w:rsidRPr="00B15AE8" w:rsidRDefault="004A10B6" w:rsidP="004A10B6">
      <w:pPr>
        <w:pStyle w:val="ListParagraph"/>
        <w:numPr>
          <w:ilvl w:val="3"/>
          <w:numId w:val="1"/>
        </w:numPr>
      </w:pPr>
      <w:r w:rsidRPr="00B15AE8">
        <w:t>This is where reads that were tossed by demultiplexing are stored</w:t>
      </w:r>
    </w:p>
    <w:p w14:paraId="06327662" w14:textId="77777777" w:rsidR="004A10B6" w:rsidRPr="00B15AE8" w:rsidRDefault="004A10B6" w:rsidP="004A10B6">
      <w:pPr>
        <w:pStyle w:val="ListParagraph"/>
        <w:numPr>
          <w:ilvl w:val="2"/>
          <w:numId w:val="1"/>
        </w:numPr>
      </w:pPr>
      <w:r w:rsidRPr="00B15AE8">
        <w:t>Filtering</w:t>
      </w:r>
    </w:p>
    <w:p w14:paraId="58F4378F" w14:textId="77777777" w:rsidR="004A10B6" w:rsidRPr="00B15AE8" w:rsidRDefault="004A10B6" w:rsidP="004A10B6">
      <w:pPr>
        <w:pStyle w:val="ListParagraph"/>
        <w:numPr>
          <w:ilvl w:val="3"/>
          <w:numId w:val="1"/>
        </w:numPr>
      </w:pPr>
      <w:r w:rsidRPr="00B15AE8">
        <w:t>Post genotyping filtering and manipulation of *.vcf files should occur here</w:t>
      </w:r>
    </w:p>
    <w:p w14:paraId="2C045E5D" w14:textId="77777777" w:rsidR="009B6098" w:rsidRPr="00B15AE8" w:rsidRDefault="008B7F99" w:rsidP="006A6320">
      <w:pPr>
        <w:pStyle w:val="ListParagraph"/>
        <w:numPr>
          <w:ilvl w:val="1"/>
          <w:numId w:val="1"/>
        </w:numPr>
      </w:pPr>
      <w:r w:rsidRPr="00B15AE8">
        <w:t>Access to directories is important.  I need to be able to access your directories but you do not want a novice to inadvertently mess up your finely curated directory structure and files</w:t>
      </w:r>
    </w:p>
    <w:p w14:paraId="3EA4E177" w14:textId="77777777" w:rsidR="00E74B10" w:rsidRPr="00B15AE8" w:rsidRDefault="00E74B10" w:rsidP="00E74B10">
      <w:pPr>
        <w:pStyle w:val="ListParagraph"/>
        <w:numPr>
          <w:ilvl w:val="2"/>
          <w:numId w:val="1"/>
        </w:numPr>
      </w:pPr>
      <w:r w:rsidRPr="00B15AE8">
        <w:t>Navigate to /work/GenomicSamples with cd</w:t>
      </w:r>
    </w:p>
    <w:p w14:paraId="566A573D" w14:textId="77777777" w:rsidR="00E74B10" w:rsidRPr="00B15AE8" w:rsidRDefault="00E74B10" w:rsidP="00E74B10">
      <w:pPr>
        <w:pStyle w:val="ListParagraph"/>
        <w:numPr>
          <w:ilvl w:val="2"/>
          <w:numId w:val="1"/>
        </w:numPr>
      </w:pPr>
      <w:r w:rsidRPr="00B15AE8">
        <w:t>Then change permissions so that people in our lab can see your directories and files, but not change them</w:t>
      </w:r>
    </w:p>
    <w:p w14:paraId="48A1A42A" w14:textId="77777777" w:rsidR="00E74B10" w:rsidRPr="00B15AE8" w:rsidRDefault="00E74B10" w:rsidP="00E74B10">
      <w:pPr>
        <w:pStyle w:val="ListParagraph"/>
        <w:numPr>
          <w:ilvl w:val="3"/>
          <w:numId w:val="1"/>
        </w:numPr>
      </w:pPr>
      <w:r w:rsidRPr="00B15AE8">
        <w:t>chmod –R 750 /work/GenomicSamples/yourislanderid</w:t>
      </w:r>
    </w:p>
    <w:p w14:paraId="7C23B366" w14:textId="77777777" w:rsidR="00E74B10" w:rsidRPr="00B15AE8" w:rsidRDefault="00E74B10" w:rsidP="00E74B10">
      <w:pPr>
        <w:pStyle w:val="ListParagraph"/>
        <w:numPr>
          <w:ilvl w:val="2"/>
          <w:numId w:val="1"/>
        </w:numPr>
      </w:pPr>
      <w:r w:rsidRPr="00B15AE8">
        <w:t>If I ask you to give me full access, you need to do the following</w:t>
      </w:r>
    </w:p>
    <w:p w14:paraId="00A64F96" w14:textId="77777777" w:rsidR="00E74B10" w:rsidRPr="00B15AE8" w:rsidRDefault="00E74B10" w:rsidP="00E74B10">
      <w:pPr>
        <w:pStyle w:val="ListParagraph"/>
        <w:numPr>
          <w:ilvl w:val="3"/>
          <w:numId w:val="1"/>
        </w:numPr>
      </w:pPr>
      <w:r w:rsidRPr="00B15AE8">
        <w:t>chmod –R 770 /work/GenomicSamples/yourislanderid</w:t>
      </w:r>
    </w:p>
    <w:p w14:paraId="0747E6F7" w14:textId="77777777" w:rsidR="007C6063" w:rsidRPr="000663D5" w:rsidRDefault="007C6063" w:rsidP="000663D5">
      <w:pPr>
        <w:pStyle w:val="ListParagraph"/>
        <w:ind w:left="1440"/>
        <w:rPr>
          <w:b/>
        </w:rPr>
      </w:pPr>
    </w:p>
    <w:p w14:paraId="6C74516B" w14:textId="77777777" w:rsidR="006575AA" w:rsidRPr="006575AA" w:rsidRDefault="006575AA" w:rsidP="006575AA">
      <w:pPr>
        <w:rPr>
          <w:b/>
        </w:rPr>
      </w:pPr>
      <w:r w:rsidRPr="006575AA">
        <w:rPr>
          <w:b/>
        </w:rPr>
        <w:br w:type="page"/>
      </w:r>
    </w:p>
    <w:p w14:paraId="45646A59" w14:textId="218E6711" w:rsidR="00372661" w:rsidRPr="00B708FD" w:rsidRDefault="00372661" w:rsidP="00323381">
      <w:pPr>
        <w:pStyle w:val="ListParagraph"/>
        <w:numPr>
          <w:ilvl w:val="0"/>
          <w:numId w:val="1"/>
        </w:numPr>
        <w:ind w:left="720"/>
        <w:rPr>
          <w:b/>
        </w:rPr>
      </w:pPr>
      <w:r w:rsidRPr="00B708FD">
        <w:rPr>
          <w:b/>
        </w:rPr>
        <w:lastRenderedPageBreak/>
        <w:t>FASTQC</w:t>
      </w:r>
      <w:ins w:id="84" w:author="Chris Bird" w:date="2017-10-25T08:00:00Z">
        <w:r w:rsidR="008D41D7">
          <w:rPr>
            <w:b/>
          </w:rPr>
          <w:t>,</w:t>
        </w:r>
      </w:ins>
      <w:del w:id="85" w:author="Chris Bird" w:date="2017-10-25T08:00:00Z">
        <w:r w:rsidR="004241A4" w:rsidRPr="00B708FD" w:rsidDel="008D41D7">
          <w:rPr>
            <w:b/>
          </w:rPr>
          <w:delText xml:space="preserve"> &amp;</w:delText>
        </w:r>
      </w:del>
      <w:r w:rsidR="004241A4" w:rsidRPr="00B708FD">
        <w:rPr>
          <w:b/>
        </w:rPr>
        <w:t xml:space="preserve"> MultiQC</w:t>
      </w:r>
      <w:ins w:id="86" w:author="Chris Bird" w:date="2017-10-25T08:00:00Z">
        <w:r w:rsidR="008D41D7">
          <w:rPr>
            <w:b/>
          </w:rPr>
          <w:t>, &amp; PhiX</w:t>
        </w:r>
      </w:ins>
    </w:p>
    <w:p w14:paraId="3850ACED" w14:textId="333332CA" w:rsidR="004241A4" w:rsidRDefault="004241A4" w:rsidP="004241A4">
      <w:pPr>
        <w:pStyle w:val="ListParagraph"/>
      </w:pPr>
      <w:r>
        <w:t>Fastqc is run to evaluate overall quality of the base calls and other broad patterns in the sequence data.  Fastqc should be run immediately upon receiving sequences.  MultiQC is a tool to aggregate fastqc output from multiple files</w:t>
      </w:r>
      <w:ins w:id="87" w:author="Chris Bird" w:date="2017-10-25T08:03:00Z">
        <w:r w:rsidR="00CA745E">
          <w:t xml:space="preserve">.  PhiX is a virus whose DNA is spiked into Illumina sequencing runs for quality control and to increase the diversity of libraries. While most is removed, some PhiX </w:t>
        </w:r>
      </w:ins>
      <w:ins w:id="88" w:author="Chris Bird" w:date="2017-10-25T08:04:00Z">
        <w:r w:rsidR="00CA745E">
          <w:t>sequences</w:t>
        </w:r>
      </w:ins>
      <w:ins w:id="89" w:author="Chris Bird" w:date="2017-10-25T08:03:00Z">
        <w:r w:rsidR="00CA745E">
          <w:t xml:space="preserve"> usually end up in your data</w:t>
        </w:r>
      </w:ins>
      <w:ins w:id="90" w:author="Chris Bird" w:date="2017-10-25T08:04:00Z">
        <w:r w:rsidR="00CA745E">
          <w:t>, and it should be removed</w:t>
        </w:r>
      </w:ins>
      <w:ins w:id="91" w:author="Chris Bird" w:date="2017-10-25T08:03:00Z">
        <w:r w:rsidR="00CA745E">
          <w:t>.</w:t>
        </w:r>
      </w:ins>
    </w:p>
    <w:p w14:paraId="0A06DCB6" w14:textId="77777777" w:rsidR="00D2511E" w:rsidRDefault="00D2511E" w:rsidP="004241A4">
      <w:pPr>
        <w:pStyle w:val="ListParagraph"/>
      </w:pPr>
    </w:p>
    <w:p w14:paraId="444DF913" w14:textId="77777777" w:rsidR="004241A4" w:rsidRDefault="004241A4" w:rsidP="004241A4">
      <w:pPr>
        <w:pStyle w:val="ListParagraph"/>
        <w:numPr>
          <w:ilvl w:val="1"/>
          <w:numId w:val="1"/>
        </w:numPr>
      </w:pPr>
      <w:r>
        <w:t>Script: runFASTQC.sh</w:t>
      </w:r>
    </w:p>
    <w:p w14:paraId="7E592843" w14:textId="77777777" w:rsidR="004241A4" w:rsidRDefault="004241A4" w:rsidP="004241A4">
      <w:pPr>
        <w:pStyle w:val="ListParagraph"/>
        <w:numPr>
          <w:ilvl w:val="2"/>
          <w:numId w:val="1"/>
        </w:numPr>
      </w:pPr>
      <w:r>
        <w:t>Copy the script to the folder where files will be fastqc’d</w:t>
      </w:r>
    </w:p>
    <w:p w14:paraId="3D6A94CA" w14:textId="77777777" w:rsidR="004241A4" w:rsidRDefault="004241A4" w:rsidP="004241A4">
      <w:pPr>
        <w:pStyle w:val="ListParagraph"/>
        <w:numPr>
          <w:ilvl w:val="2"/>
          <w:numId w:val="1"/>
        </w:numPr>
      </w:pPr>
      <w:r>
        <w:t>Ensure that the script, directories, and files are compatible</w:t>
      </w:r>
    </w:p>
    <w:p w14:paraId="040AA8EB" w14:textId="1D6878E6" w:rsidR="00C50353" w:rsidRDefault="00C50353" w:rsidP="004241A4">
      <w:pPr>
        <w:pStyle w:val="ListParagraph"/>
        <w:numPr>
          <w:ilvl w:val="2"/>
          <w:numId w:val="1"/>
        </w:numPr>
      </w:pPr>
      <w:r>
        <w:t>Run: sbatch runFASTQC.sh</w:t>
      </w:r>
    </w:p>
    <w:p w14:paraId="3CDAEC5D" w14:textId="77777777" w:rsidR="004241A4" w:rsidRDefault="004241A4" w:rsidP="004241A4">
      <w:pPr>
        <w:pStyle w:val="ListParagraph"/>
      </w:pPr>
    </w:p>
    <w:p w14:paraId="35AA839A"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#!/bin/bash</w:t>
      </w:r>
    </w:p>
    <w:p w14:paraId="69878049" w14:textId="77777777" w:rsidR="004241A4" w:rsidRPr="002E7916" w:rsidRDefault="004241A4" w:rsidP="00D2511E">
      <w:pPr>
        <w:pStyle w:val="ListParagraph"/>
        <w:ind w:left="1800"/>
        <w:rPr>
          <w:rFonts w:ascii="Courier New" w:hAnsi="Courier New" w:cs="Courier New"/>
          <w:sz w:val="12"/>
          <w:szCs w:val="12"/>
        </w:rPr>
      </w:pPr>
    </w:p>
    <w:p w14:paraId="0E516C7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--job-name=fqcFDA</w:t>
      </w:r>
    </w:p>
    <w:p w14:paraId="64BA624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--time=24:00:00</w:t>
      </w:r>
    </w:p>
    <w:p w14:paraId="5D580F5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-p normal</w:t>
      </w:r>
    </w:p>
    <w:p w14:paraId="16521BA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--nodes=1</w:t>
      </w:r>
    </w:p>
    <w:p w14:paraId="66FBD0B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--mail-user=islanderid@tamucc.edu</w:t>
      </w:r>
    </w:p>
    <w:p w14:paraId="6582469B"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--mail-type=begin  # email me when the job starts</w:t>
      </w:r>
    </w:p>
    <w:p w14:paraId="51DB9182"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#SBATCH --mail-type=end    # email me when the job finish</w:t>
      </w:r>
    </w:p>
    <w:p w14:paraId="6F6A02F6" w14:textId="77777777" w:rsidR="004241A4" w:rsidRPr="002E7916" w:rsidRDefault="004241A4" w:rsidP="00D2511E">
      <w:pPr>
        <w:pStyle w:val="ListParagraph"/>
        <w:ind w:left="1800"/>
        <w:rPr>
          <w:rFonts w:ascii="Courier New" w:hAnsi="Courier New" w:cs="Courier New"/>
          <w:sz w:val="12"/>
          <w:szCs w:val="12"/>
        </w:rPr>
      </w:pPr>
    </w:p>
    <w:p w14:paraId="5100964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fastqc</w:t>
      </w:r>
    </w:p>
    <w:p w14:paraId="1E92B010"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module load parallel/20160722</w:t>
      </w:r>
    </w:p>
    <w:p w14:paraId="7C79101A" w14:textId="77777777" w:rsidR="004241A4" w:rsidRPr="002E7916" w:rsidRDefault="004241A4" w:rsidP="00D2511E">
      <w:pPr>
        <w:pStyle w:val="ListParagraph"/>
        <w:ind w:left="1800"/>
        <w:rPr>
          <w:rFonts w:ascii="Courier New" w:hAnsi="Courier New" w:cs="Courier New"/>
          <w:sz w:val="12"/>
          <w:szCs w:val="12"/>
        </w:rPr>
      </w:pPr>
    </w:p>
    <w:p w14:paraId="4B6BC1C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#run fastqc in parallel</w:t>
      </w:r>
    </w:p>
    <w:p w14:paraId="7FF61E19"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*001.fq.gz | parallel "fastqc {}"</w:t>
      </w:r>
    </w:p>
    <w:p w14:paraId="1FED9C5F" w14:textId="77777777" w:rsidR="004241A4" w:rsidRPr="002E7916" w:rsidRDefault="004241A4" w:rsidP="00D2511E">
      <w:pPr>
        <w:pStyle w:val="ListParagraph"/>
        <w:ind w:left="1800"/>
        <w:rPr>
          <w:rFonts w:ascii="Courier New" w:hAnsi="Courier New" w:cs="Courier New"/>
          <w:sz w:val="12"/>
          <w:szCs w:val="12"/>
        </w:rPr>
      </w:pPr>
    </w:p>
    <w:p w14:paraId="7994A294"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#make a directory called FASTQC and move the FASTQC files into the directory</w:t>
      </w:r>
    </w:p>
    <w:p w14:paraId="562DFF33"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mkdir FASTQC</w:t>
      </w:r>
    </w:p>
    <w:p w14:paraId="3DA4360C" w14:textId="77777777" w:rsidR="004241A4" w:rsidRPr="002E7916" w:rsidRDefault="004241A4" w:rsidP="00D2511E">
      <w:pPr>
        <w:pStyle w:val="ListParagraph"/>
        <w:ind w:left="1800"/>
        <w:rPr>
          <w:rFonts w:ascii="Courier New" w:hAnsi="Courier New" w:cs="Courier New"/>
          <w:sz w:val="12"/>
          <w:szCs w:val="12"/>
        </w:rPr>
      </w:pPr>
      <w:r w:rsidRPr="002E7916">
        <w:rPr>
          <w:rFonts w:ascii="Courier New" w:hAnsi="Courier New" w:cs="Courier New"/>
          <w:sz w:val="12"/>
          <w:szCs w:val="12"/>
        </w:rPr>
        <w:t>ls *fastqc.html | parallel "mv {} FASTQC"</w:t>
      </w:r>
    </w:p>
    <w:p w14:paraId="5FBA4120" w14:textId="77777777" w:rsidR="004241A4" w:rsidRPr="002E7916" w:rsidRDefault="004241A4" w:rsidP="00D2511E">
      <w:pPr>
        <w:pStyle w:val="ListParagraph"/>
        <w:ind w:left="1800" w:firstLine="720"/>
        <w:rPr>
          <w:rFonts w:ascii="Courier New" w:hAnsi="Courier New" w:cs="Courier New"/>
          <w:sz w:val="12"/>
          <w:szCs w:val="12"/>
        </w:rPr>
      </w:pPr>
      <w:r w:rsidRPr="002E7916">
        <w:rPr>
          <w:rFonts w:ascii="Courier New" w:hAnsi="Courier New" w:cs="Courier New"/>
          <w:sz w:val="12"/>
          <w:szCs w:val="12"/>
        </w:rPr>
        <w:t>ls *fastqc.zip | parallel "mv {} FASTQC"</w:t>
      </w:r>
    </w:p>
    <w:p w14:paraId="07614F81" w14:textId="77777777" w:rsidR="004241A4" w:rsidRDefault="004241A4" w:rsidP="004241A4">
      <w:pPr>
        <w:pStyle w:val="ListParagraph"/>
        <w:ind w:left="0" w:firstLine="720"/>
        <w:rPr>
          <w:rFonts w:ascii="Courier New" w:hAnsi="Courier New" w:cs="Courier New"/>
          <w:sz w:val="20"/>
          <w:szCs w:val="20"/>
        </w:rPr>
      </w:pPr>
    </w:p>
    <w:p w14:paraId="3B33CA66" w14:textId="77777777" w:rsidR="00D2511E" w:rsidRPr="004241A4" w:rsidRDefault="00D2511E" w:rsidP="004241A4">
      <w:pPr>
        <w:pStyle w:val="ListParagraph"/>
        <w:ind w:left="0" w:firstLine="720"/>
        <w:rPr>
          <w:rFonts w:ascii="Courier New" w:hAnsi="Courier New" w:cs="Courier New"/>
          <w:sz w:val="20"/>
          <w:szCs w:val="20"/>
        </w:rPr>
      </w:pPr>
    </w:p>
    <w:p w14:paraId="4CE89048" w14:textId="77777777" w:rsidR="004241A4" w:rsidRDefault="00924409" w:rsidP="004241A4">
      <w:pPr>
        <w:pStyle w:val="ListParagraph"/>
        <w:numPr>
          <w:ilvl w:val="1"/>
          <w:numId w:val="1"/>
        </w:numPr>
      </w:pPr>
      <w:r>
        <w:t>M</w:t>
      </w:r>
      <w:r w:rsidR="00320FB9">
        <w:t>ultiqc can be supplied with a directory or list of files using wildcards</w:t>
      </w:r>
    </w:p>
    <w:p w14:paraId="10F40335" w14:textId="77777777" w:rsidR="004241A4" w:rsidRDefault="00320FB9" w:rsidP="00320FB9">
      <w:pPr>
        <w:pStyle w:val="ListParagraph"/>
        <w:numPr>
          <w:ilvl w:val="2"/>
          <w:numId w:val="1"/>
        </w:numPr>
      </w:pPr>
      <w:r>
        <w:t>Run multiqc on fastq data just generated above</w:t>
      </w:r>
    </w:p>
    <w:p w14:paraId="264E22A5" w14:textId="00F1567E" w:rsidR="001A1B5E" w:rsidRPr="001A1B5E" w:rsidRDefault="001A1B5E" w:rsidP="001A1B5E">
      <w:pPr>
        <w:pStyle w:val="ListParagraph"/>
        <w:numPr>
          <w:ilvl w:val="3"/>
          <w:numId w:val="1"/>
        </w:numPr>
        <w:rPr>
          <w:rFonts w:ascii="Courier" w:hAnsi="Courier"/>
          <w:sz w:val="16"/>
          <w:szCs w:val="16"/>
        </w:rPr>
      </w:pPr>
      <w:r>
        <w:rPr>
          <w:rFonts w:ascii="Courier" w:hAnsi="Courier"/>
          <w:sz w:val="16"/>
          <w:szCs w:val="16"/>
        </w:rPr>
        <w:t>m</w:t>
      </w:r>
      <w:r w:rsidRPr="003F23BE">
        <w:rPr>
          <w:rFonts w:ascii="Courier" w:hAnsi="Courier"/>
          <w:sz w:val="16"/>
          <w:szCs w:val="16"/>
        </w:rPr>
        <w:t>odule</w:t>
      </w:r>
      <w:r>
        <w:rPr>
          <w:rFonts w:ascii="Courier" w:hAnsi="Courier"/>
          <w:sz w:val="16"/>
          <w:szCs w:val="16"/>
        </w:rPr>
        <w:t xml:space="preserve"> </w:t>
      </w:r>
      <w:r w:rsidRPr="00D10259">
        <w:rPr>
          <w:rFonts w:ascii="Courier" w:hAnsi="Courier"/>
          <w:sz w:val="16"/>
          <w:szCs w:val="16"/>
        </w:rPr>
        <w:t>load multiqc/0.9</w:t>
      </w:r>
    </w:p>
    <w:p w14:paraId="7C2BD50D" w14:textId="77777777" w:rsidR="00320FB9" w:rsidRDefault="00320FB9" w:rsidP="00320FB9">
      <w:pPr>
        <w:pStyle w:val="ListParagraph"/>
        <w:numPr>
          <w:ilvl w:val="3"/>
          <w:numId w:val="1"/>
        </w:numPr>
        <w:rPr>
          <w:rFonts w:ascii="Courier New" w:hAnsi="Courier New" w:cs="Courier New"/>
          <w:sz w:val="16"/>
          <w:szCs w:val="16"/>
        </w:rPr>
      </w:pPr>
      <w:r w:rsidRPr="006B6B01">
        <w:rPr>
          <w:rFonts w:ascii="Courier New" w:hAnsi="Courier New" w:cs="Courier New"/>
          <w:sz w:val="16"/>
          <w:szCs w:val="16"/>
        </w:rPr>
        <w:t>multiqc FASTQC/</w:t>
      </w:r>
    </w:p>
    <w:p w14:paraId="38995AE5" w14:textId="77777777" w:rsidR="00D2511E" w:rsidRPr="006B6B01" w:rsidRDefault="00D2511E" w:rsidP="00D2511E">
      <w:pPr>
        <w:pStyle w:val="ListParagraph"/>
        <w:ind w:left="2880"/>
        <w:rPr>
          <w:rFonts w:ascii="Courier New" w:hAnsi="Courier New" w:cs="Courier New"/>
          <w:sz w:val="16"/>
          <w:szCs w:val="16"/>
        </w:rPr>
      </w:pPr>
    </w:p>
    <w:p w14:paraId="6E40D0BD" w14:textId="77777777" w:rsidR="006B6B01" w:rsidRDefault="006B6B01" w:rsidP="006B6B01">
      <w:pPr>
        <w:pStyle w:val="ListParagraph"/>
        <w:numPr>
          <w:ilvl w:val="1"/>
          <w:numId w:val="1"/>
        </w:numPr>
      </w:pPr>
      <w:r>
        <w:t>Evaluate results</w:t>
      </w:r>
    </w:p>
    <w:p w14:paraId="4794E2CA" w14:textId="77777777" w:rsidR="006B6B01" w:rsidRDefault="006B6B01" w:rsidP="006B6B01">
      <w:pPr>
        <w:pStyle w:val="ListParagraph"/>
        <w:numPr>
          <w:ilvl w:val="2"/>
          <w:numId w:val="1"/>
        </w:numPr>
      </w:pPr>
      <w:r>
        <w:t>Are base call quality scores low?</w:t>
      </w:r>
    </w:p>
    <w:p w14:paraId="35CD2A3D" w14:textId="77777777" w:rsidR="006B6B01" w:rsidRDefault="006B6B01" w:rsidP="006B6B01">
      <w:pPr>
        <w:pStyle w:val="ListParagraph"/>
        <w:numPr>
          <w:ilvl w:val="2"/>
          <w:numId w:val="1"/>
        </w:numPr>
      </w:pPr>
      <w:r>
        <w:t>Do forward reads have lower scores than reverse?</w:t>
      </w:r>
    </w:p>
    <w:p w14:paraId="1ADA2B3F" w14:textId="77777777" w:rsidR="006B6B01" w:rsidRDefault="006B6B01" w:rsidP="006B6B01">
      <w:pPr>
        <w:pStyle w:val="ListParagraph"/>
        <w:numPr>
          <w:ilvl w:val="2"/>
          <w:numId w:val="1"/>
        </w:numPr>
      </w:pPr>
      <w:r>
        <w:t>Are there odd patterns in the data?</w:t>
      </w:r>
    </w:p>
    <w:p w14:paraId="3EB9D57F" w14:textId="77777777" w:rsidR="003C2278" w:rsidRDefault="003C2278" w:rsidP="003C2278">
      <w:pPr>
        <w:pStyle w:val="ListParagraph"/>
        <w:numPr>
          <w:ilvl w:val="2"/>
          <w:numId w:val="1"/>
        </w:numPr>
      </w:pPr>
      <w:r>
        <w:t>Note the with ddRAD and ezRAD there will likely be the same motif at the beginning and end of the sequences. This is expected, but fastqc doesn’t like it.</w:t>
      </w:r>
    </w:p>
    <w:p w14:paraId="7A403928" w14:textId="77777777" w:rsidR="004241A4" w:rsidRDefault="004241A4" w:rsidP="0035111B"/>
    <w:p w14:paraId="0CDDB370" w14:textId="77777777" w:rsidR="007870B3" w:rsidRDefault="007870B3">
      <w:r>
        <w:br w:type="page"/>
      </w:r>
    </w:p>
    <w:p w14:paraId="30398590" w14:textId="77777777" w:rsidR="000F5D70" w:rsidRPr="00B708FD" w:rsidRDefault="000F5D70" w:rsidP="000F5D70">
      <w:pPr>
        <w:pStyle w:val="ListParagraph"/>
        <w:numPr>
          <w:ilvl w:val="0"/>
          <w:numId w:val="1"/>
        </w:numPr>
        <w:ind w:left="720"/>
        <w:rPr>
          <w:b/>
        </w:rPr>
      </w:pPr>
      <w:r w:rsidRPr="00B708FD">
        <w:rPr>
          <w:b/>
        </w:rPr>
        <w:lastRenderedPageBreak/>
        <w:t>Count Reads</w:t>
      </w:r>
    </w:p>
    <w:p w14:paraId="29C5AFCB" w14:textId="77777777" w:rsidR="000F5D70" w:rsidRDefault="000F5D70" w:rsidP="000F5D70">
      <w:pPr>
        <w:ind w:left="720"/>
      </w:pPr>
      <w:r>
        <w:t xml:space="preserve">The purpose of counting the reads in each file is to make sure that there are an adequate number of reads and that the operations performed on the data (demultiplexing and trimming) did not result in excessive loss of data.  Consequently, </w:t>
      </w:r>
      <w:r w:rsidR="00265654">
        <w:t>reads should be counted when the sequences are received and after each step that alters the fastq/fasta files.  The read counts should be logged in a table, where each row represents one file, and a new column or read counts is added for each step.</w:t>
      </w:r>
    </w:p>
    <w:p w14:paraId="1FF5C75B" w14:textId="77777777" w:rsidR="000F5D70" w:rsidRDefault="000F5D70" w:rsidP="000F5D70">
      <w:pPr>
        <w:pStyle w:val="ListParagraph"/>
        <w:numPr>
          <w:ilvl w:val="1"/>
          <w:numId w:val="1"/>
        </w:numPr>
      </w:pPr>
      <w:r>
        <w:t>Script: cntReads.sh</w:t>
      </w:r>
    </w:p>
    <w:p w14:paraId="32EDA1E9" w14:textId="77777777" w:rsidR="000F5D70" w:rsidRDefault="000F5D70" w:rsidP="00265654">
      <w:pPr>
        <w:pStyle w:val="ListParagraph"/>
        <w:numPr>
          <w:ilvl w:val="2"/>
          <w:numId w:val="1"/>
        </w:numPr>
      </w:pPr>
      <w:r>
        <w:t>Copy script to</w:t>
      </w:r>
      <w:r w:rsidR="00265654">
        <w:t xml:space="preserve"> the directory containing the fastq files to be quantified</w:t>
      </w:r>
    </w:p>
    <w:p w14:paraId="616935CB" w14:textId="77777777" w:rsidR="000F5D70" w:rsidRDefault="000F5D70" w:rsidP="00265654">
      <w:pPr>
        <w:pStyle w:val="ListParagraph"/>
        <w:numPr>
          <w:ilvl w:val="3"/>
          <w:numId w:val="1"/>
        </w:numPr>
      </w:pPr>
      <w:r>
        <w:t>cp</w:t>
      </w:r>
    </w:p>
    <w:p w14:paraId="1C4197E5" w14:textId="77777777" w:rsidR="000F5D70" w:rsidRDefault="000F5D70" w:rsidP="00265654">
      <w:pPr>
        <w:pStyle w:val="ListParagraph"/>
        <w:numPr>
          <w:ilvl w:val="2"/>
          <w:numId w:val="1"/>
        </w:numPr>
      </w:pPr>
      <w:r>
        <w:t xml:space="preserve">Modify </w:t>
      </w:r>
      <w:r w:rsidR="00265654">
        <w:t xml:space="preserve">directories, </w:t>
      </w:r>
      <w:r>
        <w:t>files</w:t>
      </w:r>
      <w:r w:rsidR="00265654">
        <w:t>,</w:t>
      </w:r>
      <w:r>
        <w:t xml:space="preserve"> and the script so that they are compatible</w:t>
      </w:r>
    </w:p>
    <w:p w14:paraId="1B6CFC4B" w14:textId="77777777" w:rsidR="000F5D70" w:rsidRDefault="000F5D70" w:rsidP="00265654">
      <w:pPr>
        <w:pStyle w:val="ListParagraph"/>
        <w:numPr>
          <w:ilvl w:val="2"/>
          <w:numId w:val="1"/>
        </w:numPr>
      </w:pPr>
      <w:r>
        <w:t>Run script</w:t>
      </w:r>
    </w:p>
    <w:p w14:paraId="3F178364" w14:textId="77777777" w:rsidR="000F5D70" w:rsidRDefault="000F5D70" w:rsidP="00265654">
      <w:pPr>
        <w:pStyle w:val="ListParagraph"/>
        <w:numPr>
          <w:ilvl w:val="2"/>
          <w:numId w:val="1"/>
        </w:numPr>
      </w:pPr>
      <w:r>
        <w:t>Extract data to R or Excel</w:t>
      </w:r>
    </w:p>
    <w:p w14:paraId="04186B5F" w14:textId="77777777" w:rsidR="005314C2" w:rsidRDefault="005314C2" w:rsidP="005314C2">
      <w:pPr>
        <w:pStyle w:val="ListParagraph"/>
        <w:ind w:left="1440"/>
      </w:pPr>
    </w:p>
    <w:p w14:paraId="37DBDF66" w14:textId="77777777" w:rsidR="005314C2" w:rsidRDefault="005314C2" w:rsidP="00683B17">
      <w:pPr>
        <w:pStyle w:val="ListParagraph"/>
        <w:ind w:left="1710"/>
      </w:pPr>
    </w:p>
    <w:p w14:paraId="0916154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#!/bin/bash</w:t>
      </w:r>
    </w:p>
    <w:p w14:paraId="2F3A7093" w14:textId="77777777" w:rsidR="005314C2" w:rsidRPr="005314C2" w:rsidRDefault="005314C2" w:rsidP="00683B17">
      <w:pPr>
        <w:pStyle w:val="ListParagraph"/>
        <w:ind w:left="1710"/>
        <w:rPr>
          <w:rFonts w:ascii="Courier New" w:hAnsi="Courier New" w:cs="Courier New"/>
          <w:sz w:val="12"/>
          <w:szCs w:val="12"/>
        </w:rPr>
      </w:pPr>
    </w:p>
    <w:p w14:paraId="6FFD8AF2"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--job-name=cntRiginos</w:t>
      </w:r>
    </w:p>
    <w:p w14:paraId="6CC8540E" w14:textId="77777777" w:rsidR="005314C2" w:rsidRPr="005314C2" w:rsidRDefault="002E7916" w:rsidP="00683B17">
      <w:pPr>
        <w:pStyle w:val="ListParagraph"/>
        <w:ind w:left="1710"/>
        <w:rPr>
          <w:rFonts w:ascii="Courier New" w:hAnsi="Courier New" w:cs="Courier New"/>
          <w:sz w:val="12"/>
          <w:szCs w:val="12"/>
        </w:rPr>
      </w:pPr>
      <w:r>
        <w:rPr>
          <w:rFonts w:ascii="Courier New" w:hAnsi="Courier New" w:cs="Courier New"/>
          <w:sz w:val="12"/>
          <w:szCs w:val="12"/>
        </w:rPr>
        <w:t>#SBATCH --time=24</w:t>
      </w:r>
      <w:r w:rsidR="005314C2" w:rsidRPr="005314C2">
        <w:rPr>
          <w:rFonts w:ascii="Courier New" w:hAnsi="Courier New" w:cs="Courier New"/>
          <w:sz w:val="12"/>
          <w:szCs w:val="12"/>
        </w:rPr>
        <w:t>:00:00</w:t>
      </w:r>
    </w:p>
    <w:p w14:paraId="5C4D9DE3"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-p normal</w:t>
      </w:r>
    </w:p>
    <w:p w14:paraId="28AEF099"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--nodes=1</w:t>
      </w:r>
    </w:p>
    <w:p w14:paraId="5A50DCF8"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--mail-user=cbird@tamucc.edu</w:t>
      </w:r>
    </w:p>
    <w:p w14:paraId="6B3A098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--mail-type=begin  # email me when the job starts</w:t>
      </w:r>
    </w:p>
    <w:p w14:paraId="2C8D89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#SBATCH --mail-type=end    # email me when the job finish</w:t>
      </w:r>
    </w:p>
    <w:p w14:paraId="4CD7D922" w14:textId="77777777" w:rsidR="005314C2" w:rsidRPr="005314C2" w:rsidRDefault="005314C2" w:rsidP="00683B17">
      <w:pPr>
        <w:pStyle w:val="ListParagraph"/>
        <w:ind w:left="1710"/>
        <w:rPr>
          <w:rFonts w:ascii="Courier New" w:hAnsi="Courier New" w:cs="Courier New"/>
          <w:sz w:val="12"/>
          <w:szCs w:val="12"/>
        </w:rPr>
      </w:pPr>
    </w:p>
    <w:p w14:paraId="0FB1C89E"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module load parallel/20160722</w:t>
      </w:r>
    </w:p>
    <w:p w14:paraId="326A1204" w14:textId="77777777" w:rsidR="005314C2" w:rsidRPr="005314C2" w:rsidRDefault="005314C2" w:rsidP="00683B17">
      <w:pPr>
        <w:pStyle w:val="ListParagraph"/>
        <w:ind w:left="1710"/>
        <w:rPr>
          <w:rFonts w:ascii="Courier New" w:hAnsi="Courier New" w:cs="Courier New"/>
          <w:sz w:val="12"/>
          <w:szCs w:val="12"/>
        </w:rPr>
      </w:pPr>
    </w:p>
    <w:p w14:paraId="2A41FB45"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#count reads</w:t>
      </w:r>
    </w:p>
    <w:p w14:paraId="40515B69" w14:textId="77777777" w:rsidR="005314C2" w:rsidRPr="005314C2" w:rsidRDefault="005314C2" w:rsidP="00683B17">
      <w:pPr>
        <w:pStyle w:val="ListParagraph"/>
        <w:ind w:left="1710"/>
        <w:rPr>
          <w:rFonts w:ascii="Courier New" w:hAnsi="Courier New" w:cs="Courier New"/>
          <w:sz w:val="12"/>
          <w:szCs w:val="12"/>
        </w:rPr>
      </w:pPr>
    </w:p>
    <w:p w14:paraId="0C2CA0B7" w14:textId="77777777" w:rsidR="005314C2" w:rsidRPr="004A5BC5" w:rsidRDefault="005314C2" w:rsidP="004A5BC5">
      <w:pPr>
        <w:pStyle w:val="ListParagraph"/>
        <w:ind w:left="1710"/>
        <w:rPr>
          <w:rFonts w:ascii="Courier New" w:hAnsi="Courier New" w:cs="Courier New"/>
          <w:sz w:val="12"/>
          <w:szCs w:val="12"/>
        </w:rPr>
      </w:pPr>
      <w:r w:rsidRPr="005314C2">
        <w:rPr>
          <w:rFonts w:ascii="Courier New" w:hAnsi="Courier New" w:cs="Courier New"/>
          <w:sz w:val="12"/>
          <w:szCs w:val="12"/>
        </w:rPr>
        <w:t>ls *.gz | parallel "echo -n {}</w:t>
      </w:r>
      <w:r w:rsidR="004A5BC5" w:rsidRPr="005314C2">
        <w:rPr>
          <w:rFonts w:ascii="Courier New" w:hAnsi="Courier New" w:cs="Courier New"/>
          <w:sz w:val="12"/>
          <w:szCs w:val="12"/>
        </w:rPr>
        <w:t>' '</w:t>
      </w:r>
      <w:r w:rsidRPr="004A5BC5">
        <w:rPr>
          <w:rFonts w:ascii="Courier New" w:hAnsi="Courier New" w:cs="Courier New"/>
          <w:sz w:val="12"/>
          <w:szCs w:val="12"/>
        </w:rPr>
        <w:t xml:space="preserve"> &amp;&amp; zgrep -c '^\+$' {}"| sort -g &gt;&gt; NumPreReads.txt</w:t>
      </w:r>
    </w:p>
    <w:p w14:paraId="271E5098" w14:textId="77777777" w:rsidR="005314C2" w:rsidRPr="005314C2" w:rsidRDefault="005314C2" w:rsidP="00683B17">
      <w:pPr>
        <w:pStyle w:val="ListParagraph"/>
        <w:ind w:left="1710"/>
        <w:rPr>
          <w:rFonts w:ascii="Courier New" w:hAnsi="Courier New" w:cs="Courier New"/>
          <w:sz w:val="12"/>
          <w:szCs w:val="12"/>
        </w:rPr>
      </w:pPr>
    </w:p>
    <w:p w14:paraId="51068EF7"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ls mapping/*.gz | parallel "echo -n {}' ' &amp;&amp; zgrep -c '^\+$' {}" | sor</w:t>
      </w:r>
      <w:r w:rsidR="002E7916">
        <w:rPr>
          <w:rFonts w:ascii="Courier New" w:hAnsi="Courier New" w:cs="Courier New"/>
          <w:sz w:val="12"/>
          <w:szCs w:val="12"/>
        </w:rPr>
        <w:t>t -g &gt;&gt; mapping/NumMapReads.txt</w:t>
      </w:r>
    </w:p>
    <w:p w14:paraId="03A778F8" w14:textId="77777777" w:rsidR="005314C2" w:rsidRPr="005314C2" w:rsidRDefault="005314C2" w:rsidP="00683B17">
      <w:pPr>
        <w:pStyle w:val="ListParagraph"/>
        <w:ind w:left="1710"/>
        <w:rPr>
          <w:rFonts w:ascii="Courier New" w:hAnsi="Courier New" w:cs="Courier New"/>
          <w:sz w:val="12"/>
          <w:szCs w:val="12"/>
        </w:rPr>
      </w:pPr>
    </w:p>
    <w:p w14:paraId="4AD87066" w14:textId="77777777" w:rsidR="005314C2" w:rsidRPr="005314C2" w:rsidRDefault="005314C2" w:rsidP="00683B17">
      <w:pPr>
        <w:pStyle w:val="ListParagraph"/>
        <w:ind w:left="1710"/>
        <w:rPr>
          <w:rFonts w:ascii="Courier New" w:hAnsi="Courier New" w:cs="Courier New"/>
          <w:sz w:val="12"/>
          <w:szCs w:val="12"/>
        </w:rPr>
      </w:pPr>
      <w:r w:rsidRPr="005314C2">
        <w:rPr>
          <w:rFonts w:ascii="Courier New" w:hAnsi="Courier New" w:cs="Courier New"/>
          <w:sz w:val="12"/>
          <w:szCs w:val="12"/>
        </w:rPr>
        <w:t xml:space="preserve">ls assembly/*.gz | parallel "echo -n {}' ' &amp;&amp; zgrep -c '^\+$' {}" | sort </w:t>
      </w:r>
      <w:r w:rsidR="002E7916">
        <w:rPr>
          <w:rFonts w:ascii="Courier New" w:hAnsi="Courier New" w:cs="Courier New"/>
          <w:sz w:val="12"/>
          <w:szCs w:val="12"/>
        </w:rPr>
        <w:t>-g &gt;&gt; assembly/NumAssmReads.txt</w:t>
      </w:r>
    </w:p>
    <w:p w14:paraId="6C5CDCA2" w14:textId="77777777" w:rsidR="005314C2" w:rsidRDefault="005314C2" w:rsidP="005314C2">
      <w:pPr>
        <w:pStyle w:val="ListParagraph"/>
        <w:ind w:left="0"/>
      </w:pPr>
    </w:p>
    <w:p w14:paraId="41891C0D" w14:textId="77777777" w:rsidR="005314C2" w:rsidRDefault="005314C2" w:rsidP="005314C2">
      <w:pPr>
        <w:pStyle w:val="ListParagraph"/>
        <w:ind w:left="1440"/>
      </w:pPr>
    </w:p>
    <w:p w14:paraId="4405F976" w14:textId="77777777" w:rsidR="00265654" w:rsidRDefault="00265654" w:rsidP="000F5D70">
      <w:pPr>
        <w:pStyle w:val="ListParagraph"/>
        <w:numPr>
          <w:ilvl w:val="1"/>
          <w:numId w:val="1"/>
        </w:numPr>
      </w:pPr>
      <w:r>
        <w:t>At what steps should reads be counted and how should the reads be interpreted?</w:t>
      </w:r>
    </w:p>
    <w:p w14:paraId="343FFC6F" w14:textId="77777777" w:rsidR="00265654" w:rsidRDefault="00265654" w:rsidP="00265654">
      <w:pPr>
        <w:pStyle w:val="ListParagraph"/>
        <w:numPr>
          <w:ilvl w:val="2"/>
          <w:numId w:val="1"/>
        </w:numPr>
      </w:pPr>
      <w:r>
        <w:t>After FASTQC</w:t>
      </w:r>
    </w:p>
    <w:p w14:paraId="15C3FCA1" w14:textId="77777777" w:rsidR="00265654" w:rsidRDefault="00265654" w:rsidP="00265654">
      <w:pPr>
        <w:pStyle w:val="ListParagraph"/>
        <w:numPr>
          <w:ilvl w:val="3"/>
          <w:numId w:val="1"/>
        </w:numPr>
      </w:pPr>
      <w:r>
        <w:t>Fastq files should be quantified prior to manipulation.  FASTQC only gives quality stats.</w:t>
      </w:r>
    </w:p>
    <w:p w14:paraId="1ABF58D9" w14:textId="77777777" w:rsidR="00265654" w:rsidRDefault="00265654" w:rsidP="00265654">
      <w:pPr>
        <w:pStyle w:val="ListParagraph"/>
        <w:numPr>
          <w:ilvl w:val="3"/>
          <w:numId w:val="1"/>
        </w:numPr>
      </w:pPr>
      <w:r>
        <w:t>The goal is to determine that an adequate number of sequence reads were obtained from the sequencing facility</w:t>
      </w:r>
    </w:p>
    <w:p w14:paraId="39C044B0" w14:textId="77777777" w:rsidR="00265654" w:rsidRDefault="00265654" w:rsidP="00265654">
      <w:pPr>
        <w:pStyle w:val="ListParagraph"/>
        <w:numPr>
          <w:ilvl w:val="3"/>
          <w:numId w:val="1"/>
        </w:numPr>
      </w:pPr>
      <w:r>
        <w:t>Read counts should be compared with the report from the sequencing facility.  It is not unusual to obtain too few reads</w:t>
      </w:r>
      <w:r w:rsidR="005C6CE2">
        <w:t xml:space="preserve"> in sequenced libraries and these will need to be remade and resequenced</w:t>
      </w:r>
      <w:r>
        <w:t>.</w:t>
      </w:r>
    </w:p>
    <w:p w14:paraId="2017F532" w14:textId="77777777" w:rsidR="003767EE" w:rsidRDefault="00265654" w:rsidP="00265654">
      <w:pPr>
        <w:pStyle w:val="ListParagraph"/>
        <w:numPr>
          <w:ilvl w:val="4"/>
          <w:numId w:val="1"/>
        </w:numPr>
      </w:pPr>
      <w:r>
        <w:t xml:space="preserve">If this is ezRAD data, </w:t>
      </w:r>
    </w:p>
    <w:p w14:paraId="52265029" w14:textId="77777777" w:rsidR="00265654" w:rsidRDefault="00265654" w:rsidP="003767EE">
      <w:pPr>
        <w:pStyle w:val="ListParagraph"/>
        <w:numPr>
          <w:ilvl w:val="5"/>
          <w:numId w:val="1"/>
        </w:numPr>
      </w:pPr>
      <w:r>
        <w:t>we generally target 7mil reads per library</w:t>
      </w:r>
    </w:p>
    <w:p w14:paraId="22DE1C4C" w14:textId="77777777" w:rsidR="00265654" w:rsidRDefault="003767EE" w:rsidP="003767EE">
      <w:pPr>
        <w:pStyle w:val="ListParagraph"/>
        <w:numPr>
          <w:ilvl w:val="6"/>
          <w:numId w:val="1"/>
        </w:numPr>
      </w:pPr>
      <w:r>
        <w:t>How even are the read counts between libraries?</w:t>
      </w:r>
    </w:p>
    <w:p w14:paraId="3DF05C90" w14:textId="77777777" w:rsidR="003767EE" w:rsidRDefault="003767EE" w:rsidP="003767EE">
      <w:pPr>
        <w:pStyle w:val="ListParagraph"/>
        <w:numPr>
          <w:ilvl w:val="6"/>
          <w:numId w:val="1"/>
        </w:numPr>
      </w:pPr>
      <w:r>
        <w:t>Are there too many or too few sequences?</w:t>
      </w:r>
    </w:p>
    <w:p w14:paraId="491BC8B1" w14:textId="77777777" w:rsidR="003767EE" w:rsidRDefault="003767EE" w:rsidP="003767EE">
      <w:pPr>
        <w:pStyle w:val="ListParagraph"/>
        <w:numPr>
          <w:ilvl w:val="5"/>
          <w:numId w:val="1"/>
        </w:numPr>
      </w:pPr>
      <w:r>
        <w:t>Make graphical representations of the data</w:t>
      </w:r>
    </w:p>
    <w:p w14:paraId="49EF19F9" w14:textId="77777777" w:rsidR="003767EE" w:rsidRDefault="003767EE" w:rsidP="003767EE">
      <w:pPr>
        <w:pStyle w:val="ListParagraph"/>
        <w:numPr>
          <w:ilvl w:val="6"/>
          <w:numId w:val="1"/>
        </w:numPr>
      </w:pPr>
      <w:r>
        <w:t>Bar plot of read count vs fastq file, sorted from least to most</w:t>
      </w:r>
    </w:p>
    <w:p w14:paraId="74C43FF8" w14:textId="77777777" w:rsidR="003767EE" w:rsidRDefault="003767EE" w:rsidP="003767EE">
      <w:pPr>
        <w:pStyle w:val="ListParagraph"/>
        <w:numPr>
          <w:ilvl w:val="7"/>
          <w:numId w:val="1"/>
        </w:numPr>
      </w:pPr>
      <w:r>
        <w:lastRenderedPageBreak/>
        <w:t>In this example, both plots are of the same data, difference is log scale (left) and linear scale (right)</w:t>
      </w:r>
    </w:p>
    <w:p w14:paraId="27D6F71E" w14:textId="77777777" w:rsidR="003767EE" w:rsidRDefault="003767EE" w:rsidP="003767EE">
      <w:pPr>
        <w:pStyle w:val="ListParagraph"/>
        <w:numPr>
          <w:ilvl w:val="7"/>
          <w:numId w:val="1"/>
        </w:numPr>
      </w:pPr>
      <w:r>
        <w:t>Even the smallest libraries are probably adequate</w:t>
      </w:r>
    </w:p>
    <w:p w14:paraId="7CD314A2" w14:textId="77777777" w:rsidR="003767EE" w:rsidRDefault="003767EE" w:rsidP="003767EE">
      <w:pPr>
        <w:pStyle w:val="ListParagraph"/>
        <w:ind w:left="5040"/>
      </w:pPr>
    </w:p>
    <w:p w14:paraId="48CB89C8" w14:textId="77777777" w:rsidR="003767EE" w:rsidRDefault="003767EE" w:rsidP="003767EE">
      <w:pPr>
        <w:pStyle w:val="ListParagraph"/>
        <w:ind w:left="0"/>
        <w:jc w:val="center"/>
      </w:pPr>
      <w:r>
        <w:rPr>
          <w:noProof/>
        </w:rPr>
        <w:drawing>
          <wp:inline distT="0" distB="0" distL="0" distR="0" wp14:anchorId="37F1F6EB" wp14:editId="589A5C54">
            <wp:extent cx="2898184" cy="1742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5474" cy="1752515"/>
                    </a:xfrm>
                    <a:prstGeom prst="rect">
                      <a:avLst/>
                    </a:prstGeom>
                    <a:noFill/>
                  </pic:spPr>
                </pic:pic>
              </a:graphicData>
            </a:graphic>
          </wp:inline>
        </w:drawing>
      </w:r>
      <w:r>
        <w:rPr>
          <w:noProof/>
        </w:rPr>
        <w:drawing>
          <wp:inline distT="0" distB="0" distL="0" distR="0" wp14:anchorId="34D4DCE1" wp14:editId="652A7FD3">
            <wp:extent cx="2849064" cy="17125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824" cy="1718462"/>
                    </a:xfrm>
                    <a:prstGeom prst="rect">
                      <a:avLst/>
                    </a:prstGeom>
                    <a:noFill/>
                  </pic:spPr>
                </pic:pic>
              </a:graphicData>
            </a:graphic>
          </wp:inline>
        </w:drawing>
      </w:r>
    </w:p>
    <w:p w14:paraId="43718C1B" w14:textId="77777777" w:rsidR="003767EE" w:rsidRDefault="003767EE" w:rsidP="003767EE">
      <w:pPr>
        <w:pStyle w:val="ListParagraph"/>
        <w:ind w:left="0"/>
        <w:jc w:val="center"/>
      </w:pPr>
    </w:p>
    <w:p w14:paraId="7618C877" w14:textId="77777777" w:rsidR="003767EE" w:rsidRDefault="003767EE" w:rsidP="003767EE">
      <w:pPr>
        <w:pStyle w:val="ListParagraph"/>
        <w:numPr>
          <w:ilvl w:val="6"/>
          <w:numId w:val="1"/>
        </w:numPr>
      </w:pPr>
      <w:r>
        <w:t>Histogram of the number of reads per file</w:t>
      </w:r>
    </w:p>
    <w:p w14:paraId="2FCF6336" w14:textId="77777777" w:rsidR="003767EE" w:rsidRDefault="003767EE" w:rsidP="003767EE">
      <w:pPr>
        <w:pStyle w:val="ListParagraph"/>
        <w:numPr>
          <w:ilvl w:val="7"/>
          <w:numId w:val="1"/>
        </w:numPr>
      </w:pPr>
      <w:r>
        <w:t>Bins to use</w:t>
      </w:r>
    </w:p>
    <w:p w14:paraId="421DCA56" w14:textId="77777777" w:rsidR="003767EE" w:rsidRDefault="000C1B68" w:rsidP="003767EE">
      <w:pPr>
        <w:pStyle w:val="ListParagraph"/>
        <w:numPr>
          <w:ilvl w:val="8"/>
          <w:numId w:val="1"/>
        </w:numPr>
      </w:pPr>
      <w:r>
        <w:rPr>
          <w:noProof/>
        </w:rPr>
        <w:drawing>
          <wp:anchor distT="0" distB="0" distL="114300" distR="114300" simplePos="0" relativeHeight="251658240" behindDoc="0" locked="0" layoutInCell="1" allowOverlap="1" wp14:anchorId="2A76A48F" wp14:editId="2493D2CD">
            <wp:simplePos x="0" y="0"/>
            <wp:positionH relativeFrom="column">
              <wp:posOffset>285750</wp:posOffset>
            </wp:positionH>
            <wp:positionV relativeFrom="paragraph">
              <wp:posOffset>74295</wp:posOffset>
            </wp:positionV>
            <wp:extent cx="2736850" cy="1645143"/>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6850" cy="1645143"/>
                    </a:xfrm>
                    <a:prstGeom prst="rect">
                      <a:avLst/>
                    </a:prstGeom>
                    <a:noFill/>
                  </pic:spPr>
                </pic:pic>
              </a:graphicData>
            </a:graphic>
            <wp14:sizeRelH relativeFrom="page">
              <wp14:pctWidth>0</wp14:pctWidth>
            </wp14:sizeRelH>
            <wp14:sizeRelV relativeFrom="page">
              <wp14:pctHeight>0</wp14:pctHeight>
            </wp14:sizeRelV>
          </wp:anchor>
        </w:drawing>
      </w:r>
      <w:r w:rsidR="003767EE">
        <w:t>5000</w:t>
      </w:r>
    </w:p>
    <w:p w14:paraId="0BE8162B" w14:textId="77777777" w:rsidR="003767EE" w:rsidRDefault="003767EE" w:rsidP="003767EE">
      <w:pPr>
        <w:pStyle w:val="ListParagraph"/>
        <w:numPr>
          <w:ilvl w:val="8"/>
          <w:numId w:val="1"/>
        </w:numPr>
      </w:pPr>
      <w:r>
        <w:t>10000</w:t>
      </w:r>
    </w:p>
    <w:p w14:paraId="61A729B0" w14:textId="77777777" w:rsidR="003767EE" w:rsidRDefault="003767EE" w:rsidP="003767EE">
      <w:pPr>
        <w:pStyle w:val="ListParagraph"/>
        <w:numPr>
          <w:ilvl w:val="8"/>
          <w:numId w:val="1"/>
        </w:numPr>
      </w:pPr>
      <w:r>
        <w:t>50000</w:t>
      </w:r>
    </w:p>
    <w:p w14:paraId="64F73C5F" w14:textId="77777777" w:rsidR="003767EE" w:rsidRDefault="003767EE" w:rsidP="003767EE">
      <w:pPr>
        <w:pStyle w:val="ListParagraph"/>
        <w:numPr>
          <w:ilvl w:val="8"/>
          <w:numId w:val="1"/>
        </w:numPr>
      </w:pPr>
      <w:r>
        <w:t>100000</w:t>
      </w:r>
    </w:p>
    <w:p w14:paraId="7BD3F6E1" w14:textId="77777777" w:rsidR="003767EE" w:rsidRDefault="003767EE" w:rsidP="003767EE">
      <w:pPr>
        <w:pStyle w:val="ListParagraph"/>
        <w:numPr>
          <w:ilvl w:val="8"/>
          <w:numId w:val="1"/>
        </w:numPr>
      </w:pPr>
      <w:r>
        <w:t>500000</w:t>
      </w:r>
    </w:p>
    <w:p w14:paraId="0DB304EF" w14:textId="77777777" w:rsidR="003767EE" w:rsidRDefault="003767EE" w:rsidP="003767EE">
      <w:pPr>
        <w:pStyle w:val="ListParagraph"/>
        <w:numPr>
          <w:ilvl w:val="8"/>
          <w:numId w:val="1"/>
        </w:numPr>
      </w:pPr>
      <w:r>
        <w:t>1000000</w:t>
      </w:r>
    </w:p>
    <w:p w14:paraId="27D10D95" w14:textId="77777777" w:rsidR="003767EE" w:rsidRDefault="003767EE" w:rsidP="003767EE">
      <w:pPr>
        <w:pStyle w:val="ListParagraph"/>
        <w:numPr>
          <w:ilvl w:val="8"/>
          <w:numId w:val="1"/>
        </w:numPr>
      </w:pPr>
      <w:r>
        <w:t>5000000</w:t>
      </w:r>
    </w:p>
    <w:p w14:paraId="1A02CEEB" w14:textId="77777777" w:rsidR="003767EE" w:rsidRDefault="003767EE" w:rsidP="003767EE">
      <w:pPr>
        <w:pStyle w:val="ListParagraph"/>
        <w:numPr>
          <w:ilvl w:val="8"/>
          <w:numId w:val="1"/>
        </w:numPr>
      </w:pPr>
      <w:r>
        <w:t>10000000</w:t>
      </w:r>
    </w:p>
    <w:p w14:paraId="78C8D347" w14:textId="77777777" w:rsidR="003767EE" w:rsidRDefault="003767EE" w:rsidP="003767EE">
      <w:pPr>
        <w:pStyle w:val="ListParagraph"/>
        <w:numPr>
          <w:ilvl w:val="8"/>
          <w:numId w:val="1"/>
        </w:numPr>
      </w:pPr>
      <w:r>
        <w:t>50000000</w:t>
      </w:r>
    </w:p>
    <w:p w14:paraId="4B5E36B0" w14:textId="77777777" w:rsidR="003767EE" w:rsidRDefault="003767EE" w:rsidP="003767EE">
      <w:pPr>
        <w:pStyle w:val="ListParagraph"/>
        <w:numPr>
          <w:ilvl w:val="8"/>
          <w:numId w:val="1"/>
        </w:numPr>
      </w:pPr>
      <w:r>
        <w:t>100000000</w:t>
      </w:r>
    </w:p>
    <w:p w14:paraId="7864ED5A" w14:textId="77777777" w:rsidR="000C1B68" w:rsidRDefault="000C1B68" w:rsidP="000C1B68">
      <w:pPr>
        <w:pStyle w:val="ListParagraph"/>
        <w:ind w:left="6480"/>
      </w:pPr>
    </w:p>
    <w:p w14:paraId="52F299B8" w14:textId="77777777" w:rsidR="005C6CE2" w:rsidRDefault="005C6CE2" w:rsidP="00E72774">
      <w:pPr>
        <w:pStyle w:val="ListParagraph"/>
        <w:numPr>
          <w:ilvl w:val="5"/>
          <w:numId w:val="1"/>
        </w:numPr>
        <w:ind w:left="2160"/>
      </w:pPr>
      <w:r>
        <w:t>Files that have too few reads can be moved to a directory called lowReadNum</w:t>
      </w:r>
    </w:p>
    <w:p w14:paraId="400003C8" w14:textId="77777777" w:rsidR="005C6CE2" w:rsidRDefault="005C6CE2" w:rsidP="005C6CE2">
      <w:pPr>
        <w:pStyle w:val="ListParagraph"/>
        <w:numPr>
          <w:ilvl w:val="6"/>
          <w:numId w:val="1"/>
        </w:numPr>
      </w:pPr>
      <w:r>
        <w:t>mkdir lowReadNum</w:t>
      </w:r>
    </w:p>
    <w:p w14:paraId="5B9DE4A0" w14:textId="77777777" w:rsidR="005C6CE2" w:rsidRDefault="005C6CE2" w:rsidP="005C6CE2">
      <w:pPr>
        <w:pStyle w:val="ListParagraph"/>
        <w:numPr>
          <w:ilvl w:val="6"/>
          <w:numId w:val="1"/>
        </w:numPr>
      </w:pPr>
      <w:r>
        <w:t>display files in order from largest to smallest</w:t>
      </w:r>
    </w:p>
    <w:p w14:paraId="5358A737" w14:textId="77777777" w:rsidR="005C6CE2" w:rsidRDefault="005C6CE2" w:rsidP="005C6CE2">
      <w:pPr>
        <w:pStyle w:val="ListParagraph"/>
        <w:numPr>
          <w:ilvl w:val="7"/>
          <w:numId w:val="1"/>
        </w:numPr>
      </w:pPr>
      <w:r>
        <w:t>ls –lS</w:t>
      </w:r>
    </w:p>
    <w:p w14:paraId="0B13C1B3" w14:textId="77777777" w:rsidR="005C6CE2" w:rsidRDefault="005C6CE2" w:rsidP="005C6CE2">
      <w:pPr>
        <w:pStyle w:val="ListParagraph"/>
        <w:numPr>
          <w:ilvl w:val="6"/>
          <w:numId w:val="1"/>
        </w:numPr>
      </w:pPr>
      <w:r>
        <w:t>find files between x byte and y bytes</w:t>
      </w:r>
    </w:p>
    <w:p w14:paraId="0FFAA5E7" w14:textId="77777777" w:rsidR="005C6CE2" w:rsidRDefault="005C6CE2" w:rsidP="005C6CE2">
      <w:pPr>
        <w:pStyle w:val="ListParagraph"/>
        <w:numPr>
          <w:ilvl w:val="7"/>
          <w:numId w:val="1"/>
        </w:numPr>
      </w:pPr>
      <w:r>
        <w:t>find . –maxdepth 1 –size +55000c –a –size -260000c</w:t>
      </w:r>
    </w:p>
    <w:p w14:paraId="1DBB5966" w14:textId="77777777" w:rsidR="005C6CE2" w:rsidRDefault="005C6CE2" w:rsidP="005C6CE2">
      <w:pPr>
        <w:pStyle w:val="ListParagraph"/>
        <w:numPr>
          <w:ilvl w:val="6"/>
          <w:numId w:val="1"/>
        </w:numPr>
      </w:pPr>
      <w:r>
        <w:t>if that grabs the files you want to move, then do this:</w:t>
      </w:r>
    </w:p>
    <w:p w14:paraId="376166A9" w14:textId="77777777" w:rsidR="005C6CE2" w:rsidRDefault="005C6CE2" w:rsidP="005C6CE2">
      <w:pPr>
        <w:pStyle w:val="ListParagraph"/>
        <w:numPr>
          <w:ilvl w:val="7"/>
          <w:numId w:val="1"/>
        </w:numPr>
      </w:pPr>
      <w:r w:rsidRPr="00C97F29">
        <w:t>find . -maxdepth 1 -size +55000c -a -size -260000c -exec mv {} lowReadNum/ \;</w:t>
      </w:r>
    </w:p>
    <w:p w14:paraId="2EAC3B9C" w14:textId="77777777" w:rsidR="006E48B2" w:rsidRDefault="006E48B2" w:rsidP="006E48B2">
      <w:pPr>
        <w:pStyle w:val="ListParagraph"/>
        <w:ind w:left="5760"/>
      </w:pPr>
    </w:p>
    <w:p w14:paraId="20779DD3" w14:textId="77777777" w:rsidR="006E48B2" w:rsidRPr="009B7FA5" w:rsidRDefault="006E48B2" w:rsidP="006E48B2">
      <w:pPr>
        <w:pStyle w:val="ListParagraph"/>
        <w:numPr>
          <w:ilvl w:val="2"/>
          <w:numId w:val="1"/>
        </w:numPr>
        <w:rPr>
          <w:highlight w:val="lightGray"/>
        </w:rPr>
      </w:pPr>
      <w:r w:rsidRPr="009B7FA5">
        <w:rPr>
          <w:highlight w:val="lightGray"/>
        </w:rPr>
        <w:t>Files that have too many reads can be moved to a directory called highReadNum</w:t>
      </w:r>
    </w:p>
    <w:p w14:paraId="27EE6C70" w14:textId="77777777" w:rsidR="006E48B2" w:rsidRPr="009B7FA5" w:rsidRDefault="006E48B2" w:rsidP="006E48B2">
      <w:pPr>
        <w:pStyle w:val="ListParagraph"/>
        <w:numPr>
          <w:ilvl w:val="3"/>
          <w:numId w:val="1"/>
        </w:numPr>
        <w:rPr>
          <w:highlight w:val="lightGray"/>
        </w:rPr>
      </w:pPr>
      <w:r w:rsidRPr="009B7FA5">
        <w:rPr>
          <w:highlight w:val="lightGray"/>
        </w:rPr>
        <w:t>mkdir highReadNum</w:t>
      </w:r>
    </w:p>
    <w:p w14:paraId="00C2D4CA" w14:textId="77777777" w:rsidR="006E48B2" w:rsidRPr="009B7FA5" w:rsidRDefault="006E48B2" w:rsidP="006E48B2">
      <w:pPr>
        <w:pStyle w:val="ListParagraph"/>
        <w:numPr>
          <w:ilvl w:val="3"/>
          <w:numId w:val="1"/>
        </w:numPr>
        <w:rPr>
          <w:highlight w:val="lightGray"/>
        </w:rPr>
      </w:pPr>
      <w:r w:rsidRPr="009B7FA5">
        <w:rPr>
          <w:highlight w:val="lightGray"/>
        </w:rPr>
        <w:lastRenderedPageBreak/>
        <w:t>Use the commands described for moving files of a particular size range above</w:t>
      </w:r>
    </w:p>
    <w:p w14:paraId="4D6A0387" w14:textId="77777777" w:rsidR="006E48B2" w:rsidRPr="009B7FA5" w:rsidRDefault="006E48B2" w:rsidP="006E48B2">
      <w:pPr>
        <w:pStyle w:val="ListParagraph"/>
        <w:numPr>
          <w:ilvl w:val="3"/>
          <w:numId w:val="1"/>
        </w:numPr>
        <w:rPr>
          <w:highlight w:val="lightGray"/>
        </w:rPr>
      </w:pPr>
      <w:r w:rsidRPr="009B7FA5">
        <w:rPr>
          <w:highlight w:val="lightGray"/>
        </w:rPr>
        <w:t>Large files can be divided into smaller files and treated as library replicates</w:t>
      </w:r>
    </w:p>
    <w:p w14:paraId="77162A15" w14:textId="77777777" w:rsidR="006E48B2" w:rsidRPr="009B7FA5" w:rsidRDefault="006E48B2" w:rsidP="006E48B2">
      <w:pPr>
        <w:pStyle w:val="ListParagraph"/>
        <w:numPr>
          <w:ilvl w:val="4"/>
          <w:numId w:val="1"/>
        </w:numPr>
        <w:rPr>
          <w:highlight w:val="lightGray"/>
        </w:rPr>
      </w:pPr>
      <w:r w:rsidRPr="009B7FA5">
        <w:rPr>
          <w:highlight w:val="lightGray"/>
        </w:rPr>
        <w:t>Script: splitFqFiles.sh</w:t>
      </w:r>
    </w:p>
    <w:p w14:paraId="28595D5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#!/bin/bash</w:t>
      </w:r>
    </w:p>
    <w:p w14:paraId="075EBA3C"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1B4B4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--job-name=splitFiles</w:t>
      </w:r>
    </w:p>
    <w:p w14:paraId="2A24384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--time=96:00:00</w:t>
      </w:r>
    </w:p>
    <w:p w14:paraId="4A8F4F2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-p normal</w:t>
      </w:r>
    </w:p>
    <w:p w14:paraId="76DBC1A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--nodes=1</w:t>
      </w:r>
    </w:p>
    <w:p w14:paraId="67A1695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--mail-user=cbird@tamucc.edu</w:t>
      </w:r>
    </w:p>
    <w:p w14:paraId="36529BF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--mail-type=begin  # email me when the job starts</w:t>
      </w:r>
    </w:p>
    <w:p w14:paraId="1A358A5A"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#SBATCH --mail-type=end    # email me when the job finish</w:t>
      </w:r>
    </w:p>
    <w:p w14:paraId="13096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AB5D038"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module load parallel/20160722</w:t>
      </w:r>
    </w:p>
    <w:p w14:paraId="5C01E376"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4F800E04"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 echo `date` " unzip files"</w:t>
      </w:r>
    </w:p>
    <w:p w14:paraId="7EA69BB9"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ls *.fq.gz | parallel "gunzip {}"</w:t>
      </w:r>
    </w:p>
    <w:p w14:paraId="58B0F41A"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179178D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NumFiles=( `ls *.fq | grep -c '^[0-9]' `)</w:t>
      </w:r>
    </w:p>
    <w:p w14:paraId="42D693F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"NumFiles=$NumFiles"</w:t>
      </w:r>
    </w:p>
    <w:p w14:paraId="3CF686B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89A6E6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ZeroToNumFiles=( `seq 0 $(($NumFiles - 1)) `)</w:t>
      </w:r>
    </w:p>
    <w:p w14:paraId="378B069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echo ${ZeroToNumFiles[*]}</w:t>
      </w:r>
    </w:p>
    <w:p w14:paraId="6B87C0A4"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51F636DB" w14:textId="77777777" w:rsidR="006E48B2" w:rsidRPr="009B7FA5" w:rsidRDefault="006E48B2" w:rsidP="00F32324">
      <w:pPr>
        <w:spacing w:after="0" w:line="240" w:lineRule="auto"/>
        <w:ind w:left="2340"/>
        <w:rPr>
          <w:rFonts w:ascii="Courier New" w:hAnsi="Courier New" w:cs="Courier New"/>
          <w:sz w:val="12"/>
          <w:szCs w:val="12"/>
          <w:highlight w:val="lightGray"/>
        </w:rPr>
      </w:pPr>
    </w:p>
    <w:p w14:paraId="6DA36352"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splitFiles() {</w:t>
      </w:r>
    </w:p>
    <w:p w14:paraId="302632FB"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FileNames=( `ls *.fq `)  #load list of filenames</w:t>
      </w:r>
    </w:p>
    <w:p w14:paraId="447E9A21"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${FileNames[*]}</w:t>
      </w:r>
    </w:p>
    <w:p w14:paraId="47EBC0C0"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NumLines=( `cat "splitAmounts.txt" `) #load list of number of lines per chunk per file</w:t>
      </w:r>
    </w:p>
    <w:p w14:paraId="3A4E5AA5"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${NumLines[*]}</w:t>
      </w:r>
    </w:p>
    <w:p w14:paraId="6AF83E0F"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mkdir $1 #make directory (1-Numfiles)</w:t>
      </w:r>
    </w:p>
    <w:p w14:paraId="5071C8A6"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$1</w:t>
      </w:r>
    </w:p>
    <w:p w14:paraId="382B643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split -d -l ${NumLines[$1]} ../${FileNames[$1]}</w:t>
      </w:r>
    </w:p>
    <w:p w14:paraId="73B1737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xfiles=( `ls x* `)</w:t>
      </w:r>
    </w:p>
    <w:p w14:paraId="79A881DC"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${xfiles[*]}</w:t>
      </w:r>
    </w:p>
    <w:p w14:paraId="508AD41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Numxfiles=( `ls x* | grep -c '^x' `)</w:t>
      </w:r>
    </w:p>
    <w:p w14:paraId="78F6C02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echo $Numxfiles</w:t>
      </w:r>
    </w:p>
    <w:p w14:paraId="2D37986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for i in ${xfiles[*]}; do mv $i ../$i-${FileNames[$1]};done</w:t>
      </w:r>
    </w:p>
    <w:p w14:paraId="48DE6C47"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cd ..</w:t>
      </w:r>
    </w:p>
    <w:p w14:paraId="17ECB6DD"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        rm -rf $1</w:t>
      </w:r>
    </w:p>
    <w:p w14:paraId="6F2FF2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w:t>
      </w:r>
    </w:p>
    <w:p w14:paraId="1D6F991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export -f splitFiles</w:t>
      </w:r>
    </w:p>
    <w:p w14:paraId="5D51D443"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parallel splitFiles ::: ${ZeroToNumFiles[*]}</w:t>
      </w:r>
    </w:p>
    <w:p w14:paraId="2748E94E" w14:textId="77777777" w:rsidR="006E48B2" w:rsidRPr="009B7FA5" w:rsidRDefault="006E48B2" w:rsidP="00F32324">
      <w:pPr>
        <w:spacing w:after="0" w:line="240" w:lineRule="auto"/>
        <w:ind w:left="2340"/>
        <w:rPr>
          <w:rFonts w:ascii="Courier New" w:hAnsi="Courier New" w:cs="Courier New"/>
          <w:sz w:val="12"/>
          <w:szCs w:val="12"/>
          <w:highlight w:val="lightGray"/>
        </w:rPr>
      </w:pPr>
      <w:r w:rsidRPr="009B7FA5">
        <w:rPr>
          <w:rFonts w:ascii="Courier New" w:hAnsi="Courier New" w:cs="Courier New"/>
          <w:sz w:val="12"/>
          <w:szCs w:val="12"/>
          <w:highlight w:val="lightGray"/>
        </w:rPr>
        <w:t xml:space="preserve">ls *.fq | </w:t>
      </w:r>
      <w:r w:rsidR="00A14CB4">
        <w:rPr>
          <w:rFonts w:ascii="Courier New" w:hAnsi="Courier New" w:cs="Courier New"/>
          <w:sz w:val="12"/>
          <w:szCs w:val="12"/>
          <w:highlight w:val="lightGray"/>
        </w:rPr>
        <w:t xml:space="preserve">parallel </w:t>
      </w:r>
      <w:r w:rsidRPr="009B7FA5">
        <w:rPr>
          <w:rFonts w:ascii="Courier New" w:hAnsi="Courier New" w:cs="Courier New"/>
          <w:sz w:val="12"/>
          <w:szCs w:val="12"/>
          <w:highlight w:val="lightGray"/>
        </w:rPr>
        <w:t>gzip {}</w:t>
      </w:r>
    </w:p>
    <w:p w14:paraId="332B1C72" w14:textId="77777777" w:rsidR="006E48B2" w:rsidRPr="009B7FA5" w:rsidRDefault="006E48B2" w:rsidP="006E48B2">
      <w:pPr>
        <w:rPr>
          <w:highlight w:val="lightGray"/>
        </w:rPr>
      </w:pPr>
    </w:p>
    <w:p w14:paraId="17EF035B" w14:textId="77777777" w:rsidR="006E48B2" w:rsidRPr="009B7FA5" w:rsidRDefault="006E48B2" w:rsidP="006E48B2">
      <w:pPr>
        <w:pStyle w:val="ListParagraph"/>
        <w:numPr>
          <w:ilvl w:val="4"/>
          <w:numId w:val="1"/>
        </w:numPr>
        <w:rPr>
          <w:highlight w:val="lightGray"/>
        </w:rPr>
      </w:pPr>
      <w:r w:rsidRPr="009B7FA5">
        <w:rPr>
          <w:highlight w:val="lightGray"/>
        </w:rPr>
        <w:t>Calculate the desired number of lines per file</w:t>
      </w:r>
    </w:p>
    <w:p w14:paraId="4760678A" w14:textId="77777777" w:rsidR="006E48B2" w:rsidRPr="009B7FA5" w:rsidRDefault="006E48B2" w:rsidP="006E48B2">
      <w:pPr>
        <w:pStyle w:val="ListParagraph"/>
        <w:numPr>
          <w:ilvl w:val="5"/>
          <w:numId w:val="1"/>
        </w:numPr>
        <w:rPr>
          <w:highlight w:val="lightGray"/>
        </w:rPr>
      </w:pPr>
      <w:r w:rsidRPr="009B7FA5">
        <w:rPr>
          <w:highlight w:val="lightGray"/>
        </w:rPr>
        <w:t>Choose a target number of reads per file</w:t>
      </w:r>
    </w:p>
    <w:p w14:paraId="5870FCC9" w14:textId="77777777" w:rsidR="00966025" w:rsidRPr="00966025" w:rsidRDefault="00966025" w:rsidP="00966025">
      <w:pPr>
        <w:pStyle w:val="ListParagraph"/>
        <w:numPr>
          <w:ilvl w:val="6"/>
          <w:numId w:val="1"/>
        </w:numPr>
        <w:rPr>
          <w:highlight w:val="lightGray"/>
        </w:rPr>
      </w:pPr>
      <w:r>
        <w:rPr>
          <w:highlight w:val="lightGray"/>
        </w:rPr>
        <w:t>Use the mean read count for the acceptable libraries</w:t>
      </w:r>
    </w:p>
    <w:p w14:paraId="019E9B31" w14:textId="77777777" w:rsidR="006E48B2" w:rsidRPr="009B7FA5" w:rsidRDefault="006E48B2" w:rsidP="006E48B2">
      <w:pPr>
        <w:pStyle w:val="ListParagraph"/>
        <w:numPr>
          <w:ilvl w:val="5"/>
          <w:numId w:val="1"/>
        </w:numPr>
        <w:rPr>
          <w:highlight w:val="lightGray"/>
        </w:rPr>
      </w:pPr>
      <w:r w:rsidRPr="009B7FA5">
        <w:rPr>
          <w:highlight w:val="lightGray"/>
        </w:rPr>
        <w:t>Then divide the number of true retained reads by 2 million</w:t>
      </w:r>
    </w:p>
    <w:p w14:paraId="3CB4570E" w14:textId="77777777" w:rsidR="006E48B2" w:rsidRPr="009B7FA5" w:rsidRDefault="006E48B2" w:rsidP="006E48B2">
      <w:pPr>
        <w:pStyle w:val="ListParagraph"/>
        <w:numPr>
          <w:ilvl w:val="5"/>
          <w:numId w:val="1"/>
        </w:numPr>
        <w:rPr>
          <w:highlight w:val="lightGray"/>
        </w:rPr>
      </w:pPr>
      <w:r w:rsidRPr="009B7FA5">
        <w:rPr>
          <w:highlight w:val="lightGray"/>
        </w:rPr>
        <w:t>Round up to the nearest whole integer, do not round down</w:t>
      </w:r>
    </w:p>
    <w:p w14:paraId="6D7C8D06" w14:textId="77777777" w:rsidR="006E48B2" w:rsidRPr="009B7FA5" w:rsidRDefault="006E48B2" w:rsidP="006E48B2">
      <w:pPr>
        <w:pStyle w:val="ListParagraph"/>
        <w:numPr>
          <w:ilvl w:val="6"/>
          <w:numId w:val="1"/>
        </w:numPr>
        <w:rPr>
          <w:highlight w:val="lightGray"/>
        </w:rPr>
      </w:pPr>
      <w:r w:rsidRPr="009B7FA5">
        <w:rPr>
          <w:highlight w:val="lightGray"/>
        </w:rPr>
        <w:t>7612633/2000000 = 3.8 -&gt; 4</w:t>
      </w:r>
    </w:p>
    <w:p w14:paraId="5E3B1BC9" w14:textId="77777777" w:rsidR="006E48B2" w:rsidRPr="009B7FA5" w:rsidRDefault="006E48B2" w:rsidP="006E48B2">
      <w:pPr>
        <w:pStyle w:val="ListParagraph"/>
        <w:numPr>
          <w:ilvl w:val="5"/>
          <w:numId w:val="1"/>
        </w:numPr>
        <w:rPr>
          <w:highlight w:val="lightGray"/>
        </w:rPr>
      </w:pPr>
      <w:r w:rsidRPr="009B7FA5">
        <w:rPr>
          <w:highlight w:val="lightGray"/>
        </w:rPr>
        <w:t>Divide True Retained Reads by 4 and round up</w:t>
      </w:r>
    </w:p>
    <w:p w14:paraId="1CA5CA8F" w14:textId="77777777" w:rsidR="006E48B2" w:rsidRPr="009B7FA5" w:rsidRDefault="006E48B2" w:rsidP="006E48B2">
      <w:pPr>
        <w:pStyle w:val="ListParagraph"/>
        <w:numPr>
          <w:ilvl w:val="6"/>
          <w:numId w:val="1"/>
        </w:numPr>
        <w:rPr>
          <w:highlight w:val="lightGray"/>
        </w:rPr>
      </w:pPr>
      <w:r w:rsidRPr="009B7FA5">
        <w:rPr>
          <w:highlight w:val="lightGray"/>
        </w:rPr>
        <w:t>7612633/4 = 1903158.3 -&gt; 1903159</w:t>
      </w:r>
    </w:p>
    <w:p w14:paraId="1F588FF1" w14:textId="77777777" w:rsidR="006E48B2" w:rsidRPr="009B7FA5" w:rsidRDefault="006E48B2" w:rsidP="006E48B2">
      <w:pPr>
        <w:pStyle w:val="ListParagraph"/>
        <w:numPr>
          <w:ilvl w:val="5"/>
          <w:numId w:val="1"/>
        </w:numPr>
        <w:rPr>
          <w:highlight w:val="lightGray"/>
        </w:rPr>
      </w:pPr>
      <w:r w:rsidRPr="009B7FA5">
        <w:rPr>
          <w:highlight w:val="lightGray"/>
        </w:rPr>
        <w:t>The target number of lines per split file is #reads * 4 because there are 4 lines per read in a fastq file</w:t>
      </w:r>
    </w:p>
    <w:p w14:paraId="2396C8AD" w14:textId="77777777" w:rsidR="006E48B2" w:rsidRPr="009B7FA5" w:rsidRDefault="006E48B2" w:rsidP="006E48B2">
      <w:pPr>
        <w:pStyle w:val="ListParagraph"/>
        <w:numPr>
          <w:ilvl w:val="6"/>
          <w:numId w:val="1"/>
        </w:numPr>
        <w:rPr>
          <w:highlight w:val="lightGray"/>
        </w:rPr>
      </w:pPr>
      <w:r w:rsidRPr="009B7FA5">
        <w:rPr>
          <w:highlight w:val="lightGray"/>
        </w:rPr>
        <w:t>1903159*4= 7612636</w:t>
      </w:r>
    </w:p>
    <w:p w14:paraId="6A9D4A32" w14:textId="77777777" w:rsidR="006E48B2" w:rsidRDefault="006E48B2" w:rsidP="006E48B2">
      <w:pPr>
        <w:pStyle w:val="ListParagraph"/>
        <w:numPr>
          <w:ilvl w:val="4"/>
          <w:numId w:val="1"/>
        </w:numPr>
        <w:rPr>
          <w:highlight w:val="lightGray"/>
        </w:rPr>
      </w:pPr>
      <w:r w:rsidRPr="009B7FA5">
        <w:rPr>
          <w:highlight w:val="lightGray"/>
        </w:rPr>
        <w:t xml:space="preserve">Make a file called </w:t>
      </w:r>
      <w:r w:rsidR="00130CBD">
        <w:rPr>
          <w:highlight w:val="lightGray"/>
        </w:rPr>
        <w:t>splitChunks</w:t>
      </w:r>
      <w:r w:rsidRPr="009B7FA5">
        <w:rPr>
          <w:highlight w:val="lightGray"/>
        </w:rPr>
        <w:t>.txt</w:t>
      </w:r>
    </w:p>
    <w:p w14:paraId="2F344698" w14:textId="77777777" w:rsidR="00130CBD" w:rsidRPr="009B7FA5" w:rsidRDefault="00130CBD" w:rsidP="00130CBD">
      <w:pPr>
        <w:pStyle w:val="ListParagraph"/>
        <w:numPr>
          <w:ilvl w:val="5"/>
          <w:numId w:val="1"/>
        </w:numPr>
        <w:rPr>
          <w:highlight w:val="lightGray"/>
        </w:rPr>
      </w:pPr>
      <w:r>
        <w:rPr>
          <w:highlight w:val="lightGray"/>
        </w:rPr>
        <w:t>nano splitChunks.txt</w:t>
      </w:r>
    </w:p>
    <w:p w14:paraId="0384F450" w14:textId="77777777" w:rsidR="006E48B2" w:rsidRPr="009B7FA5" w:rsidRDefault="006E48B2" w:rsidP="006E48B2">
      <w:pPr>
        <w:pStyle w:val="ListParagraph"/>
        <w:numPr>
          <w:ilvl w:val="5"/>
          <w:numId w:val="1"/>
        </w:numPr>
        <w:rPr>
          <w:highlight w:val="lightGray"/>
        </w:rPr>
      </w:pPr>
      <w:r w:rsidRPr="009B7FA5">
        <w:rPr>
          <w:highlight w:val="lightGray"/>
        </w:rPr>
        <w:t xml:space="preserve">This should have, </w:t>
      </w:r>
      <w:r w:rsidR="00966025">
        <w:rPr>
          <w:highlight w:val="lightGray"/>
        </w:rPr>
        <w:t xml:space="preserve">in </w:t>
      </w:r>
      <w:r w:rsidRPr="009B7FA5">
        <w:rPr>
          <w:highlight w:val="lightGray"/>
        </w:rPr>
        <w:t xml:space="preserve">the order that files are returned by the ls command, the target number of lines per split file </w:t>
      </w:r>
      <w:r w:rsidRPr="009B7FA5">
        <w:rPr>
          <w:highlight w:val="lightGray"/>
        </w:rPr>
        <w:lastRenderedPageBreak/>
        <w:t>per library.  This number will be the same for F and R files.</w:t>
      </w:r>
    </w:p>
    <w:p w14:paraId="1E9D524B" w14:textId="77777777" w:rsidR="006E48B2" w:rsidRPr="009B7FA5" w:rsidRDefault="006E48B2" w:rsidP="006E48B2">
      <w:pPr>
        <w:pStyle w:val="ListParagraph"/>
        <w:numPr>
          <w:ilvl w:val="5"/>
          <w:numId w:val="1"/>
        </w:numPr>
        <w:rPr>
          <w:highlight w:val="lightGray"/>
        </w:rPr>
      </w:pPr>
      <w:r w:rsidRPr="009B7FA5">
        <w:rPr>
          <w:highlight w:val="lightGray"/>
        </w:rPr>
        <w:t>Example:  there are two libraries with fwd and rev reads.  The file will read as follows</w:t>
      </w:r>
    </w:p>
    <w:p w14:paraId="146AC7B0" w14:textId="77777777" w:rsidR="006E48B2" w:rsidRPr="009B7FA5" w:rsidRDefault="006E48B2" w:rsidP="006E48B2">
      <w:pPr>
        <w:pStyle w:val="ListParagraph"/>
        <w:ind w:left="5040"/>
        <w:rPr>
          <w:highlight w:val="lightGray"/>
        </w:rPr>
      </w:pPr>
      <w:r w:rsidRPr="009B7FA5">
        <w:rPr>
          <w:highlight w:val="lightGray"/>
        </w:rPr>
        <w:t>7612636</w:t>
      </w:r>
    </w:p>
    <w:p w14:paraId="5F7B6681" w14:textId="77777777" w:rsidR="006E48B2" w:rsidRPr="009B7FA5" w:rsidRDefault="006E48B2" w:rsidP="006E48B2">
      <w:pPr>
        <w:pStyle w:val="ListParagraph"/>
        <w:ind w:left="5040"/>
        <w:rPr>
          <w:highlight w:val="lightGray"/>
        </w:rPr>
      </w:pPr>
      <w:r w:rsidRPr="009B7FA5">
        <w:rPr>
          <w:highlight w:val="lightGray"/>
        </w:rPr>
        <w:t>7612636</w:t>
      </w:r>
    </w:p>
    <w:p w14:paraId="1C184C37" w14:textId="77777777" w:rsidR="006E48B2" w:rsidRPr="009B7FA5" w:rsidRDefault="006E48B2" w:rsidP="006E48B2">
      <w:pPr>
        <w:pStyle w:val="ListParagraph"/>
        <w:ind w:left="5040"/>
        <w:rPr>
          <w:highlight w:val="lightGray"/>
        </w:rPr>
      </w:pPr>
      <w:r w:rsidRPr="009B7FA5">
        <w:rPr>
          <w:highlight w:val="lightGray"/>
        </w:rPr>
        <w:t>7117024</w:t>
      </w:r>
    </w:p>
    <w:p w14:paraId="6B309C4A" w14:textId="77777777" w:rsidR="006E48B2" w:rsidRPr="009B7FA5" w:rsidRDefault="006E48B2" w:rsidP="006E48B2">
      <w:pPr>
        <w:pStyle w:val="ListParagraph"/>
        <w:ind w:left="5040"/>
        <w:rPr>
          <w:highlight w:val="lightGray"/>
        </w:rPr>
      </w:pPr>
      <w:r w:rsidRPr="009B7FA5">
        <w:rPr>
          <w:highlight w:val="lightGray"/>
        </w:rPr>
        <w:t>7117024</w:t>
      </w:r>
    </w:p>
    <w:p w14:paraId="42E8B992" w14:textId="77777777" w:rsidR="006E48B2" w:rsidRPr="009B7FA5" w:rsidRDefault="006E48B2" w:rsidP="006E48B2">
      <w:pPr>
        <w:pStyle w:val="ListParagraph"/>
        <w:numPr>
          <w:ilvl w:val="4"/>
          <w:numId w:val="1"/>
        </w:numPr>
        <w:rPr>
          <w:highlight w:val="lightGray"/>
        </w:rPr>
      </w:pPr>
      <w:r w:rsidRPr="009B7FA5">
        <w:rPr>
          <w:highlight w:val="lightGray"/>
        </w:rPr>
        <w:t>Before running the script, modify it, the filenames, and directory structure so that they are compatible.</w:t>
      </w:r>
    </w:p>
    <w:p w14:paraId="7523E516" w14:textId="77777777" w:rsidR="006E48B2" w:rsidRPr="009B7FA5" w:rsidRDefault="006E48B2" w:rsidP="006E48B2">
      <w:pPr>
        <w:pStyle w:val="ListParagraph"/>
        <w:numPr>
          <w:ilvl w:val="4"/>
          <w:numId w:val="1"/>
        </w:numPr>
        <w:rPr>
          <w:highlight w:val="lightGray"/>
        </w:rPr>
      </w:pPr>
      <w:r w:rsidRPr="009B7FA5">
        <w:rPr>
          <w:highlight w:val="lightGray"/>
        </w:rPr>
        <w:t>Run the script</w:t>
      </w:r>
    </w:p>
    <w:p w14:paraId="7D186F08" w14:textId="77777777" w:rsidR="006E48B2" w:rsidRPr="009B7FA5" w:rsidRDefault="006E48B2" w:rsidP="006E48B2">
      <w:pPr>
        <w:pStyle w:val="ListParagraph"/>
        <w:numPr>
          <w:ilvl w:val="5"/>
          <w:numId w:val="1"/>
        </w:numPr>
        <w:rPr>
          <w:highlight w:val="lightGray"/>
        </w:rPr>
      </w:pPr>
      <w:r w:rsidRPr="009B7FA5">
        <w:rPr>
          <w:highlight w:val="lightGray"/>
        </w:rPr>
        <w:t>sbatch splitFqFiles.sh</w:t>
      </w:r>
    </w:p>
    <w:p w14:paraId="2D68716E" w14:textId="77777777" w:rsidR="006E48B2" w:rsidRPr="009B7FA5" w:rsidRDefault="006E48B2" w:rsidP="006E48B2">
      <w:pPr>
        <w:pStyle w:val="ListParagraph"/>
        <w:numPr>
          <w:ilvl w:val="3"/>
          <w:numId w:val="1"/>
        </w:numPr>
        <w:rPr>
          <w:highlight w:val="lightGray"/>
        </w:rPr>
      </w:pPr>
      <w:r w:rsidRPr="009B7FA5">
        <w:rPr>
          <w:highlight w:val="lightGray"/>
        </w:rPr>
        <w:t>Lastly select one or more of the split files per library to move back with the files to be trimmed</w:t>
      </w:r>
    </w:p>
    <w:p w14:paraId="1AD4559D" w14:textId="77777777" w:rsidR="006E48B2" w:rsidRPr="009B7FA5" w:rsidRDefault="006E48B2" w:rsidP="006E48B2">
      <w:pPr>
        <w:pStyle w:val="ListParagraph"/>
        <w:numPr>
          <w:ilvl w:val="4"/>
          <w:numId w:val="1"/>
        </w:numPr>
        <w:rPr>
          <w:highlight w:val="lightGray"/>
        </w:rPr>
      </w:pPr>
      <w:r w:rsidRPr="009B7FA5">
        <w:rPr>
          <w:highlight w:val="lightGray"/>
        </w:rPr>
        <w:t>mv x00* ../</w:t>
      </w:r>
    </w:p>
    <w:p w14:paraId="5EE53AE7" w14:textId="77777777" w:rsidR="006E48B2" w:rsidRDefault="006E48B2" w:rsidP="006E48B2">
      <w:pPr>
        <w:pStyle w:val="ListParagraph"/>
        <w:ind w:left="5760"/>
      </w:pPr>
    </w:p>
    <w:p w14:paraId="1B11AC14" w14:textId="77777777" w:rsidR="006E48B2" w:rsidRDefault="006E48B2" w:rsidP="006E48B2">
      <w:pPr>
        <w:pStyle w:val="ListParagraph"/>
        <w:ind w:left="5760"/>
      </w:pPr>
    </w:p>
    <w:p w14:paraId="10032DEC" w14:textId="77777777" w:rsidR="00265654" w:rsidRDefault="00265654" w:rsidP="00265654">
      <w:pPr>
        <w:pStyle w:val="ListParagraph"/>
        <w:numPr>
          <w:ilvl w:val="4"/>
          <w:numId w:val="1"/>
        </w:numPr>
      </w:pPr>
      <w:r>
        <w:t>If this is ddRAD data, not much additional can be determined until demultiplexing</w:t>
      </w:r>
      <w:r w:rsidR="003767EE">
        <w:t xml:space="preserve"> is performed</w:t>
      </w:r>
    </w:p>
    <w:p w14:paraId="6505621E" w14:textId="77777777" w:rsidR="00265654" w:rsidRDefault="00265654" w:rsidP="00265654">
      <w:pPr>
        <w:pStyle w:val="ListParagraph"/>
        <w:numPr>
          <w:ilvl w:val="2"/>
          <w:numId w:val="1"/>
        </w:numPr>
      </w:pPr>
      <w:r>
        <w:t>After demultiplex</w:t>
      </w:r>
      <w:r w:rsidR="007F6453">
        <w:t xml:space="preserve"> (ddRAD data)</w:t>
      </w:r>
    </w:p>
    <w:p w14:paraId="1A91F942" w14:textId="77777777" w:rsidR="003767EE" w:rsidRDefault="003767EE" w:rsidP="00265654">
      <w:pPr>
        <w:pStyle w:val="ListParagraph"/>
        <w:numPr>
          <w:ilvl w:val="3"/>
          <w:numId w:val="1"/>
        </w:numPr>
      </w:pPr>
      <w:r>
        <w:t>See demultiplexing section</w:t>
      </w:r>
    </w:p>
    <w:p w14:paraId="6D142314" w14:textId="77777777" w:rsidR="00265654" w:rsidRDefault="003767EE" w:rsidP="00265654">
      <w:pPr>
        <w:pStyle w:val="ListParagraph"/>
        <w:numPr>
          <w:ilvl w:val="3"/>
          <w:numId w:val="1"/>
        </w:numPr>
      </w:pPr>
      <w:r>
        <w:t>Confirm that the “true retained reads”</w:t>
      </w:r>
      <w:r w:rsidR="00AD5003">
        <w:t xml:space="preserve"> counts from the process*radtags.log</w:t>
      </w:r>
    </w:p>
    <w:p w14:paraId="3892A8C2" w14:textId="77777777" w:rsidR="00265654" w:rsidRDefault="00265654" w:rsidP="00265654">
      <w:pPr>
        <w:pStyle w:val="ListParagraph"/>
        <w:numPr>
          <w:ilvl w:val="2"/>
          <w:numId w:val="1"/>
        </w:numPr>
      </w:pPr>
      <w:r>
        <w:t>After trimming</w:t>
      </w:r>
    </w:p>
    <w:p w14:paraId="6D60E2EE" w14:textId="77777777" w:rsidR="00D8262C" w:rsidRDefault="00D8262C" w:rsidP="00AD5003">
      <w:pPr>
        <w:pStyle w:val="ListParagraph"/>
        <w:numPr>
          <w:ilvl w:val="3"/>
          <w:numId w:val="1"/>
        </w:numPr>
      </w:pPr>
      <w:r>
        <w:t>Determine and plot the following for both libraries trimmed for assembly and for mapping</w:t>
      </w:r>
      <w:r w:rsidR="00CB5BA1">
        <w:t>s</w:t>
      </w:r>
    </w:p>
    <w:p w14:paraId="38EEB71A" w14:textId="77777777" w:rsidR="00AD5003" w:rsidRDefault="00D8262C" w:rsidP="00D8262C">
      <w:pPr>
        <w:pStyle w:val="ListParagraph"/>
        <w:numPr>
          <w:ilvl w:val="4"/>
          <w:numId w:val="1"/>
        </w:numPr>
      </w:pPr>
      <w:r>
        <w:t>how many reads are left per library</w:t>
      </w:r>
      <w:r w:rsidR="00B708FD">
        <w:t>?</w:t>
      </w:r>
    </w:p>
    <w:p w14:paraId="38F336FD" w14:textId="77777777" w:rsidR="00D8262C" w:rsidRDefault="00D8262C" w:rsidP="00D8262C">
      <w:pPr>
        <w:pStyle w:val="ListParagraph"/>
        <w:numPr>
          <w:ilvl w:val="4"/>
          <w:numId w:val="1"/>
        </w:numPr>
      </w:pPr>
      <w:r>
        <w:t>what proportion of reads were lost</w:t>
      </w:r>
      <w:r w:rsidR="00B708FD">
        <w:t>?</w:t>
      </w:r>
    </w:p>
    <w:p w14:paraId="659159E1" w14:textId="77777777" w:rsidR="008907D2" w:rsidRDefault="00265654" w:rsidP="008907D2">
      <w:pPr>
        <w:pStyle w:val="ListParagraph"/>
        <w:numPr>
          <w:ilvl w:val="2"/>
          <w:numId w:val="1"/>
        </w:numPr>
      </w:pPr>
      <w:r>
        <w:t>After reference creation</w:t>
      </w:r>
    </w:p>
    <w:p w14:paraId="14320201" w14:textId="77777777" w:rsidR="008907D2" w:rsidRDefault="008907D2" w:rsidP="008907D2">
      <w:pPr>
        <w:pStyle w:val="ListParagraph"/>
        <w:numPr>
          <w:ilvl w:val="3"/>
          <w:numId w:val="1"/>
        </w:numPr>
      </w:pPr>
      <w:r>
        <w:t>Use the cntContigs.sh script</w:t>
      </w:r>
    </w:p>
    <w:p w14:paraId="5D839E1A" w14:textId="77777777" w:rsidR="008907D2" w:rsidRDefault="008907D2" w:rsidP="008907D2">
      <w:pPr>
        <w:pStyle w:val="ListParagraph"/>
        <w:numPr>
          <w:ilvl w:val="4"/>
          <w:numId w:val="1"/>
        </w:numPr>
      </w:pPr>
      <w:r>
        <w:t>Same idea as cntReads.sh, but customized for the reference</w:t>
      </w:r>
    </w:p>
    <w:p w14:paraId="1D553F10" w14:textId="77777777" w:rsidR="002E7916" w:rsidRDefault="008907D2" w:rsidP="007A147C">
      <w:pPr>
        <w:pStyle w:val="ListParagraph"/>
        <w:numPr>
          <w:ilvl w:val="4"/>
          <w:numId w:val="1"/>
        </w:numPr>
      </w:pPr>
      <w:r>
        <w:t>See Assembly Part 2, below, for more details</w:t>
      </w:r>
    </w:p>
    <w:p w14:paraId="6A6106B3" w14:textId="77777777" w:rsidR="000F5D70" w:rsidRDefault="000F5D70" w:rsidP="002E7916">
      <w:pPr>
        <w:pStyle w:val="ListParagraph"/>
        <w:numPr>
          <w:ilvl w:val="2"/>
          <w:numId w:val="1"/>
        </w:numPr>
      </w:pPr>
      <w:r>
        <w:br w:type="page"/>
      </w:r>
    </w:p>
    <w:p w14:paraId="274B0295" w14:textId="77777777" w:rsidR="00372661" w:rsidRDefault="00372661" w:rsidP="00323381">
      <w:pPr>
        <w:pStyle w:val="ListParagraph"/>
        <w:numPr>
          <w:ilvl w:val="0"/>
          <w:numId w:val="1"/>
        </w:numPr>
        <w:ind w:left="720"/>
        <w:rPr>
          <w:b/>
        </w:rPr>
      </w:pPr>
      <w:r w:rsidRPr="00B708FD">
        <w:rPr>
          <w:b/>
        </w:rPr>
        <w:lastRenderedPageBreak/>
        <w:t>Demultiplex (ddRAD only)</w:t>
      </w:r>
    </w:p>
    <w:p w14:paraId="03AEC3C8" w14:textId="77777777" w:rsidR="00F32324" w:rsidRPr="00F32324" w:rsidRDefault="00F32324" w:rsidP="00F32324">
      <w:pPr>
        <w:pStyle w:val="ListParagraph"/>
      </w:pPr>
      <w:r>
        <w:t>ddRAD libraries have an internal DNA barcode that is used to identify individuals.  The *.fq.gz files you received from the sequencing facility likely have 48 individual libraries that need to be extracted.</w:t>
      </w:r>
    </w:p>
    <w:p w14:paraId="6299853A" w14:textId="77777777" w:rsidR="00225517" w:rsidRDefault="00225517" w:rsidP="00943212">
      <w:pPr>
        <w:pStyle w:val="ListParagraph"/>
        <w:numPr>
          <w:ilvl w:val="1"/>
          <w:numId w:val="1"/>
        </w:numPr>
      </w:pPr>
      <w:r>
        <w:t>Demultiplex decode files demultiplex_PlateXPoolY.txt</w:t>
      </w:r>
    </w:p>
    <w:p w14:paraId="3698FD67" w14:textId="77777777" w:rsidR="00225517" w:rsidRDefault="00225517" w:rsidP="00225517">
      <w:pPr>
        <w:pStyle w:val="ListParagraph"/>
        <w:numPr>
          <w:ilvl w:val="2"/>
          <w:numId w:val="1"/>
        </w:numPr>
      </w:pPr>
      <w:r>
        <w:t>There should be one of these files for each PlateXPoolY combination</w:t>
      </w:r>
    </w:p>
    <w:p w14:paraId="263E3182" w14:textId="77777777" w:rsidR="00225517" w:rsidRDefault="00225517" w:rsidP="00225517">
      <w:pPr>
        <w:pStyle w:val="ListParagraph"/>
        <w:ind w:left="1440"/>
      </w:pPr>
    </w:p>
    <w:p w14:paraId="3AFE20F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GCATG   252</w:t>
      </w:r>
      <w:r>
        <w:rPr>
          <w:rFonts w:ascii="Courier New" w:hAnsi="Courier New" w:cs="Courier New"/>
          <w:sz w:val="12"/>
          <w:szCs w:val="12"/>
        </w:rPr>
        <w:t>_Plate1Pool1</w:t>
      </w:r>
    </w:p>
    <w:p w14:paraId="424299C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AACCA   463</w:t>
      </w:r>
      <w:r>
        <w:rPr>
          <w:rFonts w:ascii="Courier New" w:hAnsi="Courier New" w:cs="Courier New"/>
          <w:sz w:val="12"/>
          <w:szCs w:val="12"/>
        </w:rPr>
        <w:t>_Plate1Pool1</w:t>
      </w:r>
    </w:p>
    <w:p w14:paraId="1012A4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CGATC   244</w:t>
      </w:r>
      <w:r>
        <w:rPr>
          <w:rFonts w:ascii="Courier New" w:hAnsi="Courier New" w:cs="Courier New"/>
          <w:sz w:val="12"/>
          <w:szCs w:val="12"/>
        </w:rPr>
        <w:t>_Plate1Pool1</w:t>
      </w:r>
    </w:p>
    <w:p w14:paraId="364B7AE4"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TCGAT   445</w:t>
      </w:r>
      <w:r>
        <w:rPr>
          <w:rFonts w:ascii="Courier New" w:hAnsi="Courier New" w:cs="Courier New"/>
          <w:sz w:val="12"/>
          <w:szCs w:val="12"/>
        </w:rPr>
        <w:t>_Plate1Pool1</w:t>
      </w:r>
    </w:p>
    <w:p w14:paraId="08B6570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TGCAT   443</w:t>
      </w:r>
      <w:r>
        <w:rPr>
          <w:rFonts w:ascii="Courier New" w:hAnsi="Courier New" w:cs="Courier New"/>
          <w:sz w:val="12"/>
          <w:szCs w:val="12"/>
        </w:rPr>
        <w:t>_Plate1Pool1</w:t>
      </w:r>
    </w:p>
    <w:p w14:paraId="56360F2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CAACC   435</w:t>
      </w:r>
      <w:r>
        <w:rPr>
          <w:rFonts w:ascii="Courier New" w:hAnsi="Courier New" w:cs="Courier New"/>
          <w:sz w:val="12"/>
          <w:szCs w:val="12"/>
        </w:rPr>
        <w:t>_Plate1Pool1</w:t>
      </w:r>
    </w:p>
    <w:p w14:paraId="72EFE99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GGTTG   434</w:t>
      </w:r>
      <w:r>
        <w:rPr>
          <w:rFonts w:ascii="Courier New" w:hAnsi="Courier New" w:cs="Courier New"/>
          <w:sz w:val="12"/>
          <w:szCs w:val="12"/>
        </w:rPr>
        <w:t>_Plate1Pool1</w:t>
      </w:r>
    </w:p>
    <w:p w14:paraId="78E115F3"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AAGGA   476</w:t>
      </w:r>
      <w:r>
        <w:rPr>
          <w:rFonts w:ascii="Courier New" w:hAnsi="Courier New" w:cs="Courier New"/>
          <w:sz w:val="12"/>
          <w:szCs w:val="12"/>
        </w:rPr>
        <w:t>_Plate1Pool1</w:t>
      </w:r>
    </w:p>
    <w:p w14:paraId="6E14123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AGCTA   465</w:t>
      </w:r>
      <w:r>
        <w:rPr>
          <w:rFonts w:ascii="Courier New" w:hAnsi="Courier New" w:cs="Courier New"/>
          <w:sz w:val="12"/>
          <w:szCs w:val="12"/>
        </w:rPr>
        <w:t>_Plate1Pool1</w:t>
      </w:r>
    </w:p>
    <w:p w14:paraId="130BF3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ACACA   464</w:t>
      </w:r>
      <w:r>
        <w:rPr>
          <w:rFonts w:ascii="Courier New" w:hAnsi="Courier New" w:cs="Courier New"/>
          <w:sz w:val="12"/>
          <w:szCs w:val="12"/>
        </w:rPr>
        <w:t>_Plate1Pool1</w:t>
      </w:r>
    </w:p>
    <w:p w14:paraId="4C9479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AATTA   483</w:t>
      </w:r>
      <w:r>
        <w:rPr>
          <w:rFonts w:ascii="Courier New" w:hAnsi="Courier New" w:cs="Courier New"/>
          <w:sz w:val="12"/>
          <w:szCs w:val="12"/>
        </w:rPr>
        <w:t>_Plate1Pool1</w:t>
      </w:r>
    </w:p>
    <w:p w14:paraId="770809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ACGGT   482</w:t>
      </w:r>
      <w:r>
        <w:rPr>
          <w:rFonts w:ascii="Courier New" w:hAnsi="Courier New" w:cs="Courier New"/>
          <w:sz w:val="12"/>
          <w:szCs w:val="12"/>
        </w:rPr>
        <w:t>_Plate1Pool1</w:t>
      </w:r>
    </w:p>
    <w:p w14:paraId="0A4E9C6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ACTGG   456</w:t>
      </w:r>
      <w:r>
        <w:rPr>
          <w:rFonts w:ascii="Courier New" w:hAnsi="Courier New" w:cs="Courier New"/>
          <w:sz w:val="12"/>
          <w:szCs w:val="12"/>
        </w:rPr>
        <w:t>_Plate1Pool1</w:t>
      </w:r>
    </w:p>
    <w:p w14:paraId="04D3971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ACTTC   453</w:t>
      </w:r>
      <w:r>
        <w:rPr>
          <w:rFonts w:ascii="Courier New" w:hAnsi="Courier New" w:cs="Courier New"/>
          <w:sz w:val="12"/>
          <w:szCs w:val="12"/>
        </w:rPr>
        <w:t>_Plate1Pool1</w:t>
      </w:r>
    </w:p>
    <w:p w14:paraId="44589F4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ATACG   228</w:t>
      </w:r>
      <w:r>
        <w:rPr>
          <w:rFonts w:ascii="Courier New" w:hAnsi="Courier New" w:cs="Courier New"/>
          <w:sz w:val="12"/>
          <w:szCs w:val="12"/>
        </w:rPr>
        <w:t>_Plate1Pool1</w:t>
      </w:r>
    </w:p>
    <w:p w14:paraId="16E44B8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ATGAG   229</w:t>
      </w:r>
      <w:r>
        <w:rPr>
          <w:rFonts w:ascii="Courier New" w:hAnsi="Courier New" w:cs="Courier New"/>
          <w:sz w:val="12"/>
          <w:szCs w:val="12"/>
        </w:rPr>
        <w:t>_Plate1Pool1</w:t>
      </w:r>
    </w:p>
    <w:p w14:paraId="4F324BD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ATTAC   262</w:t>
      </w:r>
      <w:r>
        <w:rPr>
          <w:rFonts w:ascii="Courier New" w:hAnsi="Courier New" w:cs="Courier New"/>
          <w:sz w:val="12"/>
          <w:szCs w:val="12"/>
        </w:rPr>
        <w:t>_Plate1Pool1</w:t>
      </w:r>
    </w:p>
    <w:p w14:paraId="5795449C"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CATAT   441</w:t>
      </w:r>
      <w:r>
        <w:rPr>
          <w:rFonts w:ascii="Courier New" w:hAnsi="Courier New" w:cs="Courier New"/>
          <w:sz w:val="12"/>
          <w:szCs w:val="12"/>
        </w:rPr>
        <w:t>_Plate1Pool1</w:t>
      </w:r>
    </w:p>
    <w:p w14:paraId="1476010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CGAAT   484</w:t>
      </w:r>
      <w:r>
        <w:rPr>
          <w:rFonts w:ascii="Courier New" w:hAnsi="Courier New" w:cs="Courier New"/>
          <w:sz w:val="12"/>
          <w:szCs w:val="12"/>
        </w:rPr>
        <w:t>_Plate1Pool1</w:t>
      </w:r>
    </w:p>
    <w:p w14:paraId="0E11E95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CGGCT   233</w:t>
      </w:r>
      <w:r>
        <w:rPr>
          <w:rFonts w:ascii="Courier New" w:hAnsi="Courier New" w:cs="Courier New"/>
          <w:sz w:val="12"/>
          <w:szCs w:val="12"/>
        </w:rPr>
        <w:t>_Plate1Pool1</w:t>
      </w:r>
    </w:p>
    <w:p w14:paraId="6030B3B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CGGTA   266</w:t>
      </w:r>
      <w:r>
        <w:rPr>
          <w:rFonts w:ascii="Courier New" w:hAnsi="Courier New" w:cs="Courier New"/>
          <w:sz w:val="12"/>
          <w:szCs w:val="12"/>
        </w:rPr>
        <w:t>_Plate1Pool1</w:t>
      </w:r>
    </w:p>
    <w:p w14:paraId="476B9E3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CGTAC   268</w:t>
      </w:r>
      <w:r>
        <w:rPr>
          <w:rFonts w:ascii="Courier New" w:hAnsi="Courier New" w:cs="Courier New"/>
          <w:sz w:val="12"/>
          <w:szCs w:val="12"/>
        </w:rPr>
        <w:t>_Plate1Pool1</w:t>
      </w:r>
    </w:p>
    <w:p w14:paraId="06A288C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CGTCG   448</w:t>
      </w:r>
      <w:r>
        <w:rPr>
          <w:rFonts w:ascii="Courier New" w:hAnsi="Courier New" w:cs="Courier New"/>
          <w:sz w:val="12"/>
          <w:szCs w:val="12"/>
        </w:rPr>
        <w:t>_Plate1Pool1</w:t>
      </w:r>
    </w:p>
    <w:p w14:paraId="2466862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CTGAT   450</w:t>
      </w:r>
      <w:r>
        <w:rPr>
          <w:rFonts w:ascii="Courier New" w:hAnsi="Courier New" w:cs="Courier New"/>
          <w:sz w:val="12"/>
          <w:szCs w:val="12"/>
        </w:rPr>
        <w:t>_Plate1Pool1</w:t>
      </w:r>
    </w:p>
    <w:p w14:paraId="0C36293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CTGCG   438</w:t>
      </w:r>
      <w:r>
        <w:rPr>
          <w:rFonts w:ascii="Courier New" w:hAnsi="Courier New" w:cs="Courier New"/>
          <w:sz w:val="12"/>
          <w:szCs w:val="12"/>
        </w:rPr>
        <w:t>_Plate1Pool1</w:t>
      </w:r>
    </w:p>
    <w:p w14:paraId="14D703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CTGTC   486</w:t>
      </w:r>
      <w:r>
        <w:rPr>
          <w:rFonts w:ascii="Courier New" w:hAnsi="Courier New" w:cs="Courier New"/>
          <w:sz w:val="12"/>
          <w:szCs w:val="12"/>
        </w:rPr>
        <w:t>_Plate1Pool1</w:t>
      </w:r>
    </w:p>
    <w:p w14:paraId="17A104E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CTTGG   454</w:t>
      </w:r>
      <w:r>
        <w:rPr>
          <w:rFonts w:ascii="Courier New" w:hAnsi="Courier New" w:cs="Courier New"/>
          <w:sz w:val="12"/>
          <w:szCs w:val="12"/>
        </w:rPr>
        <w:t>_Plate1Pool1</w:t>
      </w:r>
    </w:p>
    <w:p w14:paraId="1744DC1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GACAC   452</w:t>
      </w:r>
      <w:r>
        <w:rPr>
          <w:rFonts w:ascii="Courier New" w:hAnsi="Courier New" w:cs="Courier New"/>
          <w:sz w:val="12"/>
          <w:szCs w:val="12"/>
        </w:rPr>
        <w:t>_Plate1Pool1</w:t>
      </w:r>
    </w:p>
    <w:p w14:paraId="47BB581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GAGAT   239</w:t>
      </w:r>
      <w:r>
        <w:rPr>
          <w:rFonts w:ascii="Courier New" w:hAnsi="Courier New" w:cs="Courier New"/>
          <w:sz w:val="12"/>
          <w:szCs w:val="12"/>
        </w:rPr>
        <w:t>_Plate1Pool1</w:t>
      </w:r>
    </w:p>
    <w:p w14:paraId="792F0A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GAGTC   256</w:t>
      </w:r>
      <w:r>
        <w:rPr>
          <w:rFonts w:ascii="Courier New" w:hAnsi="Courier New" w:cs="Courier New"/>
          <w:sz w:val="12"/>
          <w:szCs w:val="12"/>
        </w:rPr>
        <w:t>_Plate1Pool1</w:t>
      </w:r>
    </w:p>
    <w:p w14:paraId="1CB8672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GCCGT   240</w:t>
      </w:r>
      <w:r>
        <w:rPr>
          <w:rFonts w:ascii="Courier New" w:hAnsi="Courier New" w:cs="Courier New"/>
          <w:sz w:val="12"/>
          <w:szCs w:val="12"/>
        </w:rPr>
        <w:t>_Plate1Pool1</w:t>
      </w:r>
    </w:p>
    <w:p w14:paraId="695A564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GCTGA   241</w:t>
      </w:r>
      <w:r>
        <w:rPr>
          <w:rFonts w:ascii="Courier New" w:hAnsi="Courier New" w:cs="Courier New"/>
          <w:sz w:val="12"/>
          <w:szCs w:val="12"/>
        </w:rPr>
        <w:t>_Plate1Pool1</w:t>
      </w:r>
    </w:p>
    <w:p w14:paraId="49ABC49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GGATA   260</w:t>
      </w:r>
      <w:r>
        <w:rPr>
          <w:rFonts w:ascii="Courier New" w:hAnsi="Courier New" w:cs="Courier New"/>
          <w:sz w:val="12"/>
          <w:szCs w:val="12"/>
        </w:rPr>
        <w:t>_Plate1Pool1</w:t>
      </w:r>
    </w:p>
    <w:p w14:paraId="5DA1D1E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GGCCA   442</w:t>
      </w:r>
      <w:r>
        <w:rPr>
          <w:rFonts w:ascii="Courier New" w:hAnsi="Courier New" w:cs="Courier New"/>
          <w:sz w:val="12"/>
          <w:szCs w:val="12"/>
        </w:rPr>
        <w:t>_Plate1Pool1</w:t>
      </w:r>
    </w:p>
    <w:p w14:paraId="23FEB78E"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GGCTC   462</w:t>
      </w:r>
      <w:r>
        <w:rPr>
          <w:rFonts w:ascii="Courier New" w:hAnsi="Courier New" w:cs="Courier New"/>
          <w:sz w:val="12"/>
          <w:szCs w:val="12"/>
        </w:rPr>
        <w:t>_Plate1Pool1</w:t>
      </w:r>
    </w:p>
    <w:p w14:paraId="7DD4893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GTAGT   481</w:t>
      </w:r>
      <w:r>
        <w:rPr>
          <w:rFonts w:ascii="Courier New" w:hAnsi="Courier New" w:cs="Courier New"/>
          <w:sz w:val="12"/>
          <w:szCs w:val="12"/>
        </w:rPr>
        <w:t>_Plate1Pool1</w:t>
      </w:r>
    </w:p>
    <w:p w14:paraId="5DA1F46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GTCCG   451</w:t>
      </w:r>
      <w:r>
        <w:rPr>
          <w:rFonts w:ascii="Courier New" w:hAnsi="Courier New" w:cs="Courier New"/>
          <w:sz w:val="12"/>
          <w:szCs w:val="12"/>
        </w:rPr>
        <w:t>_Plate1Pool1</w:t>
      </w:r>
    </w:p>
    <w:p w14:paraId="2928F399"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GTCGA   449</w:t>
      </w:r>
      <w:r>
        <w:rPr>
          <w:rFonts w:ascii="Courier New" w:hAnsi="Courier New" w:cs="Courier New"/>
          <w:sz w:val="12"/>
          <w:szCs w:val="12"/>
        </w:rPr>
        <w:t>_Plate1Pool1</w:t>
      </w:r>
    </w:p>
    <w:p w14:paraId="2315FD90"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TACCG   234</w:t>
      </w:r>
      <w:r>
        <w:rPr>
          <w:rFonts w:ascii="Courier New" w:hAnsi="Courier New" w:cs="Courier New"/>
          <w:sz w:val="12"/>
          <w:szCs w:val="12"/>
        </w:rPr>
        <w:t>_Plate1Pool1</w:t>
      </w:r>
    </w:p>
    <w:p w14:paraId="1DAD5402"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TACGT   232</w:t>
      </w:r>
      <w:r>
        <w:rPr>
          <w:rFonts w:ascii="Courier New" w:hAnsi="Courier New" w:cs="Courier New"/>
          <w:sz w:val="12"/>
          <w:szCs w:val="12"/>
        </w:rPr>
        <w:t>_Plate1Pool1</w:t>
      </w:r>
    </w:p>
    <w:p w14:paraId="1D7C8A4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TAGTA   261</w:t>
      </w:r>
      <w:r>
        <w:rPr>
          <w:rFonts w:ascii="Courier New" w:hAnsi="Courier New" w:cs="Courier New"/>
          <w:sz w:val="12"/>
          <w:szCs w:val="12"/>
        </w:rPr>
        <w:t>_Plate1Pool1</w:t>
      </w:r>
    </w:p>
    <w:p w14:paraId="4DD16616"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TATAC   458</w:t>
      </w:r>
      <w:r>
        <w:rPr>
          <w:rFonts w:ascii="Courier New" w:hAnsi="Courier New" w:cs="Courier New"/>
          <w:sz w:val="12"/>
          <w:szCs w:val="12"/>
        </w:rPr>
        <w:t>_Plate1Pool1</w:t>
      </w:r>
    </w:p>
    <w:p w14:paraId="75463ED8"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TCACG   290</w:t>
      </w:r>
      <w:r>
        <w:rPr>
          <w:rFonts w:ascii="Courier New" w:hAnsi="Courier New" w:cs="Courier New"/>
          <w:sz w:val="12"/>
          <w:szCs w:val="12"/>
        </w:rPr>
        <w:t>_Plate1Pool1</w:t>
      </w:r>
    </w:p>
    <w:p w14:paraId="22E5D10B"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TCAGT   267</w:t>
      </w:r>
      <w:r>
        <w:rPr>
          <w:rFonts w:ascii="Courier New" w:hAnsi="Courier New" w:cs="Courier New"/>
          <w:sz w:val="12"/>
          <w:szCs w:val="12"/>
        </w:rPr>
        <w:t>_Plate1Pool1</w:t>
      </w:r>
    </w:p>
    <w:p w14:paraId="65914E1D"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TCCGG   257</w:t>
      </w:r>
      <w:r>
        <w:rPr>
          <w:rFonts w:ascii="Courier New" w:hAnsi="Courier New" w:cs="Courier New"/>
          <w:sz w:val="12"/>
          <w:szCs w:val="12"/>
        </w:rPr>
        <w:t>_Plate1Pool1</w:t>
      </w:r>
    </w:p>
    <w:p w14:paraId="126E9471"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TCTGC   254</w:t>
      </w:r>
      <w:r>
        <w:rPr>
          <w:rFonts w:ascii="Courier New" w:hAnsi="Courier New" w:cs="Courier New"/>
          <w:sz w:val="12"/>
          <w:szCs w:val="12"/>
        </w:rPr>
        <w:t>_Plate1Pool1</w:t>
      </w:r>
    </w:p>
    <w:p w14:paraId="374167BA"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TGGAA   253</w:t>
      </w:r>
      <w:r>
        <w:rPr>
          <w:rFonts w:ascii="Courier New" w:hAnsi="Courier New" w:cs="Courier New"/>
          <w:sz w:val="12"/>
          <w:szCs w:val="12"/>
        </w:rPr>
        <w:t>_Plate1Pool1</w:t>
      </w:r>
    </w:p>
    <w:p w14:paraId="633518A5" w14:textId="77777777" w:rsidR="00225517" w:rsidRPr="00225517" w:rsidRDefault="00225517" w:rsidP="00225517">
      <w:pPr>
        <w:pStyle w:val="ListParagraph"/>
        <w:ind w:left="1440"/>
        <w:rPr>
          <w:rFonts w:ascii="Courier New" w:hAnsi="Courier New" w:cs="Courier New"/>
          <w:sz w:val="12"/>
          <w:szCs w:val="12"/>
        </w:rPr>
      </w:pPr>
      <w:r w:rsidRPr="00225517">
        <w:rPr>
          <w:rFonts w:ascii="Courier New" w:hAnsi="Courier New" w:cs="Courier New"/>
          <w:sz w:val="12"/>
          <w:szCs w:val="12"/>
        </w:rPr>
        <w:t>TTACC   457</w:t>
      </w:r>
      <w:r>
        <w:rPr>
          <w:rFonts w:ascii="Courier New" w:hAnsi="Courier New" w:cs="Courier New"/>
          <w:sz w:val="12"/>
          <w:szCs w:val="12"/>
        </w:rPr>
        <w:t>_Plate1Pool1</w:t>
      </w:r>
    </w:p>
    <w:p w14:paraId="06FF5620" w14:textId="77777777" w:rsidR="00225517" w:rsidRDefault="00225517" w:rsidP="00225517">
      <w:pPr>
        <w:pStyle w:val="ListParagraph"/>
        <w:ind w:left="1440"/>
      </w:pPr>
    </w:p>
    <w:p w14:paraId="0C97B77C" w14:textId="77777777" w:rsidR="00EC4868" w:rsidRDefault="00EC4868" w:rsidP="00943212">
      <w:pPr>
        <w:pStyle w:val="ListParagraph"/>
        <w:numPr>
          <w:ilvl w:val="1"/>
          <w:numId w:val="1"/>
        </w:numPr>
      </w:pPr>
      <w:r>
        <w:t xml:space="preserve">Script: </w:t>
      </w:r>
      <w:r w:rsidR="00260A71">
        <w:t>ddRAD_demultiplex</w:t>
      </w:r>
      <w:r w:rsidR="00486E1F">
        <w:t>.sh</w:t>
      </w:r>
    </w:p>
    <w:p w14:paraId="3366C9D1" w14:textId="77777777" w:rsidR="00225517" w:rsidRDefault="00225517" w:rsidP="00225517">
      <w:pPr>
        <w:pStyle w:val="ListParagraph"/>
        <w:numPr>
          <w:ilvl w:val="2"/>
          <w:numId w:val="1"/>
        </w:numPr>
      </w:pPr>
      <w:r>
        <w:t>Copy the script to your project directory</w:t>
      </w:r>
    </w:p>
    <w:p w14:paraId="0959327E" w14:textId="77777777" w:rsidR="00700CC3" w:rsidRDefault="00700CC3" w:rsidP="00225517">
      <w:pPr>
        <w:pStyle w:val="ListParagraph"/>
        <w:numPr>
          <w:ilvl w:val="2"/>
          <w:numId w:val="1"/>
        </w:numPr>
      </w:pPr>
      <w:r>
        <w:t>Note, this script could be made parallel, where each demultiplex decode file is run on a different thread</w:t>
      </w:r>
    </w:p>
    <w:p w14:paraId="3DF2BDE7" w14:textId="77777777" w:rsidR="00F32324" w:rsidRDefault="00F32324" w:rsidP="00F32324">
      <w:pPr>
        <w:pStyle w:val="ListParagraph"/>
        <w:ind w:left="2160"/>
      </w:pPr>
    </w:p>
    <w:p w14:paraId="246C0E4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#!/bin/bash</w:t>
      </w:r>
    </w:p>
    <w:p w14:paraId="606B8417" w14:textId="77777777" w:rsidR="00F32324" w:rsidRPr="00BE0F66" w:rsidRDefault="00F32324" w:rsidP="00F32324">
      <w:pPr>
        <w:pStyle w:val="ListParagraph"/>
        <w:rPr>
          <w:rFonts w:ascii="Courier New" w:hAnsi="Courier New" w:cs="Courier New"/>
          <w:sz w:val="12"/>
          <w:szCs w:val="12"/>
        </w:rPr>
      </w:pPr>
    </w:p>
    <w:p w14:paraId="17B7543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#copy this file into the pool folders</w:t>
      </w:r>
    </w:p>
    <w:p w14:paraId="6F260D4E"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#change the job name to whatever you want it named</w:t>
      </w:r>
    </w:p>
    <w:p w14:paraId="21D94EF1" w14:textId="77777777" w:rsidR="00F32324" w:rsidRPr="00BE0F66" w:rsidRDefault="00F32324" w:rsidP="00F32324">
      <w:pPr>
        <w:pStyle w:val="ListParagraph"/>
        <w:rPr>
          <w:rFonts w:ascii="Courier New" w:hAnsi="Courier New" w:cs="Courier New"/>
          <w:sz w:val="12"/>
          <w:szCs w:val="12"/>
        </w:rPr>
      </w:pPr>
    </w:p>
    <w:p w14:paraId="28B632B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--job-name=dmpxOpihi</w:t>
      </w:r>
    </w:p>
    <w:p w14:paraId="70C4750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--time=96:00:00</w:t>
      </w:r>
    </w:p>
    <w:p w14:paraId="3BCAE350"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-p serial</w:t>
      </w:r>
    </w:p>
    <w:p w14:paraId="717F567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--nodes=1</w:t>
      </w:r>
    </w:p>
    <w:p w14:paraId="3D2419D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--mail-user=cbird@tamucc.edu</w:t>
      </w:r>
    </w:p>
    <w:p w14:paraId="2D0069C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--mail-type=begin  # email me when the job starts</w:t>
      </w:r>
    </w:p>
    <w:p w14:paraId="03E6F03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#SBATCH --mail-type=end    # email me when the job finish</w:t>
      </w:r>
    </w:p>
    <w:p w14:paraId="4D9AC15A" w14:textId="77777777" w:rsidR="00F32324" w:rsidRPr="00BE0F66" w:rsidRDefault="00F32324" w:rsidP="00F32324">
      <w:pPr>
        <w:pStyle w:val="ListParagraph"/>
        <w:rPr>
          <w:rFonts w:ascii="Courier New" w:hAnsi="Courier New" w:cs="Courier New"/>
          <w:sz w:val="12"/>
          <w:szCs w:val="12"/>
        </w:rPr>
      </w:pPr>
    </w:p>
    <w:p w14:paraId="44F8833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lastRenderedPageBreak/>
        <w:t>#Have to tell the hpc which software it need to load to run your job, the numbers after the programs are the version numbers</w:t>
      </w:r>
    </w:p>
    <w:p w14:paraId="0CCDE56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#for now just leave all of these programs up. probably dont need all of them</w:t>
      </w:r>
    </w:p>
    <w:p w14:paraId="51E6DB9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module load stacks</w:t>
      </w:r>
    </w:p>
    <w:p w14:paraId="2082FFA8" w14:textId="77777777" w:rsidR="00F32324" w:rsidRPr="00BE0F66" w:rsidRDefault="00F32324" w:rsidP="00F32324">
      <w:pPr>
        <w:pStyle w:val="ListParagraph"/>
        <w:rPr>
          <w:rFonts w:ascii="Courier New" w:hAnsi="Courier New" w:cs="Courier New"/>
          <w:sz w:val="12"/>
          <w:szCs w:val="12"/>
        </w:rPr>
      </w:pPr>
    </w:p>
    <w:p w14:paraId="5C969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#create the directory where the demultiplexed sequences will go</w:t>
      </w:r>
    </w:p>
    <w:p w14:paraId="17D2264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mkdir demultiplex</w:t>
      </w:r>
    </w:p>
    <w:p w14:paraId="741380E7" w14:textId="77777777" w:rsidR="00F32324" w:rsidRPr="00BE0F66" w:rsidRDefault="00F32324" w:rsidP="00F32324">
      <w:pPr>
        <w:pStyle w:val="ListParagraph"/>
        <w:rPr>
          <w:rFonts w:ascii="Courier New" w:hAnsi="Courier New" w:cs="Courier New"/>
          <w:sz w:val="12"/>
          <w:szCs w:val="12"/>
        </w:rPr>
      </w:pPr>
    </w:p>
    <w:p w14:paraId="2B451B9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process_radtags -1 fastq/opihi_R1P2_CAGATC_L001_R1_001.fastq.gz -2 fastq/opihi_R1P2_CAGATC_L001_R2_001.fastq.gz -i gzfastq -b demultiplex_Plate2Pool1_opihi.txt -r -e ecoRI -o demultiplex -D</w:t>
      </w:r>
    </w:p>
    <w:p w14:paraId="153FA169" w14:textId="77777777" w:rsidR="00F32324" w:rsidRPr="00BE0F66" w:rsidRDefault="00F32324" w:rsidP="00F32324">
      <w:pPr>
        <w:pStyle w:val="ListParagraph"/>
        <w:rPr>
          <w:rFonts w:ascii="Courier New" w:hAnsi="Courier New" w:cs="Courier New"/>
          <w:sz w:val="12"/>
          <w:szCs w:val="12"/>
        </w:rPr>
      </w:pPr>
    </w:p>
    <w:p w14:paraId="451FE5C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-1 designates the read 1 fiel in a set of paired-end sequences. This needs to match the sequence file name.</w:t>
      </w:r>
    </w:p>
    <w:p w14:paraId="73BFCD33"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-2 designates the read 2 file in a set of paired-end sequences. This needs to match the sequence file name.</w:t>
      </w:r>
    </w:p>
    <w:p w14:paraId="203014AA"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-i sets the input file type. This should not be changed</w:t>
      </w:r>
    </w:p>
    <w:p w14:paraId="6F95906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-b designates the barcode file that is used to separate the barcodes and name individual sequence files. This should be changed to match your barcode file name.</w:t>
      </w:r>
    </w:p>
    <w:p w14:paraId="57D1A6AB"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-r tells the program to rescue barcodes that have no more than 2 mismatches. You do not need to adjust this parameter</w:t>
      </w:r>
    </w:p>
    <w:p w14:paraId="20F3D3A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-e indicates the radtag that the program should search for. This is the enzyme associated with the read 1 sequences</w:t>
      </w:r>
    </w:p>
    <w:p w14:paraId="450B65D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-o is the output path for the demultiplexed sequences. In this case it should be the demultiplexed seqs file</w:t>
      </w:r>
    </w:p>
    <w:p w14:paraId="614FB1F7"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 -D tells the program to catch all of the discarded reads to a file</w:t>
      </w:r>
    </w:p>
    <w:p w14:paraId="496B3309" w14:textId="77777777" w:rsidR="00F32324" w:rsidRPr="00BE0F66" w:rsidRDefault="00F32324" w:rsidP="00F32324">
      <w:pPr>
        <w:pStyle w:val="ListParagraph"/>
        <w:rPr>
          <w:rFonts w:ascii="Courier New" w:hAnsi="Courier New" w:cs="Courier New"/>
          <w:sz w:val="12"/>
          <w:szCs w:val="12"/>
        </w:rPr>
      </w:pPr>
    </w:p>
    <w:p w14:paraId="3091C61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#cleanup on aisle 7</w:t>
      </w:r>
    </w:p>
    <w:p w14:paraId="6369812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.1. _Plate2Pool1.F. demultiplex/*.1.fq.gz</w:t>
      </w:r>
    </w:p>
    <w:p w14:paraId="618C875D"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.2. _Plate2Pool1.R. demultiplex/*.2.fq.gz</w:t>
      </w:r>
    </w:p>
    <w:p w14:paraId="6731DE9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.rem_Plate2Pool1 _Plate2Pool1_rem demultiplex/*rem*</w:t>
      </w:r>
    </w:p>
    <w:p w14:paraId="7F351E9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rename _ _Plate2Pool1_ demultiplex/*radtags.log</w:t>
      </w:r>
    </w:p>
    <w:p w14:paraId="33E3A1F5"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demultiplex/*rem* removed_seqs/</w:t>
      </w:r>
    </w:p>
    <w:p w14:paraId="3EC90DD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demultiplex/process_*_radtags.log .</w:t>
      </w:r>
    </w:p>
    <w:p w14:paraId="4224E924"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demultiplex/*.discards removed_seqs/</w:t>
      </w:r>
    </w:p>
    <w:p w14:paraId="1D10E378"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mv demultiplex/*.fq.gz .</w:t>
      </w:r>
    </w:p>
    <w:p w14:paraId="2BF340D2"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rm -rf demultiplex</w:t>
      </w:r>
    </w:p>
    <w:p w14:paraId="2E0A840B" w14:textId="77777777" w:rsidR="00F32324" w:rsidRPr="00BE0F66" w:rsidRDefault="00F32324" w:rsidP="00F32324">
      <w:pPr>
        <w:pStyle w:val="ListParagraph"/>
        <w:rPr>
          <w:rFonts w:ascii="Courier New" w:hAnsi="Courier New" w:cs="Courier New"/>
          <w:sz w:val="12"/>
          <w:szCs w:val="12"/>
        </w:rPr>
      </w:pPr>
    </w:p>
    <w:p w14:paraId="647865F9"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#count the reads (only do this for last demultiplex)</w:t>
      </w:r>
    </w:p>
    <w:p w14:paraId="79ECE25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*.gz | parallel "echo -n {}_ &amp;&amp; zgrep -c '^\+$' {}" | sort -g &gt;&gt; NumDmxReads.txt</w:t>
      </w:r>
    </w:p>
    <w:p w14:paraId="0FB3F821"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fastq/*.gz | parallel "echo -n {}_ &amp;&amp; zgrep -c '^\+$' {}" | sort -g &gt;&gt; fastq/NumFqReads.txt</w:t>
      </w:r>
    </w:p>
    <w:p w14:paraId="0642B946" w14:textId="77777777" w:rsidR="00F32324" w:rsidRPr="00BE0F66" w:rsidRDefault="00F32324" w:rsidP="00F32324">
      <w:pPr>
        <w:pStyle w:val="ListParagraph"/>
        <w:rPr>
          <w:rFonts w:ascii="Courier New" w:hAnsi="Courier New" w:cs="Courier New"/>
          <w:sz w:val="12"/>
          <w:szCs w:val="12"/>
        </w:rPr>
      </w:pPr>
      <w:r w:rsidRPr="00BE0F66">
        <w:rPr>
          <w:rFonts w:ascii="Courier New" w:hAnsi="Courier New" w:cs="Courier New"/>
          <w:sz w:val="12"/>
          <w:szCs w:val="12"/>
        </w:rPr>
        <w:t>ls removed_seqs/*.gz* | parallel "echo -n {}_ &amp;&amp; zgrep -c '^\+$' {}" | sort -g &gt;&gt; removed_seqs/NumRemReads.txt</w:t>
      </w:r>
    </w:p>
    <w:p w14:paraId="48CA5725" w14:textId="77777777" w:rsidR="00F32324" w:rsidRDefault="00F32324" w:rsidP="00F32324">
      <w:pPr>
        <w:pStyle w:val="ListParagraph"/>
        <w:ind w:left="2160"/>
      </w:pPr>
    </w:p>
    <w:p w14:paraId="157E006F" w14:textId="77777777" w:rsidR="00F32324" w:rsidRDefault="00F32324" w:rsidP="00F32324">
      <w:pPr>
        <w:pStyle w:val="ListParagraph"/>
        <w:ind w:left="2160"/>
      </w:pPr>
    </w:p>
    <w:p w14:paraId="1DE35B92" w14:textId="77777777" w:rsidR="00D45203" w:rsidRDefault="00D45203" w:rsidP="00260A71">
      <w:pPr>
        <w:pStyle w:val="ListParagraph"/>
        <w:numPr>
          <w:ilvl w:val="2"/>
          <w:numId w:val="1"/>
        </w:numPr>
      </w:pPr>
      <w:r>
        <w:t>Make sure the –e argument is set correctly</w:t>
      </w:r>
    </w:p>
    <w:p w14:paraId="363CC130" w14:textId="77777777" w:rsidR="001317C9" w:rsidRDefault="001317C9" w:rsidP="001317C9">
      <w:pPr>
        <w:pStyle w:val="ListParagraph"/>
        <w:numPr>
          <w:ilvl w:val="3"/>
          <w:numId w:val="1"/>
        </w:numPr>
      </w:pPr>
      <w:r>
        <w:t xml:space="preserve">Note, we had poor results by setting –renz_2 but you may want to experiment </w:t>
      </w:r>
    </w:p>
    <w:p w14:paraId="53CC1D69" w14:textId="77777777" w:rsidR="00AB5651" w:rsidRDefault="00AB5651" w:rsidP="00260A71">
      <w:pPr>
        <w:pStyle w:val="ListParagraph"/>
        <w:numPr>
          <w:ilvl w:val="2"/>
          <w:numId w:val="1"/>
        </w:numPr>
      </w:pPr>
      <w:r>
        <w:t>****note, process_radtags is not parallel</w:t>
      </w:r>
    </w:p>
    <w:p w14:paraId="58913037" w14:textId="77777777" w:rsidR="00225517" w:rsidRDefault="00AB5651" w:rsidP="00225517">
      <w:pPr>
        <w:pStyle w:val="ListParagraph"/>
        <w:numPr>
          <w:ilvl w:val="3"/>
          <w:numId w:val="1"/>
        </w:numPr>
      </w:pPr>
      <w:r>
        <w:t>don’t use normal nodes or cbirdq on HPC</w:t>
      </w:r>
      <w:r w:rsidR="00486E1F">
        <w:t>, use “serial”</w:t>
      </w:r>
    </w:p>
    <w:p w14:paraId="54F39D79" w14:textId="77777777" w:rsidR="001317C9" w:rsidRDefault="001317C9" w:rsidP="00225517">
      <w:pPr>
        <w:pStyle w:val="ListParagraph"/>
        <w:numPr>
          <w:ilvl w:val="3"/>
          <w:numId w:val="1"/>
        </w:numPr>
      </w:pPr>
      <w:r>
        <w:t>if you want to demultiplex multiple files simultaneously, they will need to be done inside different directories so that the output files don’t overwrite each other</w:t>
      </w:r>
    </w:p>
    <w:p w14:paraId="20ED0F97" w14:textId="77777777" w:rsidR="00260A71" w:rsidRDefault="00260A71" w:rsidP="00AB5651">
      <w:pPr>
        <w:pStyle w:val="ListParagraph"/>
        <w:numPr>
          <w:ilvl w:val="2"/>
          <w:numId w:val="1"/>
        </w:numPr>
      </w:pPr>
      <w:r>
        <w:t>make sure that files and directories are compatible with the script</w:t>
      </w:r>
    </w:p>
    <w:p w14:paraId="417BC529" w14:textId="77777777" w:rsidR="00225517" w:rsidRDefault="00225517" w:rsidP="00AB5651">
      <w:pPr>
        <w:pStyle w:val="ListParagraph"/>
        <w:numPr>
          <w:ilvl w:val="2"/>
          <w:numId w:val="1"/>
        </w:numPr>
      </w:pPr>
      <w:r>
        <w:t>run the script</w:t>
      </w:r>
    </w:p>
    <w:p w14:paraId="44477D4D" w14:textId="77777777" w:rsidR="00225517" w:rsidRDefault="00225517" w:rsidP="00225517">
      <w:pPr>
        <w:pStyle w:val="ListParagraph"/>
        <w:numPr>
          <w:ilvl w:val="3"/>
          <w:numId w:val="1"/>
        </w:numPr>
      </w:pPr>
      <w:r>
        <w:t>sbatch ddRAD_demultiplex.sh</w:t>
      </w:r>
    </w:p>
    <w:p w14:paraId="059ED0C9" w14:textId="77777777" w:rsidR="00024DFE" w:rsidRDefault="00700CC3" w:rsidP="00024DFE">
      <w:pPr>
        <w:pStyle w:val="ListParagraph"/>
        <w:numPr>
          <w:ilvl w:val="1"/>
          <w:numId w:val="1"/>
        </w:numPr>
      </w:pPr>
      <w:r>
        <w:t>If necessary, r</w:t>
      </w:r>
      <w:r w:rsidR="00024DFE">
        <w:t xml:space="preserve">ename the demultiplexed output files to reflect the name of the </w:t>
      </w:r>
      <w:r w:rsidR="00684C12">
        <w:t xml:space="preserve">plate, pool, </w:t>
      </w:r>
      <w:r>
        <w:t xml:space="preserve">and sequencing run </w:t>
      </w:r>
    </w:p>
    <w:p w14:paraId="38BC7261" w14:textId="77777777" w:rsidR="00024DFE" w:rsidRDefault="00684C12" w:rsidP="00024DFE">
      <w:pPr>
        <w:pStyle w:val="ListParagraph"/>
        <w:numPr>
          <w:ilvl w:val="2"/>
          <w:numId w:val="1"/>
        </w:numPr>
      </w:pPr>
      <w:r>
        <w:t xml:space="preserve">Sample 228 from the second sequence output for </w:t>
      </w:r>
      <w:r w:rsidR="009D5CED">
        <w:t>plate 2 in pool 1</w:t>
      </w:r>
      <w:r>
        <w:t xml:space="preserve"> should be</w:t>
      </w:r>
    </w:p>
    <w:p w14:paraId="307CD865" w14:textId="77777777" w:rsidR="00024DFE" w:rsidRDefault="009D5CED" w:rsidP="00813819">
      <w:pPr>
        <w:pStyle w:val="ListParagraph"/>
        <w:numPr>
          <w:ilvl w:val="3"/>
          <w:numId w:val="1"/>
        </w:numPr>
      </w:pPr>
      <w:r>
        <w:t>228_Plate2</w:t>
      </w:r>
      <w:r w:rsidR="00024DFE">
        <w:t>P</w:t>
      </w:r>
      <w:r w:rsidR="00684C12">
        <w:t>ool</w:t>
      </w:r>
      <w:r>
        <w:t>1</w:t>
      </w:r>
      <w:r w:rsidR="005078B3">
        <w:t>Seq2</w:t>
      </w:r>
      <w:r w:rsidR="00024DFE">
        <w:t>.F.fq.gz and 228_</w:t>
      </w:r>
      <w:r w:rsidR="005078B3" w:rsidRPr="005078B3">
        <w:t xml:space="preserve"> </w:t>
      </w:r>
      <w:r>
        <w:t>Plate2</w:t>
      </w:r>
      <w:r w:rsidR="005078B3">
        <w:t>Pool</w:t>
      </w:r>
      <w:r>
        <w:t>1</w:t>
      </w:r>
      <w:r w:rsidR="005078B3">
        <w:t>Seq2</w:t>
      </w:r>
      <w:r w:rsidR="00024DFE">
        <w:t>.R.fq.gz</w:t>
      </w:r>
    </w:p>
    <w:p w14:paraId="40865669" w14:textId="77777777" w:rsidR="00813819" w:rsidRDefault="00EC5365" w:rsidP="00700CC3">
      <w:pPr>
        <w:pStyle w:val="ListParagraph"/>
        <w:numPr>
          <w:ilvl w:val="1"/>
          <w:numId w:val="1"/>
        </w:numPr>
      </w:pPr>
      <w:r>
        <w:t xml:space="preserve">Rename process_radtags.log </w:t>
      </w:r>
    </w:p>
    <w:p w14:paraId="7CADCB10" w14:textId="77777777" w:rsidR="00EC5365" w:rsidRDefault="00EC5365" w:rsidP="00700CC3">
      <w:pPr>
        <w:pStyle w:val="ListParagraph"/>
        <w:numPr>
          <w:ilvl w:val="2"/>
          <w:numId w:val="1"/>
        </w:numPr>
      </w:pPr>
      <w:r>
        <w:t>Process_</w:t>
      </w:r>
      <w:r w:rsidR="005078B3" w:rsidRPr="005078B3">
        <w:t xml:space="preserve"> </w:t>
      </w:r>
      <w:r w:rsidR="005078B3">
        <w:t>Plate1Pool2Seq2</w:t>
      </w:r>
      <w:r>
        <w:t>_radtags.log</w:t>
      </w:r>
    </w:p>
    <w:p w14:paraId="32542B9C" w14:textId="77777777" w:rsidR="00EC5365" w:rsidRDefault="00AB5651" w:rsidP="00700CC3">
      <w:pPr>
        <w:pStyle w:val="ListParagraph"/>
        <w:numPr>
          <w:ilvl w:val="1"/>
          <w:numId w:val="1"/>
        </w:numPr>
      </w:pPr>
      <w:r>
        <w:t>Move removed seqs (after renaming) to the removed_seqs directory</w:t>
      </w:r>
    </w:p>
    <w:p w14:paraId="6219D0D1" w14:textId="77777777" w:rsidR="006A61B1" w:rsidRDefault="006A61B1" w:rsidP="00700CC3">
      <w:pPr>
        <w:pStyle w:val="ListParagraph"/>
        <w:numPr>
          <w:ilvl w:val="1"/>
          <w:numId w:val="1"/>
        </w:numPr>
      </w:pPr>
      <w:r>
        <w:t>Check for the same individual being represented in multiple pools</w:t>
      </w:r>
    </w:p>
    <w:p w14:paraId="136CD744" w14:textId="77777777" w:rsidR="00BE0F66" w:rsidRDefault="006A61B1" w:rsidP="006B2805">
      <w:pPr>
        <w:pStyle w:val="ListParagraph"/>
        <w:numPr>
          <w:ilvl w:val="2"/>
          <w:numId w:val="1"/>
        </w:numPr>
      </w:pPr>
      <w:r>
        <w:t>If yes, determine source of duplication</w:t>
      </w:r>
    </w:p>
    <w:p w14:paraId="518B1069" w14:textId="77777777" w:rsidR="00943212" w:rsidRDefault="00943212" w:rsidP="00943212">
      <w:pPr>
        <w:pStyle w:val="ListParagraph"/>
        <w:numPr>
          <w:ilvl w:val="1"/>
          <w:numId w:val="1"/>
        </w:numPr>
      </w:pPr>
      <w:r>
        <w:t>Copy process_radtags.log read count data to R or excel</w:t>
      </w:r>
    </w:p>
    <w:p w14:paraId="5F017BA3" w14:textId="22A776C2" w:rsidR="00EC4868" w:rsidRDefault="00EC4868" w:rsidP="00943212">
      <w:pPr>
        <w:pStyle w:val="ListParagraph"/>
        <w:numPr>
          <w:ilvl w:val="2"/>
          <w:numId w:val="1"/>
        </w:numPr>
      </w:pPr>
      <w:r>
        <w:t>Note, the values reported in this file appear to be off</w:t>
      </w:r>
      <w:ins w:id="92" w:author="Christopher Bird" w:date="2017-04-06T11:14:00Z">
        <w:r w:rsidR="007D4C95">
          <w:t xml:space="preserve"> if you have paired end reads</w:t>
        </w:r>
      </w:ins>
      <w:r w:rsidR="00452040">
        <w:t>, correct as follows:</w:t>
      </w:r>
    </w:p>
    <w:p w14:paraId="46465F0B" w14:textId="77777777" w:rsidR="00893C29" w:rsidRDefault="00893C29" w:rsidP="00893C29">
      <w:pPr>
        <w:pStyle w:val="ListParagraph"/>
        <w:numPr>
          <w:ilvl w:val="3"/>
          <w:numId w:val="1"/>
        </w:numPr>
        <w:rPr>
          <w:ins w:id="93" w:author="Christopher Bird" w:date="2017-03-17T05:17:00Z"/>
        </w:rPr>
      </w:pPr>
      <w:ins w:id="94" w:author="Christopher Bird" w:date="2017-03-17T05:17:00Z">
        <w:r>
          <w:t>Total/2=TrueTotal</w:t>
        </w:r>
      </w:ins>
    </w:p>
    <w:p w14:paraId="14B9157F" w14:textId="44382924" w:rsidR="00893C29" w:rsidRDefault="00893C29" w:rsidP="00893C29">
      <w:pPr>
        <w:pStyle w:val="ListParagraph"/>
        <w:numPr>
          <w:ilvl w:val="3"/>
          <w:numId w:val="1"/>
        </w:numPr>
        <w:rPr>
          <w:ins w:id="95" w:author="Christopher Bird" w:date="2017-03-17T05:17:00Z"/>
        </w:rPr>
      </w:pPr>
      <w:ins w:id="96" w:author="Christopher Bird" w:date="2017-03-17T05:17:00Z">
        <w:r>
          <w:lastRenderedPageBreak/>
          <w:t>Ambiguous</w:t>
        </w:r>
      </w:ins>
      <w:ins w:id="97" w:author="Christopher Bird" w:date="2017-03-17T05:20:00Z">
        <w:r>
          <w:t>|No</w:t>
        </w:r>
      </w:ins>
      <w:ins w:id="98" w:author="Christopher Bird" w:date="2017-03-17T05:17:00Z">
        <w:r>
          <w:t xml:space="preserve">  RadTag=True Ambiguous</w:t>
        </w:r>
      </w:ins>
      <w:ins w:id="99" w:author="Christopher Bird" w:date="2017-03-17T05:20:00Z">
        <w:r>
          <w:t>|No</w:t>
        </w:r>
      </w:ins>
      <w:ins w:id="100" w:author="Christopher Bird" w:date="2017-03-17T05:17:00Z">
        <w:r>
          <w:t xml:space="preserve">  RadTag</w:t>
        </w:r>
      </w:ins>
    </w:p>
    <w:p w14:paraId="56F100D8" w14:textId="398F166E" w:rsidR="00EC4868" w:rsidRDefault="00893C29" w:rsidP="00893C29">
      <w:pPr>
        <w:pStyle w:val="ListParagraph"/>
        <w:numPr>
          <w:ilvl w:val="3"/>
          <w:numId w:val="1"/>
        </w:numPr>
      </w:pPr>
      <w:ins w:id="101" w:author="Christopher Bird" w:date="2017-03-17T05:17:00Z">
        <w:r>
          <w:t xml:space="preserve"> </w:t>
        </w:r>
      </w:ins>
      <w:r w:rsidR="00141FD5">
        <w:t>(Total/2)-(</w:t>
      </w:r>
      <w:ins w:id="102" w:author="Christopher Bird" w:date="2017-03-17T05:16:00Z">
        <w:r>
          <w:t>Ambiguous</w:t>
        </w:r>
      </w:ins>
      <w:ins w:id="103" w:author="Christopher Bird" w:date="2017-03-17T05:20:00Z">
        <w:r>
          <w:t>|No</w:t>
        </w:r>
      </w:ins>
      <w:del w:id="104" w:author="Christopher Bird" w:date="2017-03-17T05:16:00Z">
        <w:r w:rsidR="00EC4868" w:rsidDel="00893C29">
          <w:delText>No</w:delText>
        </w:r>
      </w:del>
      <w:r w:rsidR="00EC4868">
        <w:t xml:space="preserve"> RadTag</w:t>
      </w:r>
      <w:r w:rsidR="00141FD5">
        <w:t>)</w:t>
      </w:r>
      <w:r w:rsidR="00EC4868">
        <w:t xml:space="preserve">=True </w:t>
      </w:r>
      <w:r w:rsidR="00141FD5">
        <w:t>Retained</w:t>
      </w:r>
      <w:ins w:id="105" w:author="Christopher Bird" w:date="2017-03-17T05:16:00Z">
        <w:r>
          <w:t xml:space="preserve"> Reads</w:t>
        </w:r>
      </w:ins>
    </w:p>
    <w:p w14:paraId="76BA3622" w14:textId="77777777" w:rsidR="001D06C1" w:rsidRDefault="001D06C1">
      <w:pPr>
        <w:pStyle w:val="ListParagraph"/>
        <w:numPr>
          <w:ilvl w:val="2"/>
          <w:numId w:val="1"/>
        </w:numPr>
        <w:pPrChange w:id="106" w:author="Christopher Bird" w:date="2017-03-17T05:18:00Z">
          <w:pPr>
            <w:pStyle w:val="ListParagraph"/>
            <w:numPr>
              <w:ilvl w:val="4"/>
              <w:numId w:val="1"/>
            </w:numPr>
            <w:ind w:left="3600" w:hanging="360"/>
          </w:pPr>
        </w:pPrChange>
      </w:pPr>
      <w:r>
        <w:t>This is a bad sign:</w:t>
      </w:r>
    </w:p>
    <w:p w14:paraId="60BBA41F" w14:textId="77777777" w:rsidR="001D06C1" w:rsidRDefault="00CC71A1" w:rsidP="001D06C1">
      <w:pPr>
        <w:pStyle w:val="ListParagraph"/>
        <w:ind w:left="0"/>
      </w:pPr>
      <w:r>
        <w:rPr>
          <w:noProof/>
        </w:rPr>
        <w:drawing>
          <wp:inline distT="0" distB="0" distL="0" distR="0" wp14:anchorId="560AB593" wp14:editId="73E49D98">
            <wp:extent cx="2917201" cy="1719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891" cy="1727921"/>
                    </a:xfrm>
                    <a:prstGeom prst="rect">
                      <a:avLst/>
                    </a:prstGeom>
                    <a:noFill/>
                  </pic:spPr>
                </pic:pic>
              </a:graphicData>
            </a:graphic>
          </wp:inline>
        </w:drawing>
      </w:r>
      <w:r w:rsidR="001D06C1">
        <w:rPr>
          <w:noProof/>
        </w:rPr>
        <w:drawing>
          <wp:inline distT="0" distB="0" distL="0" distR="0" wp14:anchorId="247EBE37" wp14:editId="2D541055">
            <wp:extent cx="2928649" cy="2114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7337" cy="2128043"/>
                    </a:xfrm>
                    <a:prstGeom prst="rect">
                      <a:avLst/>
                    </a:prstGeom>
                    <a:noFill/>
                  </pic:spPr>
                </pic:pic>
              </a:graphicData>
            </a:graphic>
          </wp:inline>
        </w:drawing>
      </w:r>
    </w:p>
    <w:p w14:paraId="19941726" w14:textId="77777777" w:rsidR="00CE5C70" w:rsidRDefault="00CE5C70" w:rsidP="00CE5C70">
      <w:pPr>
        <w:pStyle w:val="ListParagraph"/>
        <w:numPr>
          <w:ilvl w:val="0"/>
          <w:numId w:val="2"/>
        </w:numPr>
      </w:pPr>
      <w:r>
        <w:t>In the libraries depicted above, most need to be requanted, recombined, and resequenced</w:t>
      </w:r>
    </w:p>
    <w:p w14:paraId="6148D722" w14:textId="77777777" w:rsidR="001D06C1" w:rsidRDefault="001D06C1" w:rsidP="00CE5C70">
      <w:pPr>
        <w:pStyle w:val="ListParagraph"/>
        <w:numPr>
          <w:ilvl w:val="0"/>
          <w:numId w:val="2"/>
        </w:numPr>
      </w:pPr>
      <w:r>
        <w:t>A more even distribution on the left and a single peak on the right would be the best</w:t>
      </w:r>
      <w:r w:rsidR="00CE5C70">
        <w:t>.  Here the target was exceeded in 47 of 48 libraries</w:t>
      </w:r>
      <w:r w:rsidR="007F6237">
        <w:t>, but not by too much.  Very nice!</w:t>
      </w:r>
    </w:p>
    <w:p w14:paraId="42721462" w14:textId="77777777" w:rsidR="00671DE6" w:rsidRDefault="00671DE6" w:rsidP="007F6237">
      <w:pPr>
        <w:pStyle w:val="ListParagraph"/>
        <w:ind w:left="90"/>
      </w:pPr>
      <w:r>
        <w:rPr>
          <w:noProof/>
        </w:rPr>
        <w:drawing>
          <wp:inline distT="0" distB="0" distL="0" distR="0" wp14:anchorId="0D036A3E" wp14:editId="570F8C70">
            <wp:extent cx="3036526" cy="178740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808" cy="1797577"/>
                    </a:xfrm>
                    <a:prstGeom prst="rect">
                      <a:avLst/>
                    </a:prstGeom>
                    <a:noFill/>
                  </pic:spPr>
                </pic:pic>
              </a:graphicData>
            </a:graphic>
          </wp:inline>
        </w:drawing>
      </w:r>
      <w:r w:rsidR="007F6237">
        <w:rPr>
          <w:noProof/>
        </w:rPr>
        <w:drawing>
          <wp:inline distT="0" distB="0" distL="0" distR="0" wp14:anchorId="0A8B7C35" wp14:editId="2428B6BA">
            <wp:extent cx="2757488" cy="199096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9648" cy="2021409"/>
                    </a:xfrm>
                    <a:prstGeom prst="rect">
                      <a:avLst/>
                    </a:prstGeom>
                    <a:noFill/>
                  </pic:spPr>
                </pic:pic>
              </a:graphicData>
            </a:graphic>
          </wp:inline>
        </w:drawing>
      </w:r>
    </w:p>
    <w:p w14:paraId="2D84D60F" w14:textId="103E0E9A" w:rsidR="00EC4868" w:rsidDel="00893C29" w:rsidRDefault="00EC4868" w:rsidP="00EC4868">
      <w:pPr>
        <w:pStyle w:val="ListParagraph"/>
        <w:numPr>
          <w:ilvl w:val="2"/>
          <w:numId w:val="1"/>
        </w:numPr>
        <w:rPr>
          <w:del w:id="107" w:author="Christopher Bird" w:date="2017-03-17T05:20:00Z"/>
        </w:rPr>
      </w:pPr>
      <w:del w:id="108" w:author="Christopher Bird" w:date="2017-03-17T05:20:00Z">
        <w:r w:rsidDel="00893C29">
          <w:delText xml:space="preserve">Note, the number of reads reported </w:delText>
        </w:r>
      </w:del>
      <w:del w:id="109" w:author="Christopher Bird" w:date="2017-03-17T05:11:00Z">
        <w:r w:rsidDel="00893C29">
          <w:delText>i</w:delText>
        </w:r>
      </w:del>
      <w:del w:id="110" w:author="Christopher Bird" w:date="2017-03-17T05:20:00Z">
        <w:r w:rsidDel="00893C29">
          <w:delText>s F+R</w:delText>
        </w:r>
        <w:r w:rsidR="00452040" w:rsidDel="00893C29">
          <w:delText xml:space="preserve"> reads for some values, correct as follows:</w:delText>
        </w:r>
      </w:del>
    </w:p>
    <w:p w14:paraId="5C14CAD9" w14:textId="4CB67819" w:rsidR="00943212" w:rsidDel="00893C29" w:rsidRDefault="00943212" w:rsidP="00EC4868">
      <w:pPr>
        <w:pStyle w:val="ListParagraph"/>
        <w:numPr>
          <w:ilvl w:val="3"/>
          <w:numId w:val="1"/>
        </w:numPr>
        <w:rPr>
          <w:del w:id="111" w:author="Christopher Bird" w:date="2017-03-17T05:14:00Z"/>
        </w:rPr>
      </w:pPr>
      <w:del w:id="112" w:author="Christopher Bird" w:date="2017-03-17T05:14:00Z">
        <w:r w:rsidDel="00893C29">
          <w:delText xml:space="preserve">Divide #reads by 2 </w:delText>
        </w:r>
      </w:del>
      <w:del w:id="113" w:author="Christopher Bird" w:date="2017-03-17T05:12:00Z">
        <w:r w:rsidDel="00893C29">
          <w:delText>to compare with zgrep counts of reads in next section</w:delText>
        </w:r>
      </w:del>
    </w:p>
    <w:p w14:paraId="24B6D906" w14:textId="782AD2D8" w:rsidR="00141FD5" w:rsidDel="00893C29" w:rsidRDefault="00141FD5">
      <w:pPr>
        <w:pStyle w:val="ListParagraph"/>
        <w:numPr>
          <w:ilvl w:val="3"/>
          <w:numId w:val="1"/>
        </w:numPr>
        <w:rPr>
          <w:del w:id="114" w:author="Christopher Bird" w:date="2017-03-17T05:17:00Z"/>
        </w:rPr>
        <w:pPrChange w:id="115" w:author="Christopher Bird" w:date="2017-03-17T05:14:00Z">
          <w:pPr>
            <w:pStyle w:val="ListParagraph"/>
            <w:numPr>
              <w:ilvl w:val="4"/>
              <w:numId w:val="1"/>
            </w:numPr>
            <w:ind w:left="3600" w:hanging="360"/>
          </w:pPr>
        </w:pPrChange>
      </w:pPr>
      <w:del w:id="116" w:author="Christopher Bird" w:date="2017-03-17T05:17:00Z">
        <w:r w:rsidDel="00893C29">
          <w:delText>Total/2=TrueTotal</w:delText>
        </w:r>
      </w:del>
    </w:p>
    <w:p w14:paraId="15B08E21" w14:textId="21654CF7" w:rsidR="00C97F29" w:rsidDel="00893C29" w:rsidRDefault="00141FD5">
      <w:pPr>
        <w:pStyle w:val="ListParagraph"/>
        <w:numPr>
          <w:ilvl w:val="3"/>
          <w:numId w:val="1"/>
        </w:numPr>
        <w:rPr>
          <w:del w:id="117" w:author="Christopher Bird" w:date="2017-03-17T05:17:00Z"/>
        </w:rPr>
        <w:pPrChange w:id="118" w:author="Christopher Bird" w:date="2017-03-17T05:14:00Z">
          <w:pPr>
            <w:pStyle w:val="ListParagraph"/>
            <w:numPr>
              <w:ilvl w:val="4"/>
              <w:numId w:val="1"/>
            </w:numPr>
            <w:ind w:left="3600" w:hanging="360"/>
          </w:pPr>
        </w:pPrChange>
      </w:pPr>
      <w:del w:id="119" w:author="Christopher Bird" w:date="2017-03-17T05:13:00Z">
        <w:r w:rsidDel="00893C29">
          <w:delText xml:space="preserve">No </w:delText>
        </w:r>
      </w:del>
      <w:del w:id="120" w:author="Christopher Bird" w:date="2017-03-17T05:17:00Z">
        <w:r w:rsidDel="00893C29">
          <w:delText xml:space="preserve">RadTag=True </w:delText>
        </w:r>
      </w:del>
      <w:del w:id="121" w:author="Christopher Bird" w:date="2017-03-17T05:13:00Z">
        <w:r w:rsidDel="00893C29">
          <w:delText>No</w:delText>
        </w:r>
      </w:del>
      <w:del w:id="122" w:author="Christopher Bird" w:date="2017-03-17T05:17:00Z">
        <w:r w:rsidDel="00893C29">
          <w:delText xml:space="preserve"> RadTag</w:delText>
        </w:r>
      </w:del>
    </w:p>
    <w:p w14:paraId="31493E63" w14:textId="77777777" w:rsidR="00C97F29" w:rsidRDefault="00C97F29" w:rsidP="00C97F29">
      <w:pPr>
        <w:pStyle w:val="ListParagraph"/>
        <w:numPr>
          <w:ilvl w:val="2"/>
          <w:numId w:val="1"/>
        </w:numPr>
      </w:pPr>
      <w:r>
        <w:t>Files that have too few reads can be moved to a directory called lowReadNum</w:t>
      </w:r>
    </w:p>
    <w:p w14:paraId="61EB30DB" w14:textId="77777777" w:rsidR="00C97F29" w:rsidRDefault="00C97F29" w:rsidP="00C97F29">
      <w:pPr>
        <w:pStyle w:val="ListParagraph"/>
        <w:numPr>
          <w:ilvl w:val="3"/>
          <w:numId w:val="1"/>
        </w:numPr>
      </w:pPr>
      <w:r>
        <w:t>mkdir lowReadNum</w:t>
      </w:r>
    </w:p>
    <w:p w14:paraId="16BE3A0C" w14:textId="77777777" w:rsidR="00C97F29" w:rsidRDefault="00C97F29" w:rsidP="00C97F29">
      <w:pPr>
        <w:pStyle w:val="ListParagraph"/>
        <w:numPr>
          <w:ilvl w:val="3"/>
          <w:numId w:val="1"/>
        </w:numPr>
      </w:pPr>
      <w:r>
        <w:t>display files in order from largest to smallest</w:t>
      </w:r>
    </w:p>
    <w:p w14:paraId="1AC594D6" w14:textId="77777777" w:rsidR="00C97F29" w:rsidRDefault="00C97F29" w:rsidP="00C97F29">
      <w:pPr>
        <w:pStyle w:val="ListParagraph"/>
        <w:numPr>
          <w:ilvl w:val="4"/>
          <w:numId w:val="1"/>
        </w:numPr>
      </w:pPr>
      <w:r>
        <w:t>ls –lS</w:t>
      </w:r>
    </w:p>
    <w:p w14:paraId="28EB8B3E" w14:textId="77777777" w:rsidR="00C97F29" w:rsidRDefault="00C97F29" w:rsidP="00C97F29">
      <w:pPr>
        <w:pStyle w:val="ListParagraph"/>
        <w:numPr>
          <w:ilvl w:val="3"/>
          <w:numId w:val="1"/>
        </w:numPr>
      </w:pPr>
      <w:r>
        <w:t>find files between x byte and y bytes</w:t>
      </w:r>
    </w:p>
    <w:p w14:paraId="6F499785" w14:textId="77777777" w:rsidR="00C97F29" w:rsidRDefault="00C97F29" w:rsidP="00C97F29">
      <w:pPr>
        <w:pStyle w:val="ListParagraph"/>
        <w:numPr>
          <w:ilvl w:val="4"/>
          <w:numId w:val="1"/>
        </w:numPr>
      </w:pPr>
      <w:r>
        <w:t>find . –maxdepth 1 –size +55000c –a –size -260000c</w:t>
      </w:r>
    </w:p>
    <w:p w14:paraId="7546CCE3" w14:textId="77777777" w:rsidR="00C97F29" w:rsidRDefault="00C97F29" w:rsidP="00C97F29">
      <w:pPr>
        <w:pStyle w:val="ListParagraph"/>
        <w:numPr>
          <w:ilvl w:val="3"/>
          <w:numId w:val="1"/>
        </w:numPr>
      </w:pPr>
      <w:r>
        <w:t>if that grabs the files you want to move</w:t>
      </w:r>
      <w:r w:rsidR="00AB3266">
        <w:t>, t</w:t>
      </w:r>
      <w:r>
        <w:t>hen do this:</w:t>
      </w:r>
    </w:p>
    <w:p w14:paraId="382F1F2B" w14:textId="77777777" w:rsidR="00C97F29" w:rsidRDefault="00C97F29" w:rsidP="00C97F29">
      <w:pPr>
        <w:pStyle w:val="ListParagraph"/>
        <w:numPr>
          <w:ilvl w:val="4"/>
          <w:numId w:val="1"/>
        </w:numPr>
      </w:pPr>
      <w:r w:rsidRPr="00C97F29">
        <w:t>find . -maxdepth 1 -size +55000c -a -size -260000c -exec mv {} lowReadNum/ \;</w:t>
      </w:r>
    </w:p>
    <w:p w14:paraId="02CB9475" w14:textId="77777777" w:rsidR="00EF0E9C" w:rsidRDefault="00EF0E9C" w:rsidP="00EF0E9C">
      <w:pPr>
        <w:pStyle w:val="ListParagraph"/>
        <w:numPr>
          <w:ilvl w:val="2"/>
          <w:numId w:val="1"/>
        </w:numPr>
      </w:pPr>
      <w:r>
        <w:t>Files that have too many reads can be moved to a directory called highReadNum</w:t>
      </w:r>
    </w:p>
    <w:p w14:paraId="570B0C31" w14:textId="77777777" w:rsidR="00EF0E9C" w:rsidRDefault="00EF0E9C" w:rsidP="00EF0E9C">
      <w:pPr>
        <w:pStyle w:val="ListParagraph"/>
        <w:numPr>
          <w:ilvl w:val="3"/>
          <w:numId w:val="1"/>
        </w:numPr>
      </w:pPr>
      <w:r>
        <w:t>Use the commands described for moving files of a particular size range</w:t>
      </w:r>
    </w:p>
    <w:p w14:paraId="5DDF9CC7" w14:textId="77777777" w:rsidR="00EF0E9C" w:rsidRDefault="00EF0E9C" w:rsidP="00EF0E9C">
      <w:pPr>
        <w:pStyle w:val="ListParagraph"/>
        <w:numPr>
          <w:ilvl w:val="3"/>
          <w:numId w:val="1"/>
        </w:numPr>
      </w:pPr>
      <w:r>
        <w:t>Large files can be divided into smaller files and treated as library replicates</w:t>
      </w:r>
    </w:p>
    <w:p w14:paraId="668E5B21" w14:textId="77777777" w:rsidR="00A35415" w:rsidRDefault="00A35415" w:rsidP="00A35415">
      <w:pPr>
        <w:pStyle w:val="ListParagraph"/>
        <w:numPr>
          <w:ilvl w:val="4"/>
          <w:numId w:val="1"/>
        </w:numPr>
      </w:pPr>
      <w:r>
        <w:t>Calculate the desired number of lines per subfile</w:t>
      </w:r>
    </w:p>
    <w:p w14:paraId="7E4ADCD9" w14:textId="77777777" w:rsidR="00A35415" w:rsidRDefault="00A35415" w:rsidP="00A35415">
      <w:pPr>
        <w:pStyle w:val="ListParagraph"/>
        <w:numPr>
          <w:ilvl w:val="5"/>
          <w:numId w:val="1"/>
        </w:numPr>
      </w:pPr>
      <w:r>
        <w:lastRenderedPageBreak/>
        <w:t>Choose a target number of reads per file</w:t>
      </w:r>
    </w:p>
    <w:p w14:paraId="19076533" w14:textId="77777777" w:rsidR="00A35415" w:rsidRPr="00F720AD" w:rsidRDefault="00A35415" w:rsidP="00A35415">
      <w:pPr>
        <w:pStyle w:val="ListParagraph"/>
        <w:numPr>
          <w:ilvl w:val="6"/>
          <w:numId w:val="1"/>
        </w:numPr>
      </w:pPr>
      <w:r w:rsidRPr="00F720AD">
        <w:t>Use the mean read count for the acceptable libraries</w:t>
      </w:r>
    </w:p>
    <w:p w14:paraId="4BC20C73" w14:textId="77777777" w:rsidR="00A35415" w:rsidRDefault="00A35415" w:rsidP="00A35415">
      <w:pPr>
        <w:pStyle w:val="ListParagraph"/>
        <w:numPr>
          <w:ilvl w:val="5"/>
          <w:numId w:val="1"/>
        </w:numPr>
      </w:pPr>
      <w:r>
        <w:t>Then divide the number of true retained reads by 2 million</w:t>
      </w:r>
    </w:p>
    <w:p w14:paraId="6E647715" w14:textId="77777777" w:rsidR="00A35415" w:rsidRDefault="00A35415" w:rsidP="00A35415">
      <w:pPr>
        <w:pStyle w:val="ListParagraph"/>
        <w:numPr>
          <w:ilvl w:val="5"/>
          <w:numId w:val="1"/>
        </w:numPr>
      </w:pPr>
      <w:r>
        <w:t>Round up to the nearest whole integer, do not round down</w:t>
      </w:r>
    </w:p>
    <w:p w14:paraId="1F3962A2" w14:textId="77777777" w:rsidR="00A35415" w:rsidRDefault="00A35415" w:rsidP="00A35415">
      <w:pPr>
        <w:pStyle w:val="ListParagraph"/>
        <w:numPr>
          <w:ilvl w:val="6"/>
          <w:numId w:val="1"/>
        </w:numPr>
      </w:pPr>
      <w:r>
        <w:t>7612633/2000000 = 3.8 -&gt; 4</w:t>
      </w:r>
    </w:p>
    <w:p w14:paraId="77899A05" w14:textId="77777777" w:rsidR="00A35415" w:rsidRDefault="00A35415" w:rsidP="00A35415">
      <w:pPr>
        <w:pStyle w:val="ListParagraph"/>
        <w:numPr>
          <w:ilvl w:val="5"/>
          <w:numId w:val="1"/>
        </w:numPr>
      </w:pPr>
      <w:r>
        <w:t>Divide True Retained Reads by 4 and round up</w:t>
      </w:r>
    </w:p>
    <w:p w14:paraId="74E6A25B" w14:textId="77777777" w:rsidR="00A35415" w:rsidRDefault="00A35415" w:rsidP="00A35415">
      <w:pPr>
        <w:pStyle w:val="ListParagraph"/>
        <w:numPr>
          <w:ilvl w:val="6"/>
          <w:numId w:val="1"/>
        </w:numPr>
      </w:pPr>
      <w:r>
        <w:t>7612633/4 = 1903158.3 -&gt; 1903159</w:t>
      </w:r>
    </w:p>
    <w:p w14:paraId="4EEF76AB" w14:textId="77777777" w:rsidR="00A35415" w:rsidRDefault="00A35415" w:rsidP="00A35415">
      <w:pPr>
        <w:pStyle w:val="ListParagraph"/>
        <w:numPr>
          <w:ilvl w:val="5"/>
          <w:numId w:val="1"/>
        </w:numPr>
      </w:pPr>
      <w:r>
        <w:t>The target number of lines per split file is #reads * 4 because there are 4 lines per read in a fastq file</w:t>
      </w:r>
    </w:p>
    <w:p w14:paraId="53A85077" w14:textId="77777777" w:rsidR="00A35415" w:rsidRDefault="00A35415" w:rsidP="00A35415">
      <w:pPr>
        <w:pStyle w:val="ListParagraph"/>
        <w:numPr>
          <w:ilvl w:val="6"/>
          <w:numId w:val="1"/>
        </w:numPr>
      </w:pPr>
      <w:r>
        <w:t>1903159*4= 7612636</w:t>
      </w:r>
    </w:p>
    <w:p w14:paraId="7B23D6F8" w14:textId="77777777" w:rsidR="00A35415" w:rsidRDefault="00A35415" w:rsidP="00A35415">
      <w:pPr>
        <w:pStyle w:val="ListParagraph"/>
        <w:numPr>
          <w:ilvl w:val="4"/>
          <w:numId w:val="1"/>
        </w:numPr>
      </w:pPr>
      <w:r>
        <w:t>Make a file called split</w:t>
      </w:r>
      <w:r w:rsidR="00B3591E">
        <w:t>Chunks</w:t>
      </w:r>
      <w:r>
        <w:t>.txt in the highReadNum directory</w:t>
      </w:r>
    </w:p>
    <w:p w14:paraId="28FADDF5" w14:textId="77777777" w:rsidR="00A35415" w:rsidRDefault="00A35415" w:rsidP="00A35415">
      <w:pPr>
        <w:pStyle w:val="ListParagraph"/>
        <w:numPr>
          <w:ilvl w:val="5"/>
          <w:numId w:val="1"/>
        </w:numPr>
      </w:pPr>
      <w:r>
        <w:t>This should have, the order that files are returned by the ls command, the target number of lines per split file per library.  This number will be the same for F and R files.</w:t>
      </w:r>
    </w:p>
    <w:p w14:paraId="3B21CF34" w14:textId="77777777" w:rsidR="00A35415" w:rsidRDefault="00A35415" w:rsidP="00A35415">
      <w:pPr>
        <w:pStyle w:val="ListParagraph"/>
        <w:numPr>
          <w:ilvl w:val="5"/>
          <w:numId w:val="1"/>
        </w:numPr>
      </w:pPr>
      <w:r>
        <w:t>Example:  there are two libraries with fwd and rev reads.  The file will read as follows</w:t>
      </w:r>
    </w:p>
    <w:p w14:paraId="1B16D782" w14:textId="77777777" w:rsidR="00A35415" w:rsidRDefault="00A35415" w:rsidP="00A35415">
      <w:pPr>
        <w:pStyle w:val="ListParagraph"/>
        <w:ind w:left="5040"/>
      </w:pPr>
      <w:r>
        <w:t>7612636</w:t>
      </w:r>
    </w:p>
    <w:p w14:paraId="565652FE" w14:textId="77777777" w:rsidR="00A35415" w:rsidRDefault="00A35415" w:rsidP="00A35415">
      <w:pPr>
        <w:pStyle w:val="ListParagraph"/>
        <w:ind w:left="5040"/>
      </w:pPr>
      <w:r>
        <w:t>7612636</w:t>
      </w:r>
    </w:p>
    <w:p w14:paraId="48BAC007" w14:textId="77777777" w:rsidR="00A35415" w:rsidRDefault="00A35415" w:rsidP="00A35415">
      <w:pPr>
        <w:pStyle w:val="ListParagraph"/>
        <w:ind w:left="5040"/>
      </w:pPr>
      <w:r>
        <w:t>7117024</w:t>
      </w:r>
    </w:p>
    <w:p w14:paraId="3F6599A5" w14:textId="77777777" w:rsidR="00A35415" w:rsidRDefault="00A35415" w:rsidP="00A35415">
      <w:pPr>
        <w:pStyle w:val="ListParagraph"/>
        <w:ind w:left="5040"/>
      </w:pPr>
      <w:r>
        <w:t>7117024</w:t>
      </w:r>
    </w:p>
    <w:p w14:paraId="37C42542" w14:textId="77777777" w:rsidR="00A35415" w:rsidRDefault="00A35415" w:rsidP="00A35415">
      <w:pPr>
        <w:pStyle w:val="ListParagraph"/>
        <w:ind w:left="3600"/>
      </w:pPr>
    </w:p>
    <w:p w14:paraId="7AD63867" w14:textId="77777777" w:rsidR="00EF0E9C" w:rsidRDefault="005C6CE2" w:rsidP="00800087">
      <w:pPr>
        <w:pStyle w:val="ListParagraph"/>
        <w:numPr>
          <w:ilvl w:val="4"/>
          <w:numId w:val="1"/>
        </w:numPr>
      </w:pPr>
      <w:r>
        <w:t>Script: splitFqFiles.sh</w:t>
      </w:r>
    </w:p>
    <w:p w14:paraId="073EC90C" w14:textId="77777777" w:rsidR="00A35415" w:rsidRDefault="00A35415" w:rsidP="00A35415">
      <w:pPr>
        <w:pStyle w:val="ListParagraph"/>
        <w:numPr>
          <w:ilvl w:val="5"/>
          <w:numId w:val="1"/>
        </w:numPr>
      </w:pPr>
      <w:r>
        <w:t>Copy to</w:t>
      </w:r>
      <w:r w:rsidR="00F65806">
        <w:t xml:space="preserve"> the highReadNum directory</w:t>
      </w:r>
      <w:r>
        <w:t xml:space="preserve"> </w:t>
      </w:r>
    </w:p>
    <w:p w14:paraId="0EB38E2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#!/bin/bash</w:t>
      </w:r>
    </w:p>
    <w:p w14:paraId="19604761" w14:textId="77777777" w:rsidR="005C6CE2" w:rsidRPr="005C6CE2" w:rsidRDefault="005C6CE2" w:rsidP="00A22D59">
      <w:pPr>
        <w:spacing w:after="0" w:line="240" w:lineRule="auto"/>
        <w:ind w:left="2160"/>
        <w:rPr>
          <w:rFonts w:ascii="Courier New" w:hAnsi="Courier New" w:cs="Courier New"/>
          <w:sz w:val="12"/>
          <w:szCs w:val="12"/>
        </w:rPr>
      </w:pPr>
    </w:p>
    <w:p w14:paraId="1D9F215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--job-name=splitFiles</w:t>
      </w:r>
    </w:p>
    <w:p w14:paraId="7CCEDCE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--time=96:00:00</w:t>
      </w:r>
    </w:p>
    <w:p w14:paraId="26FE2D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-p normal</w:t>
      </w:r>
    </w:p>
    <w:p w14:paraId="00177F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--nodes=1</w:t>
      </w:r>
    </w:p>
    <w:p w14:paraId="2086D42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--mail-user=cbird@tamucc.edu</w:t>
      </w:r>
    </w:p>
    <w:p w14:paraId="6F86495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--mail-type=begin  # email me when the job starts</w:t>
      </w:r>
    </w:p>
    <w:p w14:paraId="0DB78BC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#SBATCH --mail-type=end    # email me when the job finish</w:t>
      </w:r>
    </w:p>
    <w:p w14:paraId="557A4C19" w14:textId="77777777" w:rsidR="005C6CE2" w:rsidRPr="005C6CE2" w:rsidRDefault="005C6CE2" w:rsidP="00A22D59">
      <w:pPr>
        <w:spacing w:after="0" w:line="240" w:lineRule="auto"/>
        <w:ind w:left="2160"/>
        <w:rPr>
          <w:rFonts w:ascii="Courier New" w:hAnsi="Courier New" w:cs="Courier New"/>
          <w:sz w:val="12"/>
          <w:szCs w:val="12"/>
        </w:rPr>
      </w:pPr>
    </w:p>
    <w:p w14:paraId="4FC6501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module load parallel/20160722</w:t>
      </w:r>
    </w:p>
    <w:p w14:paraId="05FC8477" w14:textId="77777777" w:rsidR="005C6CE2" w:rsidRPr="005C6CE2" w:rsidRDefault="005C6CE2" w:rsidP="00A22D59">
      <w:pPr>
        <w:spacing w:after="0" w:line="240" w:lineRule="auto"/>
        <w:ind w:left="2160"/>
        <w:rPr>
          <w:rFonts w:ascii="Courier New" w:hAnsi="Courier New" w:cs="Courier New"/>
          <w:sz w:val="12"/>
          <w:szCs w:val="12"/>
        </w:rPr>
      </w:pPr>
    </w:p>
    <w:p w14:paraId="43727C7B"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 echo `date` " unzip files"</w:t>
      </w:r>
    </w:p>
    <w:p w14:paraId="1A1E5DD1"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ls *.fq.gz | parallel "gunzip {}"</w:t>
      </w:r>
    </w:p>
    <w:p w14:paraId="1A01DA51" w14:textId="77777777" w:rsidR="005C6CE2" w:rsidRPr="005C6CE2" w:rsidRDefault="005C6CE2" w:rsidP="00A22D59">
      <w:pPr>
        <w:spacing w:after="0" w:line="240" w:lineRule="auto"/>
        <w:ind w:left="2160"/>
        <w:rPr>
          <w:rFonts w:ascii="Courier New" w:hAnsi="Courier New" w:cs="Courier New"/>
          <w:sz w:val="12"/>
          <w:szCs w:val="12"/>
        </w:rPr>
      </w:pPr>
    </w:p>
    <w:p w14:paraId="54212287"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NumFiles=( `ls *.fq | grep -c '^[0-9]' `)</w:t>
      </w:r>
    </w:p>
    <w:p w14:paraId="16366B5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"NumFiles=$NumFiles"</w:t>
      </w:r>
    </w:p>
    <w:p w14:paraId="40C18BDA" w14:textId="77777777" w:rsidR="005C6CE2" w:rsidRPr="005C6CE2" w:rsidRDefault="005C6CE2" w:rsidP="00A22D59">
      <w:pPr>
        <w:spacing w:after="0" w:line="240" w:lineRule="auto"/>
        <w:ind w:left="2160"/>
        <w:rPr>
          <w:rFonts w:ascii="Courier New" w:hAnsi="Courier New" w:cs="Courier New"/>
          <w:sz w:val="12"/>
          <w:szCs w:val="12"/>
        </w:rPr>
      </w:pPr>
    </w:p>
    <w:p w14:paraId="5C1F0575"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ZeroToNumFiles=( `seq 0 $(($NumFiles - 1)) `)</w:t>
      </w:r>
    </w:p>
    <w:p w14:paraId="2D213C7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echo ${ZeroToNumFiles[*]}</w:t>
      </w:r>
    </w:p>
    <w:p w14:paraId="6F1A38DC" w14:textId="77777777" w:rsidR="005C6CE2" w:rsidRPr="005C6CE2" w:rsidRDefault="005C6CE2" w:rsidP="00A22D59">
      <w:pPr>
        <w:spacing w:after="0" w:line="240" w:lineRule="auto"/>
        <w:ind w:left="2160"/>
        <w:rPr>
          <w:rFonts w:ascii="Courier New" w:hAnsi="Courier New" w:cs="Courier New"/>
          <w:sz w:val="12"/>
          <w:szCs w:val="12"/>
        </w:rPr>
      </w:pPr>
    </w:p>
    <w:p w14:paraId="5C044BA1" w14:textId="77777777" w:rsidR="005C6CE2" w:rsidRPr="005C6CE2" w:rsidRDefault="005C6CE2" w:rsidP="00A22D59">
      <w:pPr>
        <w:spacing w:after="0" w:line="240" w:lineRule="auto"/>
        <w:ind w:left="2160"/>
        <w:rPr>
          <w:rFonts w:ascii="Courier New" w:hAnsi="Courier New" w:cs="Courier New"/>
          <w:sz w:val="12"/>
          <w:szCs w:val="12"/>
        </w:rPr>
      </w:pPr>
    </w:p>
    <w:p w14:paraId="2BD6352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splitFiles() {</w:t>
      </w:r>
    </w:p>
    <w:p w14:paraId="53C1246E"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FileNames=( `ls *.fq `)  #load list of filenames</w:t>
      </w:r>
    </w:p>
    <w:p w14:paraId="339F69F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${FileNames[*]}</w:t>
      </w:r>
    </w:p>
    <w:p w14:paraId="05B06EE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NumLines=( `cat "splitAmounts.txt" `) #load list of number of lines per chunk per file</w:t>
      </w:r>
    </w:p>
    <w:p w14:paraId="5C9ACB9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${NumLines[*]}</w:t>
      </w:r>
    </w:p>
    <w:p w14:paraId="39821503"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mkdir $1 #make directory (1-Numfiles)</w:t>
      </w:r>
    </w:p>
    <w:p w14:paraId="4E6CD8CC"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$1</w:t>
      </w:r>
    </w:p>
    <w:p w14:paraId="40C5F99A"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split -d -l ${NumLines[$1]} ../${FileNames[$1]}</w:t>
      </w:r>
    </w:p>
    <w:p w14:paraId="06056D94"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xfiles=( `ls x* `)</w:t>
      </w:r>
    </w:p>
    <w:p w14:paraId="1949781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${xfiles[*]}</w:t>
      </w:r>
    </w:p>
    <w:p w14:paraId="329011F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Numxfiles=( `ls x* | grep -c '^x' `)</w:t>
      </w:r>
    </w:p>
    <w:p w14:paraId="5C0D4E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echo $Numxfiles</w:t>
      </w:r>
    </w:p>
    <w:p w14:paraId="0591F8EF"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for i in ${xfiles[*]}; do mv $i ../$i-${FileNames[$1]};done</w:t>
      </w:r>
    </w:p>
    <w:p w14:paraId="4C07A79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        cd ..</w:t>
      </w:r>
    </w:p>
    <w:p w14:paraId="5CB6141D"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lastRenderedPageBreak/>
        <w:t xml:space="preserve">        rm -rf $1</w:t>
      </w:r>
    </w:p>
    <w:p w14:paraId="502E93D2"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w:t>
      </w:r>
    </w:p>
    <w:p w14:paraId="25E9BFB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export -f splitFiles</w:t>
      </w:r>
    </w:p>
    <w:p w14:paraId="136CED48"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parallel splitFiles ::: ${ZeroToNumFiles[*]}</w:t>
      </w:r>
    </w:p>
    <w:p w14:paraId="54D7AB29" w14:textId="77777777" w:rsidR="005C6CE2" w:rsidRPr="005C6CE2" w:rsidRDefault="005C6CE2" w:rsidP="00A22D59">
      <w:pPr>
        <w:spacing w:after="0" w:line="240" w:lineRule="auto"/>
        <w:ind w:left="2160"/>
        <w:rPr>
          <w:rFonts w:ascii="Courier New" w:hAnsi="Courier New" w:cs="Courier New"/>
          <w:sz w:val="12"/>
          <w:szCs w:val="12"/>
        </w:rPr>
      </w:pPr>
      <w:r w:rsidRPr="005C6CE2">
        <w:rPr>
          <w:rFonts w:ascii="Courier New" w:hAnsi="Courier New" w:cs="Courier New"/>
          <w:sz w:val="12"/>
          <w:szCs w:val="12"/>
        </w:rPr>
        <w:t xml:space="preserve">ls *.fq | </w:t>
      </w:r>
      <w:r w:rsidR="00A14CB4">
        <w:rPr>
          <w:rFonts w:ascii="Courier New" w:hAnsi="Courier New" w:cs="Courier New"/>
          <w:sz w:val="12"/>
          <w:szCs w:val="12"/>
        </w:rPr>
        <w:t xml:space="preserve">parallel </w:t>
      </w:r>
      <w:r w:rsidRPr="005C6CE2">
        <w:rPr>
          <w:rFonts w:ascii="Courier New" w:hAnsi="Courier New" w:cs="Courier New"/>
          <w:sz w:val="12"/>
          <w:szCs w:val="12"/>
        </w:rPr>
        <w:t>gzip {}</w:t>
      </w:r>
    </w:p>
    <w:p w14:paraId="70CE3316" w14:textId="77777777" w:rsidR="005C6CE2" w:rsidRDefault="005C6CE2" w:rsidP="005C6CE2"/>
    <w:p w14:paraId="318AC21D" w14:textId="77777777" w:rsidR="00800087" w:rsidRPr="0054530E" w:rsidRDefault="006E48B2" w:rsidP="006E48B2">
      <w:pPr>
        <w:pStyle w:val="ListParagraph"/>
        <w:numPr>
          <w:ilvl w:val="4"/>
          <w:numId w:val="1"/>
        </w:numPr>
      </w:pPr>
      <w:r>
        <w:t xml:space="preserve">Before running the script, modify it, the filenames, and </w:t>
      </w:r>
      <w:r w:rsidRPr="0054530E">
        <w:t>directory structure so that they are compatible.</w:t>
      </w:r>
    </w:p>
    <w:p w14:paraId="33459466" w14:textId="77777777" w:rsidR="00E90F45" w:rsidRPr="0054530E" w:rsidRDefault="00E90F45" w:rsidP="00E90F45">
      <w:pPr>
        <w:pStyle w:val="ListParagraph"/>
        <w:numPr>
          <w:ilvl w:val="4"/>
          <w:numId w:val="1"/>
        </w:numPr>
      </w:pPr>
      <w:r w:rsidRPr="0054530E">
        <w:t>Run the script</w:t>
      </w:r>
    </w:p>
    <w:p w14:paraId="0F5AD9EF" w14:textId="77777777" w:rsidR="00E90F45" w:rsidRPr="0054530E" w:rsidRDefault="00E90F45" w:rsidP="00E90F45">
      <w:pPr>
        <w:pStyle w:val="ListParagraph"/>
        <w:numPr>
          <w:ilvl w:val="5"/>
          <w:numId w:val="1"/>
        </w:numPr>
      </w:pPr>
      <w:r w:rsidRPr="0054530E">
        <w:t>sbatch splitFqFiles.sh</w:t>
      </w:r>
    </w:p>
    <w:p w14:paraId="2B67673D" w14:textId="77777777" w:rsidR="00E90F45" w:rsidRPr="0054530E" w:rsidRDefault="00E90F45" w:rsidP="00E90F45">
      <w:pPr>
        <w:pStyle w:val="ListParagraph"/>
        <w:numPr>
          <w:ilvl w:val="3"/>
          <w:numId w:val="1"/>
        </w:numPr>
      </w:pPr>
      <w:r w:rsidRPr="0054530E">
        <w:t>Lastly select one or more of the split files per library to move back with the files to be trimmed</w:t>
      </w:r>
    </w:p>
    <w:p w14:paraId="38F05897" w14:textId="77777777" w:rsidR="00E90F45" w:rsidRPr="0054530E" w:rsidRDefault="00E90F45" w:rsidP="00E90F45">
      <w:pPr>
        <w:pStyle w:val="ListParagraph"/>
        <w:numPr>
          <w:ilvl w:val="4"/>
          <w:numId w:val="1"/>
        </w:numPr>
      </w:pPr>
      <w:r w:rsidRPr="0054530E">
        <w:t>mv x00* ../</w:t>
      </w:r>
    </w:p>
    <w:p w14:paraId="778372FE" w14:textId="77777777" w:rsidR="004D5F64" w:rsidRDefault="004D5F64" w:rsidP="004D5F64">
      <w:pPr>
        <w:pStyle w:val="ListParagraph"/>
        <w:numPr>
          <w:ilvl w:val="2"/>
          <w:numId w:val="1"/>
        </w:numPr>
      </w:pPr>
      <w:r>
        <w:t>Calculate % reads removed</w:t>
      </w:r>
      <w:r w:rsidR="00141FD5">
        <w:t xml:space="preserve"> per library and overall</w:t>
      </w:r>
      <w:r w:rsidR="004A05BB">
        <w:t xml:space="preserve"> due to No RadTag</w:t>
      </w:r>
    </w:p>
    <w:p w14:paraId="08DF67D3" w14:textId="77777777" w:rsidR="004D5F64" w:rsidRDefault="00141FD5" w:rsidP="004D5F64">
      <w:pPr>
        <w:pStyle w:val="ListParagraph"/>
        <w:numPr>
          <w:ilvl w:val="3"/>
          <w:numId w:val="1"/>
        </w:numPr>
      </w:pPr>
      <w:r>
        <w:t>100*True No RadTag/TrueTotal</w:t>
      </w:r>
    </w:p>
    <w:p w14:paraId="7D9EAC57" w14:textId="77777777" w:rsidR="00E22CD3" w:rsidRDefault="00811219" w:rsidP="00E22CD3">
      <w:pPr>
        <w:pStyle w:val="ListParagraph"/>
        <w:numPr>
          <w:ilvl w:val="4"/>
          <w:numId w:val="1"/>
        </w:numPr>
      </w:pPr>
      <w:r>
        <w:t>From bad to good, left to right:</w:t>
      </w:r>
    </w:p>
    <w:p w14:paraId="4B4689A1" w14:textId="77777777" w:rsidR="00E22CD3" w:rsidRDefault="00DE3831" w:rsidP="00DE3831">
      <w:pPr>
        <w:pStyle w:val="ListParagraph"/>
        <w:ind w:left="0"/>
      </w:pPr>
      <w:r>
        <w:rPr>
          <w:noProof/>
        </w:rPr>
        <w:drawing>
          <wp:inline distT="0" distB="0" distL="0" distR="0" wp14:anchorId="48F6BD42" wp14:editId="3CC775F4">
            <wp:extent cx="1900238" cy="159321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3781" cy="1604570"/>
                    </a:xfrm>
                    <a:prstGeom prst="rect">
                      <a:avLst/>
                    </a:prstGeom>
                    <a:noFill/>
                  </pic:spPr>
                </pic:pic>
              </a:graphicData>
            </a:graphic>
          </wp:inline>
        </w:drawing>
      </w:r>
      <w:r w:rsidR="00E22CD3">
        <w:rPr>
          <w:noProof/>
        </w:rPr>
        <w:drawing>
          <wp:inline distT="0" distB="0" distL="0" distR="0" wp14:anchorId="4B04D779" wp14:editId="13CB21E3">
            <wp:extent cx="1876425" cy="15659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6494" cy="1582658"/>
                    </a:xfrm>
                    <a:prstGeom prst="rect">
                      <a:avLst/>
                    </a:prstGeom>
                    <a:noFill/>
                  </pic:spPr>
                </pic:pic>
              </a:graphicData>
            </a:graphic>
          </wp:inline>
        </w:drawing>
      </w:r>
      <w:r>
        <w:rPr>
          <w:noProof/>
        </w:rPr>
        <w:drawing>
          <wp:inline distT="0" distB="0" distL="0" distR="0" wp14:anchorId="72DFCEA3" wp14:editId="0F0746DE">
            <wp:extent cx="1928813"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2466" cy="1590424"/>
                    </a:xfrm>
                    <a:prstGeom prst="rect">
                      <a:avLst/>
                    </a:prstGeom>
                    <a:noFill/>
                  </pic:spPr>
                </pic:pic>
              </a:graphicData>
            </a:graphic>
          </wp:inline>
        </w:drawing>
      </w:r>
    </w:p>
    <w:p w14:paraId="6C1AC16C" w14:textId="77777777" w:rsidR="004A05BB" w:rsidRDefault="004A05BB" w:rsidP="00E22CD3">
      <w:pPr>
        <w:pStyle w:val="ListParagraph"/>
        <w:numPr>
          <w:ilvl w:val="4"/>
          <w:numId w:val="1"/>
        </w:numPr>
      </w:pPr>
      <w:r>
        <w:t>We expect this value to be low &lt;5%</w:t>
      </w:r>
      <w:r w:rsidR="00452040">
        <w:t>, if not then</w:t>
      </w:r>
    </w:p>
    <w:p w14:paraId="597B4791" w14:textId="77777777" w:rsidR="00452040" w:rsidRDefault="00452040" w:rsidP="00E22CD3">
      <w:pPr>
        <w:pStyle w:val="ListParagraph"/>
        <w:numPr>
          <w:ilvl w:val="5"/>
          <w:numId w:val="1"/>
        </w:numPr>
      </w:pPr>
      <w:r>
        <w:t>Inspect removed seqs for low read quality</w:t>
      </w:r>
    </w:p>
    <w:p w14:paraId="69755EEA" w14:textId="77777777" w:rsidR="00141FD5" w:rsidRDefault="00141FD5" w:rsidP="00141FD5">
      <w:pPr>
        <w:pStyle w:val="ListParagraph"/>
        <w:numPr>
          <w:ilvl w:val="2"/>
          <w:numId w:val="1"/>
        </w:numPr>
      </w:pPr>
      <w:r>
        <w:t>Calculate % reads without a good barcode</w:t>
      </w:r>
    </w:p>
    <w:p w14:paraId="56C71DA9" w14:textId="77777777" w:rsidR="001E09B2" w:rsidRDefault="001E09B2" w:rsidP="001E09B2">
      <w:pPr>
        <w:pStyle w:val="ListParagraph"/>
        <w:numPr>
          <w:ilvl w:val="3"/>
          <w:numId w:val="1"/>
        </w:numPr>
      </w:pPr>
      <w:r>
        <w:t>100*(True No BarCode)/(Overall True Total)</w:t>
      </w:r>
    </w:p>
    <w:p w14:paraId="2FC9B064" w14:textId="77777777" w:rsidR="004A05BB" w:rsidRDefault="004A05BB" w:rsidP="004A05BB">
      <w:pPr>
        <w:pStyle w:val="ListParagraph"/>
        <w:numPr>
          <w:ilvl w:val="3"/>
          <w:numId w:val="1"/>
        </w:numPr>
      </w:pPr>
      <w:r>
        <w:t>We expect this value to be low &lt;5%</w:t>
      </w:r>
    </w:p>
    <w:p w14:paraId="6780B78E" w14:textId="77777777" w:rsidR="004D5F64" w:rsidRDefault="004D5F64" w:rsidP="004D5F64">
      <w:pPr>
        <w:pStyle w:val="ListParagraph"/>
        <w:numPr>
          <w:ilvl w:val="2"/>
          <w:numId w:val="1"/>
        </w:numPr>
      </w:pPr>
      <w:r>
        <w:t>Assess the demultiplex.</w:t>
      </w:r>
    </w:p>
    <w:p w14:paraId="500EAA83" w14:textId="77777777" w:rsidR="00024DFE" w:rsidRDefault="00024DFE" w:rsidP="00024DFE">
      <w:pPr>
        <w:pStyle w:val="ListParagraph"/>
        <w:numPr>
          <w:ilvl w:val="3"/>
          <w:numId w:val="1"/>
        </w:numPr>
      </w:pPr>
      <w:r>
        <w:t>Are there an appropriate number of reads?</w:t>
      </w:r>
    </w:p>
    <w:p w14:paraId="5DB03AF4" w14:textId="77777777" w:rsidR="004D5F64" w:rsidRDefault="004D5F64" w:rsidP="004D5F64">
      <w:pPr>
        <w:pStyle w:val="ListParagraph"/>
        <w:numPr>
          <w:ilvl w:val="3"/>
          <w:numId w:val="1"/>
        </w:numPr>
      </w:pPr>
      <w:r>
        <w:t>Were a large proportion of reads lost?</w:t>
      </w:r>
    </w:p>
    <w:p w14:paraId="4CD29AE6" w14:textId="77777777" w:rsidR="00257BCA" w:rsidRDefault="00141FD5" w:rsidP="00141FD5">
      <w:pPr>
        <w:pStyle w:val="ListParagraph"/>
        <w:numPr>
          <w:ilvl w:val="4"/>
          <w:numId w:val="1"/>
        </w:numPr>
      </w:pPr>
      <w:r>
        <w:t xml:space="preserve">If yes, </w:t>
      </w:r>
      <w:r w:rsidR="00257BCA">
        <w:t>why?</w:t>
      </w:r>
    </w:p>
    <w:p w14:paraId="468D57D9" w14:textId="77777777" w:rsidR="00141FD5" w:rsidRDefault="00257BCA" w:rsidP="00257BCA">
      <w:pPr>
        <w:pStyle w:val="ListParagraph"/>
        <w:numPr>
          <w:ilvl w:val="5"/>
          <w:numId w:val="1"/>
        </w:numPr>
      </w:pPr>
      <w:r>
        <w:t>Barcodes or radtags?</w:t>
      </w:r>
    </w:p>
    <w:p w14:paraId="3770080F" w14:textId="77777777" w:rsidR="00257BCA" w:rsidRDefault="00257BCA" w:rsidP="00257BCA">
      <w:pPr>
        <w:pStyle w:val="ListParagraph"/>
        <w:numPr>
          <w:ilvl w:val="4"/>
          <w:numId w:val="1"/>
        </w:numPr>
      </w:pPr>
      <w:r>
        <w:t>Are some libraries affected more than others?</w:t>
      </w:r>
    </w:p>
    <w:p w14:paraId="5FF1F453" w14:textId="77777777" w:rsidR="00141FD5" w:rsidRDefault="00141FD5" w:rsidP="00257BCA">
      <w:pPr>
        <w:pStyle w:val="ListParagraph"/>
        <w:numPr>
          <w:ilvl w:val="5"/>
          <w:numId w:val="1"/>
        </w:numPr>
      </w:pPr>
      <w:r>
        <w:t>Is there something noteworthy about those libraries?</w:t>
      </w:r>
    </w:p>
    <w:p w14:paraId="6036FBED" w14:textId="77777777" w:rsidR="00141FD5" w:rsidRDefault="00141FD5" w:rsidP="00257BCA">
      <w:pPr>
        <w:pStyle w:val="ListParagraph"/>
        <w:numPr>
          <w:ilvl w:val="6"/>
          <w:numId w:val="1"/>
        </w:numPr>
      </w:pPr>
      <w:r>
        <w:t>Low /high quant?</w:t>
      </w:r>
    </w:p>
    <w:p w14:paraId="386BA2E4" w14:textId="77777777" w:rsidR="00141FD5" w:rsidRDefault="00141FD5" w:rsidP="00257BCA">
      <w:pPr>
        <w:pStyle w:val="ListParagraph"/>
        <w:numPr>
          <w:ilvl w:val="6"/>
          <w:numId w:val="1"/>
        </w:numPr>
      </w:pPr>
      <w:r>
        <w:t>Low gel score?</w:t>
      </w:r>
    </w:p>
    <w:p w14:paraId="1454DEF8" w14:textId="77777777" w:rsidR="00141FD5" w:rsidRDefault="00141FD5" w:rsidP="00257BCA">
      <w:pPr>
        <w:pStyle w:val="ListParagraph"/>
        <w:numPr>
          <w:ilvl w:val="6"/>
          <w:numId w:val="1"/>
        </w:numPr>
      </w:pPr>
      <w:r>
        <w:t>???</w:t>
      </w:r>
    </w:p>
    <w:p w14:paraId="16FA9747" w14:textId="77777777" w:rsidR="007870B3" w:rsidRDefault="007870B3">
      <w:r>
        <w:br w:type="page"/>
      </w:r>
    </w:p>
    <w:p w14:paraId="268A47B3" w14:textId="77777777" w:rsidR="00177A8F" w:rsidRPr="00AF570C" w:rsidRDefault="00177A8F" w:rsidP="00323381">
      <w:pPr>
        <w:pStyle w:val="ListParagraph"/>
        <w:numPr>
          <w:ilvl w:val="0"/>
          <w:numId w:val="1"/>
        </w:numPr>
        <w:ind w:left="720"/>
        <w:rPr>
          <w:b/>
        </w:rPr>
      </w:pPr>
      <w:r w:rsidRPr="00AF570C">
        <w:rPr>
          <w:b/>
        </w:rPr>
        <w:lastRenderedPageBreak/>
        <w:t>dDocent Basics</w:t>
      </w:r>
    </w:p>
    <w:p w14:paraId="21ED6DC1" w14:textId="77777777" w:rsidR="005E1277" w:rsidRDefault="005E1277" w:rsidP="005E1277">
      <w:pPr>
        <w:pStyle w:val="ListParagraph"/>
      </w:pPr>
      <w:r>
        <w:t>dDocent is used to process the fastq files, both for developing a de novo reference genome and for genotyping.</w:t>
      </w:r>
      <w:r w:rsidR="00A7230F">
        <w:t xml:space="preserve">  </w:t>
      </w:r>
    </w:p>
    <w:p w14:paraId="2C9842C8" w14:textId="77777777" w:rsidR="00786BC5" w:rsidRPr="00DF3AAE" w:rsidRDefault="00786BC5" w:rsidP="00786BC5">
      <w:pPr>
        <w:ind w:left="720"/>
        <w:rPr>
          <w:i/>
          <w:sz w:val="20"/>
          <w:szCs w:val="20"/>
        </w:rPr>
      </w:pPr>
      <w:r w:rsidRPr="00DF3AAE">
        <w:rPr>
          <w:i/>
          <w:sz w:val="20"/>
          <w:szCs w:val="20"/>
        </w:rPr>
        <w:t>Dr. Jonathan Puritz made dDocent 2.24, but it has been modified by CEB.  Please don’t bother Dr. Puritz with questions about script functioning unless CEB authorizes it.</w:t>
      </w:r>
      <w:r w:rsidR="005620F8">
        <w:rPr>
          <w:i/>
          <w:sz w:val="20"/>
          <w:szCs w:val="20"/>
        </w:rPr>
        <w:t xml:space="preserve">  Please do cite dDocent as Dr. Purtz’s intellectual work </w:t>
      </w:r>
      <w:hyperlink r:id="rId26" w:history="1">
        <w:r w:rsidR="005620F8" w:rsidRPr="000E1E05">
          <w:rPr>
            <w:rStyle w:val="Hyperlink"/>
            <w:i/>
            <w:sz w:val="20"/>
            <w:szCs w:val="20"/>
          </w:rPr>
          <w:t>http://ddocent.com/citing/</w:t>
        </w:r>
      </w:hyperlink>
      <w:r w:rsidR="005620F8">
        <w:rPr>
          <w:i/>
          <w:sz w:val="20"/>
          <w:szCs w:val="20"/>
        </w:rPr>
        <w:t xml:space="preserve"> </w:t>
      </w:r>
    </w:p>
    <w:p w14:paraId="6846B8F0" w14:textId="77777777" w:rsidR="00A7230F" w:rsidRDefault="00A7230F" w:rsidP="00A7230F">
      <w:pPr>
        <w:pStyle w:val="ListParagraph"/>
        <w:numPr>
          <w:ilvl w:val="1"/>
          <w:numId w:val="1"/>
        </w:numPr>
      </w:pPr>
      <w:r>
        <w:t>The dDocent documentation can definitely be helpful and the changes made by CEB were mainly to enable it to run on an HPC.  However, there are some key incompatibilities.</w:t>
      </w:r>
    </w:p>
    <w:p w14:paraId="7C31B78F" w14:textId="77777777" w:rsidR="00A7230F" w:rsidRDefault="00A7230F" w:rsidP="00A7230F">
      <w:pPr>
        <w:pStyle w:val="ListParagraph"/>
        <w:numPr>
          <w:ilvl w:val="2"/>
          <w:numId w:val="1"/>
        </w:numPr>
      </w:pPr>
      <w:r>
        <w:t>Direct user interface is disabled in dDocent for HPC, a config file must be used to give dDocent its settings</w:t>
      </w:r>
    </w:p>
    <w:p w14:paraId="1A5BEA21" w14:textId="77777777" w:rsidR="00786BC5" w:rsidRDefault="00A7230F" w:rsidP="00A7230F">
      <w:pPr>
        <w:pStyle w:val="ListParagraph"/>
        <w:numPr>
          <w:ilvl w:val="2"/>
          <w:numId w:val="1"/>
        </w:numPr>
      </w:pPr>
      <w:r>
        <w:t>Don’t use the standard dDocent config file</w:t>
      </w:r>
    </w:p>
    <w:p w14:paraId="5331AD28" w14:textId="77777777" w:rsidR="00A7230F" w:rsidRDefault="00A7230F" w:rsidP="00A7230F">
      <w:pPr>
        <w:pStyle w:val="ListParagraph"/>
        <w:numPr>
          <w:ilvl w:val="2"/>
          <w:numId w:val="1"/>
        </w:numPr>
      </w:pPr>
      <w:r>
        <w:t>dDocent for HPC is not meant to be run from beginning to end.  It is meant to be run in separate steps</w:t>
      </w:r>
    </w:p>
    <w:p w14:paraId="33CCC813" w14:textId="77777777" w:rsidR="00A7230F" w:rsidRDefault="00A7230F" w:rsidP="00A7230F">
      <w:pPr>
        <w:pStyle w:val="ListParagraph"/>
        <w:numPr>
          <w:ilvl w:val="3"/>
          <w:numId w:val="1"/>
        </w:numPr>
      </w:pPr>
      <w:r>
        <w:t>trimming</w:t>
      </w:r>
    </w:p>
    <w:p w14:paraId="522453FF" w14:textId="77777777" w:rsidR="00A7230F" w:rsidRDefault="00A7230F" w:rsidP="00A7230F">
      <w:pPr>
        <w:pStyle w:val="ListParagraph"/>
        <w:numPr>
          <w:ilvl w:val="3"/>
          <w:numId w:val="1"/>
        </w:numPr>
      </w:pPr>
      <w:r>
        <w:t>assembly</w:t>
      </w:r>
    </w:p>
    <w:p w14:paraId="56B74855" w14:textId="77777777" w:rsidR="00A7230F" w:rsidRDefault="00A7230F" w:rsidP="00A7230F">
      <w:pPr>
        <w:pStyle w:val="ListParagraph"/>
        <w:numPr>
          <w:ilvl w:val="3"/>
          <w:numId w:val="1"/>
        </w:numPr>
      </w:pPr>
      <w:r>
        <w:t xml:space="preserve">mapping </w:t>
      </w:r>
    </w:p>
    <w:p w14:paraId="505ED7E5" w14:textId="77777777" w:rsidR="00A7230F" w:rsidRDefault="00A7230F" w:rsidP="00A7230F">
      <w:pPr>
        <w:pStyle w:val="ListParagraph"/>
        <w:numPr>
          <w:ilvl w:val="4"/>
          <w:numId w:val="1"/>
        </w:numPr>
      </w:pPr>
      <w:r>
        <w:t>it’s possible to run genotyping with mapping</w:t>
      </w:r>
    </w:p>
    <w:p w14:paraId="618D3F0F" w14:textId="77777777" w:rsidR="005E23BE" w:rsidRDefault="00A7230F" w:rsidP="005E23BE">
      <w:pPr>
        <w:pStyle w:val="ListParagraph"/>
        <w:numPr>
          <w:ilvl w:val="3"/>
          <w:numId w:val="1"/>
        </w:numPr>
      </w:pPr>
      <w:r>
        <w:t>genotyping</w:t>
      </w:r>
    </w:p>
    <w:p w14:paraId="02B91E9C" w14:textId="77777777" w:rsidR="00A7230F" w:rsidRDefault="00A7230F" w:rsidP="00A7230F">
      <w:pPr>
        <w:pStyle w:val="ListParagraph"/>
        <w:numPr>
          <w:ilvl w:val="2"/>
          <w:numId w:val="1"/>
        </w:numPr>
      </w:pPr>
      <w:r>
        <w:t>dDocent for HPC prepares fastq files separately for assembly and mapping and saves them into directories called assembly and mapping</w:t>
      </w:r>
    </w:p>
    <w:p w14:paraId="12D7F954" w14:textId="77777777" w:rsidR="005E23BE" w:rsidRDefault="005E23BE" w:rsidP="005E23BE">
      <w:pPr>
        <w:pStyle w:val="ListParagraph"/>
        <w:numPr>
          <w:ilvl w:val="3"/>
          <w:numId w:val="1"/>
        </w:numPr>
      </w:pPr>
      <w:r>
        <w:t>when assembling, dDocent should be run from within the assembly folder</w:t>
      </w:r>
    </w:p>
    <w:p w14:paraId="0284B6E8" w14:textId="77777777" w:rsidR="005E23BE" w:rsidRDefault="005E23BE" w:rsidP="005E23BE">
      <w:pPr>
        <w:pStyle w:val="ListParagraph"/>
        <w:numPr>
          <w:ilvl w:val="3"/>
          <w:numId w:val="1"/>
        </w:numPr>
      </w:pPr>
      <w:r>
        <w:t>when mapping and genotyping, dDocent should be run from within the mapping folder</w:t>
      </w:r>
    </w:p>
    <w:p w14:paraId="38698CEB" w14:textId="77777777" w:rsidR="00317E85" w:rsidRDefault="00317E85" w:rsidP="00317E85">
      <w:pPr>
        <w:pStyle w:val="ListParagraph"/>
        <w:numPr>
          <w:ilvl w:val="1"/>
          <w:numId w:val="1"/>
        </w:numPr>
      </w:pPr>
      <w:r>
        <w:t xml:space="preserve">dDocent’s documentation will certainly enrich your understanding of how it works and what your goals are, but it is not assumed that you have read it in this manual.  </w:t>
      </w:r>
    </w:p>
    <w:p w14:paraId="444FD469" w14:textId="77777777" w:rsidR="00317E85" w:rsidRDefault="00317E85" w:rsidP="00317E85">
      <w:pPr>
        <w:pStyle w:val="ListParagraph"/>
        <w:numPr>
          <w:ilvl w:val="2"/>
          <w:numId w:val="1"/>
        </w:numPr>
      </w:pPr>
      <w:r>
        <w:t>Website</w:t>
      </w:r>
      <w:r>
        <w:tab/>
        <w:t xml:space="preserve"> </w:t>
      </w:r>
      <w:hyperlink r:id="rId27" w:history="1">
        <w:r w:rsidRPr="000E1E05">
          <w:rPr>
            <w:rStyle w:val="Hyperlink"/>
          </w:rPr>
          <w:t>http://ddocent.com/</w:t>
        </w:r>
      </w:hyperlink>
    </w:p>
    <w:p w14:paraId="4594A419" w14:textId="77777777" w:rsidR="00317E85" w:rsidRDefault="00317E85" w:rsidP="00317E85">
      <w:pPr>
        <w:pStyle w:val="ListParagraph"/>
        <w:numPr>
          <w:ilvl w:val="2"/>
          <w:numId w:val="1"/>
        </w:numPr>
      </w:pPr>
      <w:r>
        <w:t>Quick start</w:t>
      </w:r>
      <w:r>
        <w:tab/>
      </w:r>
      <w:hyperlink r:id="rId28" w:history="1">
        <w:r w:rsidRPr="000E1E05">
          <w:rPr>
            <w:rStyle w:val="Hyperlink"/>
          </w:rPr>
          <w:t>http://ddocent.com/quick/</w:t>
        </w:r>
      </w:hyperlink>
    </w:p>
    <w:p w14:paraId="726838C2" w14:textId="77777777" w:rsidR="00317E85" w:rsidRDefault="00317E85" w:rsidP="00317E85">
      <w:pPr>
        <w:pStyle w:val="ListParagraph"/>
        <w:numPr>
          <w:ilvl w:val="2"/>
          <w:numId w:val="1"/>
        </w:numPr>
      </w:pPr>
      <w:r>
        <w:t xml:space="preserve">Assembly </w:t>
      </w:r>
      <w:r>
        <w:tab/>
      </w:r>
      <w:hyperlink r:id="rId29" w:history="1">
        <w:r w:rsidRPr="000E1E05">
          <w:rPr>
            <w:rStyle w:val="Hyperlink"/>
          </w:rPr>
          <w:t>http://ddocent.com/assembly/</w:t>
        </w:r>
      </w:hyperlink>
      <w:r>
        <w:t xml:space="preserve"> </w:t>
      </w:r>
    </w:p>
    <w:p w14:paraId="235656FA" w14:textId="77777777" w:rsidR="00317E85" w:rsidRDefault="00317E85" w:rsidP="00317E85">
      <w:pPr>
        <w:pStyle w:val="ListParagraph"/>
        <w:numPr>
          <w:ilvl w:val="2"/>
          <w:numId w:val="1"/>
        </w:numPr>
      </w:pPr>
      <w:r>
        <w:t>User Guide</w:t>
      </w:r>
      <w:r>
        <w:tab/>
      </w:r>
      <w:hyperlink r:id="rId30" w:history="1">
        <w:r w:rsidRPr="000E1E05">
          <w:rPr>
            <w:rStyle w:val="Hyperlink"/>
          </w:rPr>
          <w:t>http://ddocent.com/UserGuide/</w:t>
        </w:r>
      </w:hyperlink>
      <w:r>
        <w:t xml:space="preserve"> </w:t>
      </w:r>
    </w:p>
    <w:p w14:paraId="425368E5" w14:textId="77777777" w:rsidR="00317E85" w:rsidRDefault="00317E85" w:rsidP="00317E85">
      <w:pPr>
        <w:pStyle w:val="ListParagraph"/>
        <w:numPr>
          <w:ilvl w:val="2"/>
          <w:numId w:val="1"/>
        </w:numPr>
      </w:pPr>
    </w:p>
    <w:p w14:paraId="14EBFC40" w14:textId="77777777" w:rsidR="00317E85" w:rsidRDefault="00317E85" w:rsidP="00317E85">
      <w:pPr>
        <w:pStyle w:val="ListParagraph"/>
        <w:numPr>
          <w:ilvl w:val="1"/>
          <w:numId w:val="1"/>
        </w:numPr>
      </w:pPr>
      <w:r>
        <w:t>dDocent is a bash script that mainly uses other software. As such the documentation for the different software used by dDocent will also enrich your understanding of what’s happening and how to make decisions.</w:t>
      </w:r>
    </w:p>
    <w:p w14:paraId="3C38DBAC" w14:textId="77777777" w:rsidR="00786BC5" w:rsidRDefault="00786BC5" w:rsidP="005E1277">
      <w:pPr>
        <w:pStyle w:val="ListParagraph"/>
      </w:pPr>
    </w:p>
    <w:p w14:paraId="6C5026B4" w14:textId="77777777" w:rsidR="00177A8F" w:rsidRDefault="00177A8F" w:rsidP="00177A8F">
      <w:pPr>
        <w:pStyle w:val="ListParagraph"/>
        <w:numPr>
          <w:ilvl w:val="1"/>
          <w:numId w:val="1"/>
        </w:numPr>
        <w:ind w:left="720"/>
      </w:pPr>
      <w:r>
        <w:t>Script</w:t>
      </w:r>
    </w:p>
    <w:p w14:paraId="59E9C3B2" w14:textId="6B9259E1" w:rsidR="00177A8F" w:rsidRDefault="00177A8F" w:rsidP="00D16669">
      <w:pPr>
        <w:pStyle w:val="ListParagraph"/>
        <w:numPr>
          <w:ilvl w:val="2"/>
          <w:numId w:val="1"/>
        </w:numPr>
      </w:pPr>
      <w:r>
        <w:t>dDocent224tref_hpc</w:t>
      </w:r>
      <w:ins w:id="123" w:author="Chris Bird" w:date="2017-10-25T10:22:00Z">
        <w:r w:rsidR="00EC6908">
          <w:t>6</w:t>
        </w:r>
      </w:ins>
      <w:del w:id="124" w:author="Chris Bird" w:date="2017-10-25T10:22:00Z">
        <w:r w:rsidR="005E1277" w:rsidDel="00EC6908">
          <w:delText>3</w:delText>
        </w:r>
      </w:del>
      <w:r>
        <w:t xml:space="preserve"> as of 12/27/2016</w:t>
      </w:r>
    </w:p>
    <w:p w14:paraId="78056AB0" w14:textId="77777777" w:rsidR="000D097D" w:rsidRDefault="000D097D" w:rsidP="000D097D">
      <w:pPr>
        <w:pStyle w:val="ListParagraph"/>
        <w:numPr>
          <w:ilvl w:val="3"/>
          <w:numId w:val="1"/>
        </w:numPr>
      </w:pPr>
      <w:r>
        <w:t>note dDocent is in version 2.27, but the differences are minimal and there’s no reason to upgrade</w:t>
      </w:r>
    </w:p>
    <w:p w14:paraId="02DAD8C7" w14:textId="77777777" w:rsidR="00177A8F" w:rsidRDefault="00177A8F" w:rsidP="00177A8F">
      <w:pPr>
        <w:pStyle w:val="ListParagraph"/>
        <w:numPr>
          <w:ilvl w:val="1"/>
          <w:numId w:val="1"/>
        </w:numPr>
        <w:ind w:left="720"/>
      </w:pPr>
      <w:r>
        <w:t>Running script</w:t>
      </w:r>
    </w:p>
    <w:p w14:paraId="20BB0111" w14:textId="77777777" w:rsidR="00786BC5" w:rsidRDefault="00786BC5" w:rsidP="00786BC5">
      <w:pPr>
        <w:pStyle w:val="ListParagraph"/>
        <w:numPr>
          <w:ilvl w:val="2"/>
          <w:numId w:val="1"/>
        </w:numPr>
      </w:pPr>
      <w:r>
        <w:t>While all of the scripts that run the dDocent script have been made for you, this info mig</w:t>
      </w:r>
      <w:bookmarkStart w:id="125" w:name="_GoBack"/>
      <w:bookmarkEnd w:id="125"/>
      <w:r>
        <w:t>ht be helpful in modifying or creating scripts</w:t>
      </w:r>
    </w:p>
    <w:p w14:paraId="4124BA8D" w14:textId="004010D4" w:rsidR="00C1044D" w:rsidRDefault="008F5F43" w:rsidP="00786BC5">
      <w:pPr>
        <w:pStyle w:val="ListParagraph"/>
        <w:numPr>
          <w:ilvl w:val="3"/>
          <w:numId w:val="1"/>
        </w:numPr>
      </w:pPr>
      <w:r>
        <w:lastRenderedPageBreak/>
        <w:t>Use module load to load ddocent/</w:t>
      </w:r>
      <w:r w:rsidR="00C1044D">
        <w:t>2.24</w:t>
      </w:r>
    </w:p>
    <w:p w14:paraId="391587BE" w14:textId="77777777" w:rsidR="00177A8F" w:rsidRDefault="00177A8F" w:rsidP="00786BC5">
      <w:pPr>
        <w:pStyle w:val="ListParagraph"/>
        <w:numPr>
          <w:ilvl w:val="3"/>
          <w:numId w:val="1"/>
        </w:numPr>
      </w:pPr>
      <w:r>
        <w:t>Must use config.* file on hpc</w:t>
      </w:r>
    </w:p>
    <w:p w14:paraId="0A0559AC" w14:textId="7F3CFD96" w:rsidR="00177A8F" w:rsidRDefault="005556B3" w:rsidP="00786BC5">
      <w:pPr>
        <w:pStyle w:val="ListParagraph"/>
        <w:numPr>
          <w:ilvl w:val="3"/>
          <w:numId w:val="1"/>
        </w:numPr>
      </w:pPr>
      <w:r>
        <w:t xml:space="preserve">bash </w:t>
      </w:r>
      <w:r w:rsidR="008F5F43">
        <w:t>dDocent224tref_hpc3</w:t>
      </w:r>
      <w:r w:rsidR="00177A8F">
        <w:t xml:space="preserve"> </w:t>
      </w:r>
      <w:r>
        <w:t>configfilename</w:t>
      </w:r>
    </w:p>
    <w:p w14:paraId="0A4DC034" w14:textId="77777777" w:rsidR="005556B3" w:rsidRDefault="005556B3" w:rsidP="00786BC5">
      <w:pPr>
        <w:pStyle w:val="ListParagraph"/>
        <w:numPr>
          <w:ilvl w:val="3"/>
          <w:numId w:val="1"/>
        </w:numPr>
      </w:pPr>
      <w:r>
        <w:t>remember, this should be run from a bash script</w:t>
      </w:r>
    </w:p>
    <w:p w14:paraId="63D33E84" w14:textId="77777777" w:rsidR="00FA2A3E" w:rsidRDefault="005556B3" w:rsidP="00D16669">
      <w:pPr>
        <w:pStyle w:val="ListParagraph"/>
        <w:numPr>
          <w:ilvl w:val="3"/>
          <w:numId w:val="1"/>
        </w:numPr>
      </w:pPr>
      <w:r>
        <w:t>see HPC Basics</w:t>
      </w:r>
    </w:p>
    <w:p w14:paraId="3A122D90" w14:textId="77777777" w:rsidR="00D16669" w:rsidRDefault="00D16669" w:rsidP="00D16669">
      <w:pPr>
        <w:pStyle w:val="ListParagraph"/>
        <w:numPr>
          <w:ilvl w:val="1"/>
          <w:numId w:val="1"/>
        </w:numPr>
      </w:pPr>
      <w:r>
        <w:t>Functionality that is not yet supported on HPC</w:t>
      </w:r>
    </w:p>
    <w:p w14:paraId="666ABE75" w14:textId="77777777" w:rsidR="00D16669" w:rsidRDefault="00D16669" w:rsidP="00D16669">
      <w:pPr>
        <w:pStyle w:val="ListParagraph"/>
        <w:numPr>
          <w:ilvl w:val="2"/>
          <w:numId w:val="1"/>
        </w:numPr>
      </w:pPr>
      <w:r>
        <w:t>Trimming</w:t>
      </w:r>
    </w:p>
    <w:p w14:paraId="281983D8" w14:textId="7A8BD4C6" w:rsidR="00B158BB" w:rsidRDefault="000547BC" w:rsidP="0053178E">
      <w:pPr>
        <w:pStyle w:val="ListParagraph"/>
        <w:numPr>
          <w:ilvl w:val="3"/>
          <w:numId w:val="1"/>
        </w:numPr>
      </w:pPr>
      <w:r>
        <w:t xml:space="preserve">It might work, I haven’t tried.  </w:t>
      </w:r>
      <w:ins w:id="126" w:author="RMH" w:date="2017-03-09T10:00:00Z">
        <w:r w:rsidR="0053178E">
          <w:t>[It works! Tested by Becca…details coming soon.]</w:t>
        </w:r>
      </w:ins>
    </w:p>
    <w:p w14:paraId="75E3BA2D" w14:textId="77777777" w:rsidR="00B158BB" w:rsidRDefault="00B158BB" w:rsidP="000547BC">
      <w:pPr>
        <w:pStyle w:val="ListParagraph"/>
        <w:numPr>
          <w:ilvl w:val="3"/>
          <w:numId w:val="1"/>
        </w:numPr>
      </w:pPr>
      <w:r>
        <w:t>When I needed to trim some files, dDocent wasn’t loaded on the hpc and so I ripped some code from an earlier version of dDocent that used programs that were installed on the hpc.  That’s why I didn’t work on the trimming portion of the script.</w:t>
      </w:r>
    </w:p>
    <w:p w14:paraId="3C6A3FD7" w14:textId="77777777" w:rsidR="000547BC" w:rsidRDefault="000547BC" w:rsidP="000547BC">
      <w:pPr>
        <w:pStyle w:val="ListParagraph"/>
        <w:numPr>
          <w:ilvl w:val="3"/>
          <w:numId w:val="1"/>
        </w:numPr>
      </w:pPr>
      <w:r>
        <w:t>The primary issue is that trimmomatic is a java program. I’m not sure how the hpc will deal with it</w:t>
      </w:r>
    </w:p>
    <w:p w14:paraId="531FFFBC" w14:textId="77777777" w:rsidR="00FA2A3E" w:rsidRDefault="00FA2A3E">
      <w:r>
        <w:br w:type="page"/>
      </w:r>
    </w:p>
    <w:p w14:paraId="0DA2A6F7" w14:textId="77777777" w:rsidR="00FA2A3E" w:rsidRPr="00AF570C" w:rsidRDefault="00372661" w:rsidP="00323381">
      <w:pPr>
        <w:pStyle w:val="ListParagraph"/>
        <w:numPr>
          <w:ilvl w:val="0"/>
          <w:numId w:val="1"/>
        </w:numPr>
        <w:ind w:left="720"/>
        <w:rPr>
          <w:b/>
        </w:rPr>
      </w:pPr>
      <w:r w:rsidRPr="00AF570C">
        <w:rPr>
          <w:b/>
        </w:rPr>
        <w:lastRenderedPageBreak/>
        <w:t>Trim</w:t>
      </w:r>
      <w:r w:rsidR="009F4131" w:rsidRPr="00AF570C">
        <w:rPr>
          <w:b/>
        </w:rPr>
        <w:t xml:space="preserve"> Files</w:t>
      </w:r>
    </w:p>
    <w:p w14:paraId="33EC1923" w14:textId="77777777" w:rsidR="00AF570C" w:rsidRDefault="00AF570C" w:rsidP="00AF570C">
      <w:pPr>
        <w:pStyle w:val="ListParagraph"/>
      </w:pPr>
    </w:p>
    <w:p w14:paraId="038D3187" w14:textId="77777777" w:rsidR="00AF570C" w:rsidRDefault="00AF570C" w:rsidP="00AF570C">
      <w:pPr>
        <w:pStyle w:val="ListParagraph"/>
      </w:pPr>
      <w:r>
        <w:t>The raw sequence files need to be trimmed to remove low quality sequence and adapters.  Files used for reference assembly are trimmed differently than those used for mapping.  ezRAD files (forward reads only) are trimmed for assembly in a slightly different way than for ddRAD files.</w:t>
      </w:r>
    </w:p>
    <w:p w14:paraId="5AB1CB67" w14:textId="77777777" w:rsidR="00AF570C" w:rsidRDefault="00AF570C" w:rsidP="00AF570C">
      <w:pPr>
        <w:pStyle w:val="ListParagraph"/>
        <w:rPr>
          <w:ins w:id="127" w:author="Christopher Bird" w:date="2017-03-17T20:13:00Z"/>
        </w:rPr>
      </w:pPr>
    </w:p>
    <w:p w14:paraId="37490E0C" w14:textId="52C2A1D7" w:rsidR="00C6178A" w:rsidRPr="00007622" w:rsidRDefault="00C6178A" w:rsidP="00C6178A">
      <w:pPr>
        <w:pStyle w:val="ListParagraph"/>
        <w:rPr>
          <w:ins w:id="128" w:author="Christopher Bird" w:date="2017-03-17T20:13:00Z"/>
          <w:b/>
          <w:i/>
        </w:rPr>
      </w:pPr>
      <w:ins w:id="129" w:author="Christopher Bird" w:date="2017-03-17T20:13:00Z">
        <w:r w:rsidRPr="00007622">
          <w:rPr>
            <w:b/>
            <w:i/>
          </w:rPr>
          <w:t>Prior to beginning</w:t>
        </w:r>
        <w:r>
          <w:rPr>
            <w:b/>
            <w:i/>
          </w:rPr>
          <w:t xml:space="preserve"> this</w:t>
        </w:r>
        <w:r w:rsidRPr="00007622">
          <w:rPr>
            <w:b/>
            <w:i/>
          </w:rPr>
          <w:t xml:space="preserve"> section, it is important to determine if your F &amp; R reads are highly likely to overlap. 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 If your data is MiSeq 2 x 300, it is  highly likely that your reads will overlap.  If your data is 2 x 150, then is it is generally unlikely that the reads will overlap.</w:t>
        </w:r>
      </w:ins>
    </w:p>
    <w:p w14:paraId="6A361178" w14:textId="77777777" w:rsidR="00C6178A" w:rsidRDefault="00C6178A">
      <w:pPr>
        <w:pPrChange w:id="130" w:author="Christopher Bird" w:date="2017-03-17T20:17:00Z">
          <w:pPr>
            <w:pStyle w:val="ListParagraph"/>
          </w:pPr>
        </w:pPrChange>
      </w:pPr>
    </w:p>
    <w:p w14:paraId="71D51392" w14:textId="11582B68" w:rsidR="00FA2A3E" w:rsidRDefault="00E1747C" w:rsidP="00FA2A3E">
      <w:pPr>
        <w:pStyle w:val="ListParagraph"/>
        <w:numPr>
          <w:ilvl w:val="1"/>
          <w:numId w:val="1"/>
        </w:numPr>
      </w:pPr>
      <w:ins w:id="131" w:author="RMH" w:date="2017-03-09T10:01:00Z">
        <w:r>
          <w:t xml:space="preserve">Choose the script that matches your data type: </w:t>
        </w:r>
      </w:ins>
      <w:del w:id="132" w:author="RMH" w:date="2017-03-09T10:01:00Z">
        <w:r w:rsidR="007870B3" w:rsidDel="00E1747C">
          <w:delText>Script</w:delText>
        </w:r>
        <w:r w:rsidR="002E7916" w:rsidDel="00E1747C">
          <w:delText>:</w:delText>
        </w:r>
        <w:r w:rsidR="007870B3" w:rsidDel="00E1747C">
          <w:delText xml:space="preserve"> </w:delText>
        </w:r>
      </w:del>
      <w:r w:rsidR="007870B3">
        <w:t>trimFiles</w:t>
      </w:r>
      <w:ins w:id="133" w:author="RMH" w:date="2017-03-09T10:01:00Z">
        <w:r>
          <w:t>_ezRAD</w:t>
        </w:r>
      </w:ins>
      <w:r w:rsidR="007870B3">
        <w:t>.sh</w:t>
      </w:r>
      <w:ins w:id="134" w:author="RMH" w:date="2017-03-09T10:01:00Z">
        <w:r>
          <w:t xml:space="preserve"> or trimFiles_ddRAD.sh</w:t>
        </w:r>
      </w:ins>
    </w:p>
    <w:p w14:paraId="165CAA20" w14:textId="77777777" w:rsidR="002E7916" w:rsidRDefault="002E7916" w:rsidP="002E7916">
      <w:pPr>
        <w:pStyle w:val="ListParagraph"/>
        <w:numPr>
          <w:ilvl w:val="2"/>
          <w:numId w:val="1"/>
        </w:numPr>
        <w:rPr>
          <w:ins w:id="135" w:author="RMH" w:date="2017-03-09T10:04:00Z"/>
        </w:rPr>
      </w:pPr>
      <w:r>
        <w:t>Modified from an older version of dDocent</w:t>
      </w:r>
    </w:p>
    <w:p w14:paraId="2E35176D" w14:textId="45D07BC0" w:rsidR="00E1747C" w:rsidRDefault="00E1747C" w:rsidP="002E7916">
      <w:pPr>
        <w:pStyle w:val="ListParagraph"/>
        <w:numPr>
          <w:ilvl w:val="2"/>
          <w:numId w:val="1"/>
        </w:numPr>
      </w:pPr>
      <w:ins w:id="136" w:author="RMH" w:date="2017-03-09T10:04:00Z">
        <w:r>
          <w:t>trimFiles_ddRAD.sh</w:t>
        </w:r>
      </w:ins>
    </w:p>
    <w:p w14:paraId="3AFE10D9" w14:textId="77777777" w:rsidR="00E1747C" w:rsidRPr="001664D9" w:rsidRDefault="00E1747C" w:rsidP="00E1747C">
      <w:pPr>
        <w:pStyle w:val="ListParagraph"/>
        <w:ind w:left="2160"/>
        <w:rPr>
          <w:ins w:id="137" w:author="RMH" w:date="2017-03-09T10:04:00Z"/>
          <w:rFonts w:ascii="Courier New" w:hAnsi="Courier New" w:cs="Courier New"/>
          <w:sz w:val="16"/>
          <w:szCs w:val="16"/>
        </w:rPr>
      </w:pPr>
      <w:ins w:id="138" w:author="RMH" w:date="2017-03-09T10:04:00Z">
        <w:r w:rsidRPr="001664D9">
          <w:rPr>
            <w:rFonts w:ascii="Courier New" w:hAnsi="Courier New" w:cs="Courier New"/>
            <w:sz w:val="16"/>
            <w:szCs w:val="16"/>
          </w:rPr>
          <w:t>#!/bin/bash</w:t>
        </w:r>
      </w:ins>
    </w:p>
    <w:p w14:paraId="3FD9399C" w14:textId="77777777" w:rsidR="00E1747C" w:rsidRPr="001664D9" w:rsidRDefault="00E1747C" w:rsidP="00E1747C">
      <w:pPr>
        <w:pStyle w:val="ListParagraph"/>
        <w:ind w:left="2160"/>
        <w:rPr>
          <w:ins w:id="139" w:author="RMH" w:date="2017-03-09T10:04:00Z"/>
          <w:rFonts w:ascii="Courier New" w:hAnsi="Courier New" w:cs="Courier New"/>
          <w:sz w:val="16"/>
          <w:szCs w:val="16"/>
        </w:rPr>
      </w:pPr>
    </w:p>
    <w:p w14:paraId="0B83FB47" w14:textId="143BF35A" w:rsidR="00E1747C" w:rsidRPr="001664D9" w:rsidRDefault="00E1747C" w:rsidP="00E1747C">
      <w:pPr>
        <w:pStyle w:val="ListParagraph"/>
        <w:ind w:left="2160"/>
        <w:rPr>
          <w:ins w:id="140" w:author="RMH" w:date="2017-03-09T10:04:00Z"/>
          <w:rFonts w:ascii="Courier New" w:hAnsi="Courier New" w:cs="Courier New"/>
          <w:sz w:val="16"/>
          <w:szCs w:val="16"/>
        </w:rPr>
      </w:pPr>
      <w:ins w:id="141" w:author="RMH" w:date="2017-03-09T10:04:00Z">
        <w:r w:rsidRPr="001664D9">
          <w:rPr>
            <w:rFonts w:ascii="Courier New" w:hAnsi="Courier New" w:cs="Courier New"/>
            <w:sz w:val="16"/>
            <w:szCs w:val="16"/>
          </w:rPr>
          <w:t>#SBATCH --job-name=trim</w:t>
        </w:r>
      </w:ins>
      <w:ins w:id="142" w:author="RMH" w:date="2017-03-09T10:07:00Z">
        <w:r w:rsidR="003C232C">
          <w:rPr>
            <w:rFonts w:ascii="Courier New" w:hAnsi="Courier New" w:cs="Courier New"/>
            <w:sz w:val="16"/>
            <w:szCs w:val="16"/>
          </w:rPr>
          <w:t>_ddRAD</w:t>
        </w:r>
      </w:ins>
    </w:p>
    <w:p w14:paraId="614B91F5" w14:textId="77777777" w:rsidR="00E1747C" w:rsidRPr="001664D9" w:rsidRDefault="00E1747C" w:rsidP="00E1747C">
      <w:pPr>
        <w:pStyle w:val="ListParagraph"/>
        <w:ind w:left="2160"/>
        <w:rPr>
          <w:ins w:id="143" w:author="RMH" w:date="2017-03-09T10:04:00Z"/>
          <w:rFonts w:ascii="Courier New" w:hAnsi="Courier New" w:cs="Courier New"/>
          <w:sz w:val="16"/>
          <w:szCs w:val="16"/>
        </w:rPr>
      </w:pPr>
      <w:ins w:id="144" w:author="RMH" w:date="2017-03-09T10:04:00Z">
        <w:r w:rsidRPr="001664D9">
          <w:rPr>
            <w:rFonts w:ascii="Courier New" w:hAnsi="Courier New" w:cs="Courier New"/>
            <w:sz w:val="16"/>
            <w:szCs w:val="16"/>
          </w:rPr>
          <w:t>#SBATCH --time=96:00:00</w:t>
        </w:r>
      </w:ins>
    </w:p>
    <w:p w14:paraId="2B2B4291" w14:textId="77777777" w:rsidR="00E1747C" w:rsidRPr="001664D9" w:rsidRDefault="00E1747C" w:rsidP="00E1747C">
      <w:pPr>
        <w:pStyle w:val="ListParagraph"/>
        <w:ind w:left="2160"/>
        <w:rPr>
          <w:ins w:id="145" w:author="RMH" w:date="2017-03-09T10:04:00Z"/>
          <w:rFonts w:ascii="Courier New" w:hAnsi="Courier New" w:cs="Courier New"/>
          <w:sz w:val="16"/>
          <w:szCs w:val="16"/>
        </w:rPr>
      </w:pPr>
      <w:ins w:id="146" w:author="RMH" w:date="2017-03-09T10:04:00Z">
        <w:r w:rsidRPr="001664D9">
          <w:rPr>
            <w:rFonts w:ascii="Courier New" w:hAnsi="Courier New" w:cs="Courier New"/>
            <w:sz w:val="16"/>
            <w:szCs w:val="16"/>
          </w:rPr>
          <w:t>#SBATCH -p normal</w:t>
        </w:r>
      </w:ins>
    </w:p>
    <w:p w14:paraId="35A570FE" w14:textId="77777777" w:rsidR="00E1747C" w:rsidRPr="001664D9" w:rsidRDefault="00E1747C" w:rsidP="00E1747C">
      <w:pPr>
        <w:pStyle w:val="ListParagraph"/>
        <w:ind w:left="2160"/>
        <w:rPr>
          <w:ins w:id="147" w:author="RMH" w:date="2017-03-09T10:04:00Z"/>
          <w:rFonts w:ascii="Courier New" w:hAnsi="Courier New" w:cs="Courier New"/>
          <w:sz w:val="16"/>
          <w:szCs w:val="16"/>
        </w:rPr>
      </w:pPr>
      <w:ins w:id="148" w:author="RMH" w:date="2017-03-09T10:04:00Z">
        <w:r w:rsidRPr="001664D9">
          <w:rPr>
            <w:rFonts w:ascii="Courier New" w:hAnsi="Courier New" w:cs="Courier New"/>
            <w:sz w:val="16"/>
            <w:szCs w:val="16"/>
          </w:rPr>
          <w:t>#SBATCH --nodes=1</w:t>
        </w:r>
      </w:ins>
    </w:p>
    <w:p w14:paraId="26ECA295" w14:textId="77777777" w:rsidR="00E1747C" w:rsidRPr="001664D9" w:rsidRDefault="00E1747C" w:rsidP="00E1747C">
      <w:pPr>
        <w:pStyle w:val="ListParagraph"/>
        <w:ind w:left="2160"/>
        <w:rPr>
          <w:ins w:id="149" w:author="RMH" w:date="2017-03-09T10:04:00Z"/>
          <w:rFonts w:ascii="Courier New" w:hAnsi="Courier New" w:cs="Courier New"/>
          <w:sz w:val="16"/>
          <w:szCs w:val="16"/>
        </w:rPr>
      </w:pPr>
      <w:ins w:id="150" w:author="RMH" w:date="2017-03-09T10:04:00Z">
        <w:r w:rsidRPr="001664D9">
          <w:rPr>
            <w:rFonts w:ascii="Courier New" w:hAnsi="Courier New" w:cs="Courier New"/>
            <w:sz w:val="16"/>
            <w:szCs w:val="16"/>
          </w:rPr>
          <w:t>#SBATCH --mail-user=USER@islander.tamucc.edu</w:t>
        </w:r>
      </w:ins>
    </w:p>
    <w:p w14:paraId="5F25ED97" w14:textId="77777777" w:rsidR="00E1747C" w:rsidRPr="001664D9" w:rsidRDefault="00E1747C" w:rsidP="00E1747C">
      <w:pPr>
        <w:pStyle w:val="ListParagraph"/>
        <w:ind w:left="2160"/>
        <w:rPr>
          <w:ins w:id="151" w:author="RMH" w:date="2017-03-09T10:04:00Z"/>
          <w:rFonts w:ascii="Courier New" w:hAnsi="Courier New" w:cs="Courier New"/>
          <w:sz w:val="16"/>
          <w:szCs w:val="16"/>
        </w:rPr>
      </w:pPr>
      <w:ins w:id="152" w:author="RMH" w:date="2017-03-09T10:04:00Z">
        <w:r w:rsidRPr="001664D9">
          <w:rPr>
            <w:rFonts w:ascii="Courier New" w:hAnsi="Courier New" w:cs="Courier New"/>
            <w:sz w:val="16"/>
            <w:szCs w:val="16"/>
          </w:rPr>
          <w:t>#SBATCH --mail-type=begin  # email me when the job starts</w:t>
        </w:r>
      </w:ins>
    </w:p>
    <w:p w14:paraId="4D18B44A" w14:textId="77777777" w:rsidR="00E1747C" w:rsidRPr="001664D9" w:rsidRDefault="00E1747C" w:rsidP="00E1747C">
      <w:pPr>
        <w:pStyle w:val="ListParagraph"/>
        <w:ind w:left="2160"/>
        <w:rPr>
          <w:ins w:id="153" w:author="RMH" w:date="2017-03-09T10:04:00Z"/>
          <w:rFonts w:ascii="Courier New" w:hAnsi="Courier New" w:cs="Courier New"/>
          <w:sz w:val="16"/>
          <w:szCs w:val="16"/>
        </w:rPr>
      </w:pPr>
      <w:ins w:id="154" w:author="RMH" w:date="2017-03-09T10:04:00Z">
        <w:r w:rsidRPr="001664D9">
          <w:rPr>
            <w:rFonts w:ascii="Courier New" w:hAnsi="Courier New" w:cs="Courier New"/>
            <w:sz w:val="16"/>
            <w:szCs w:val="16"/>
          </w:rPr>
          <w:t>#SBATCH --mail-type=end    # email me when the job finish</w:t>
        </w:r>
      </w:ins>
    </w:p>
    <w:p w14:paraId="47C94D14" w14:textId="77777777" w:rsidR="00E1747C" w:rsidRPr="001664D9" w:rsidRDefault="00E1747C" w:rsidP="00E1747C">
      <w:pPr>
        <w:pStyle w:val="ListParagraph"/>
        <w:ind w:left="2160"/>
        <w:rPr>
          <w:ins w:id="155" w:author="RMH" w:date="2017-03-09T10:04:00Z"/>
          <w:rFonts w:ascii="Courier New" w:hAnsi="Courier New" w:cs="Courier New"/>
          <w:sz w:val="16"/>
          <w:szCs w:val="16"/>
        </w:rPr>
      </w:pPr>
    </w:p>
    <w:p w14:paraId="109EDC13" w14:textId="77777777" w:rsidR="00E1747C" w:rsidRPr="001664D9" w:rsidRDefault="00E1747C" w:rsidP="00E1747C">
      <w:pPr>
        <w:pStyle w:val="ListParagraph"/>
        <w:ind w:left="2160"/>
        <w:rPr>
          <w:ins w:id="156" w:author="RMH" w:date="2017-03-09T10:04:00Z"/>
          <w:rFonts w:ascii="Courier New" w:hAnsi="Courier New" w:cs="Courier New"/>
          <w:sz w:val="16"/>
          <w:szCs w:val="16"/>
        </w:rPr>
      </w:pPr>
      <w:ins w:id="157" w:author="RMH" w:date="2017-03-09T10:04:00Z">
        <w:r w:rsidRPr="001664D9">
          <w:rPr>
            <w:rFonts w:ascii="Courier New" w:hAnsi="Courier New" w:cs="Courier New"/>
            <w:sz w:val="16"/>
            <w:szCs w:val="16"/>
          </w:rPr>
          <w:t>module load ddocent/2.24</w:t>
        </w:r>
      </w:ins>
    </w:p>
    <w:p w14:paraId="396D7648" w14:textId="77777777" w:rsidR="00E1747C" w:rsidRPr="001664D9" w:rsidRDefault="00E1747C" w:rsidP="00E1747C">
      <w:pPr>
        <w:pStyle w:val="ListParagraph"/>
        <w:ind w:left="2160"/>
        <w:rPr>
          <w:ins w:id="158" w:author="RMH" w:date="2017-03-09T10:04:00Z"/>
          <w:rFonts w:ascii="Courier New" w:hAnsi="Courier New" w:cs="Courier New"/>
          <w:sz w:val="16"/>
          <w:szCs w:val="16"/>
        </w:rPr>
      </w:pPr>
      <w:ins w:id="159" w:author="RMH" w:date="2017-03-09T10:04:00Z">
        <w:r w:rsidRPr="001664D9">
          <w:rPr>
            <w:rFonts w:ascii="Courier New" w:hAnsi="Courier New" w:cs="Courier New"/>
            <w:sz w:val="16"/>
            <w:szCs w:val="16"/>
          </w:rPr>
          <w:t>module load parallel/20160722</w:t>
        </w:r>
      </w:ins>
    </w:p>
    <w:p w14:paraId="375F7688" w14:textId="77777777" w:rsidR="00E1747C" w:rsidRPr="001664D9" w:rsidRDefault="00E1747C" w:rsidP="00E1747C">
      <w:pPr>
        <w:pStyle w:val="ListParagraph"/>
        <w:ind w:left="2160"/>
        <w:rPr>
          <w:ins w:id="160" w:author="RMH" w:date="2017-03-09T10:04:00Z"/>
          <w:rFonts w:ascii="Courier New" w:hAnsi="Courier New" w:cs="Courier New"/>
          <w:sz w:val="16"/>
          <w:szCs w:val="16"/>
        </w:rPr>
      </w:pPr>
      <w:ins w:id="161" w:author="RMH" w:date="2017-03-09T10:04:00Z">
        <w:r w:rsidRPr="001664D9">
          <w:rPr>
            <w:rFonts w:ascii="Courier New" w:hAnsi="Courier New" w:cs="Courier New"/>
            <w:sz w:val="16"/>
            <w:szCs w:val="16"/>
          </w:rPr>
          <w:t>module load cutadapt/20151012</w:t>
        </w:r>
      </w:ins>
    </w:p>
    <w:p w14:paraId="64531918" w14:textId="77777777" w:rsidR="00E1747C" w:rsidRPr="001664D9" w:rsidRDefault="00E1747C" w:rsidP="00E1747C">
      <w:pPr>
        <w:pStyle w:val="ListParagraph"/>
        <w:ind w:left="2160"/>
        <w:rPr>
          <w:ins w:id="162" w:author="RMH" w:date="2017-03-09T10:04:00Z"/>
          <w:rFonts w:ascii="Courier New" w:hAnsi="Courier New" w:cs="Courier New"/>
          <w:sz w:val="16"/>
          <w:szCs w:val="16"/>
        </w:rPr>
      </w:pPr>
      <w:ins w:id="163" w:author="RMH" w:date="2017-03-09T10:04:00Z">
        <w:r w:rsidRPr="001664D9">
          <w:rPr>
            <w:rFonts w:ascii="Courier New" w:hAnsi="Courier New" w:cs="Courier New"/>
            <w:sz w:val="16"/>
            <w:szCs w:val="16"/>
          </w:rPr>
          <w:t>module load fastqc/20151106</w:t>
        </w:r>
      </w:ins>
    </w:p>
    <w:p w14:paraId="62F697D1" w14:textId="77777777" w:rsidR="00E1747C" w:rsidRPr="001664D9" w:rsidRDefault="00E1747C" w:rsidP="00E1747C">
      <w:pPr>
        <w:pStyle w:val="ListParagraph"/>
        <w:ind w:left="2160"/>
        <w:rPr>
          <w:ins w:id="164" w:author="RMH" w:date="2017-03-09T10:04:00Z"/>
          <w:rFonts w:ascii="Courier New" w:hAnsi="Courier New" w:cs="Courier New"/>
          <w:sz w:val="16"/>
          <w:szCs w:val="16"/>
        </w:rPr>
      </w:pPr>
      <w:ins w:id="165" w:author="RMH" w:date="2017-03-09T10:04:00Z">
        <w:r w:rsidRPr="001664D9">
          <w:rPr>
            <w:rFonts w:ascii="Courier New" w:hAnsi="Courier New" w:cs="Courier New"/>
            <w:sz w:val="16"/>
            <w:szCs w:val="16"/>
          </w:rPr>
          <w:t>module load trim_galore/0.4.0</w:t>
        </w:r>
      </w:ins>
    </w:p>
    <w:p w14:paraId="292B0E8F" w14:textId="77777777" w:rsidR="00E1747C" w:rsidRPr="001664D9" w:rsidRDefault="00E1747C" w:rsidP="00E1747C">
      <w:pPr>
        <w:pStyle w:val="ListParagraph"/>
        <w:ind w:left="2160"/>
        <w:rPr>
          <w:ins w:id="166" w:author="RMH" w:date="2017-03-09T10:04:00Z"/>
          <w:rFonts w:ascii="Courier New" w:hAnsi="Courier New" w:cs="Courier New"/>
          <w:sz w:val="16"/>
          <w:szCs w:val="16"/>
        </w:rPr>
      </w:pPr>
    </w:p>
    <w:p w14:paraId="73DA516C" w14:textId="77777777" w:rsidR="00E1747C" w:rsidRPr="001664D9" w:rsidRDefault="00E1747C" w:rsidP="00E1747C">
      <w:pPr>
        <w:pStyle w:val="ListParagraph"/>
        <w:ind w:left="2160"/>
        <w:rPr>
          <w:ins w:id="167" w:author="RMH" w:date="2017-03-09T10:04:00Z"/>
          <w:rFonts w:ascii="Courier New" w:hAnsi="Courier New" w:cs="Courier New"/>
          <w:sz w:val="16"/>
          <w:szCs w:val="16"/>
        </w:rPr>
      </w:pPr>
    </w:p>
    <w:p w14:paraId="19729565" w14:textId="77777777" w:rsidR="00E1747C" w:rsidRPr="001664D9" w:rsidRDefault="00E1747C" w:rsidP="00E1747C">
      <w:pPr>
        <w:pStyle w:val="ListParagraph"/>
        <w:ind w:left="2160"/>
        <w:rPr>
          <w:ins w:id="168" w:author="RMH" w:date="2017-03-09T10:04:00Z"/>
          <w:rFonts w:ascii="Courier New" w:hAnsi="Courier New" w:cs="Courier New"/>
          <w:sz w:val="16"/>
          <w:szCs w:val="16"/>
        </w:rPr>
      </w:pPr>
      <w:ins w:id="169" w:author="RMH" w:date="2017-03-09T10:04:00Z">
        <w:r w:rsidRPr="001664D9">
          <w:rPr>
            <w:rFonts w:ascii="Courier New" w:hAnsi="Courier New" w:cs="Courier New"/>
            <w:sz w:val="16"/>
            <w:szCs w:val="16"/>
          </w:rPr>
          <w:t>#save file names into text file</w:t>
        </w:r>
      </w:ins>
    </w:p>
    <w:p w14:paraId="5BDA1297" w14:textId="77777777" w:rsidR="00E1747C" w:rsidRPr="001664D9" w:rsidRDefault="00E1747C" w:rsidP="00E1747C">
      <w:pPr>
        <w:pStyle w:val="ListParagraph"/>
        <w:ind w:left="2160"/>
        <w:rPr>
          <w:ins w:id="170" w:author="RMH" w:date="2017-03-09T10:04:00Z"/>
          <w:rFonts w:ascii="Courier New" w:hAnsi="Courier New" w:cs="Courier New"/>
          <w:sz w:val="16"/>
          <w:szCs w:val="16"/>
        </w:rPr>
      </w:pPr>
      <w:ins w:id="171" w:author="RMH" w:date="2017-03-09T10:04:00Z">
        <w:r w:rsidRPr="001664D9">
          <w:rPr>
            <w:rFonts w:ascii="Courier New" w:hAnsi="Courier New" w:cs="Courier New"/>
            <w:sz w:val="16"/>
            <w:szCs w:val="16"/>
          </w:rPr>
          <w:t>echo -n "Getting filenames"</w:t>
        </w:r>
      </w:ins>
    </w:p>
    <w:p w14:paraId="58080EF5" w14:textId="77777777" w:rsidR="00E1747C" w:rsidRPr="001664D9" w:rsidRDefault="00E1747C" w:rsidP="00E1747C">
      <w:pPr>
        <w:pStyle w:val="ListParagraph"/>
        <w:ind w:left="2160"/>
        <w:rPr>
          <w:ins w:id="172" w:author="RMH" w:date="2017-03-09T10:04:00Z"/>
          <w:rFonts w:ascii="Courier New" w:hAnsi="Courier New" w:cs="Courier New"/>
          <w:sz w:val="16"/>
          <w:szCs w:val="16"/>
        </w:rPr>
      </w:pPr>
      <w:ins w:id="173" w:author="RMH" w:date="2017-03-09T10:04:00Z">
        <w:r w:rsidRPr="001664D9">
          <w:rPr>
            <w:rFonts w:ascii="Courier New" w:hAnsi="Courier New" w:cs="Courier New"/>
            <w:sz w:val="16"/>
            <w:szCs w:val="16"/>
          </w:rPr>
          <w:t>date</w:t>
        </w:r>
      </w:ins>
    </w:p>
    <w:p w14:paraId="4832C09E" w14:textId="77777777" w:rsidR="00E1747C" w:rsidRPr="001664D9" w:rsidRDefault="00E1747C" w:rsidP="00E1747C">
      <w:pPr>
        <w:pStyle w:val="ListParagraph"/>
        <w:ind w:left="2160"/>
        <w:rPr>
          <w:ins w:id="174" w:author="RMH" w:date="2017-03-09T10:04:00Z"/>
          <w:rFonts w:ascii="Courier New" w:hAnsi="Courier New" w:cs="Courier New"/>
          <w:sz w:val="16"/>
          <w:szCs w:val="16"/>
        </w:rPr>
      </w:pPr>
      <w:ins w:id="175" w:author="RMH" w:date="2017-03-09T10:04:00Z">
        <w:r w:rsidRPr="001664D9">
          <w:rPr>
            <w:rFonts w:ascii="Courier New" w:hAnsi="Courier New" w:cs="Courier New"/>
            <w:sz w:val="16"/>
            <w:szCs w:val="16"/>
          </w:rPr>
          <w:t>ls *F.fq.gz | sed 's/\F.fq\.gz//' &gt; filenames.txt</w:t>
        </w:r>
      </w:ins>
    </w:p>
    <w:p w14:paraId="5E1451A7" w14:textId="77777777" w:rsidR="00E1747C" w:rsidRPr="001664D9" w:rsidRDefault="00E1747C" w:rsidP="00E1747C">
      <w:pPr>
        <w:pStyle w:val="ListParagraph"/>
        <w:ind w:left="2160"/>
        <w:rPr>
          <w:ins w:id="176" w:author="RMH" w:date="2017-03-09T10:04:00Z"/>
          <w:rFonts w:ascii="Courier New" w:hAnsi="Courier New" w:cs="Courier New"/>
          <w:sz w:val="16"/>
          <w:szCs w:val="16"/>
        </w:rPr>
      </w:pPr>
      <w:ins w:id="177" w:author="RMH" w:date="2017-03-09T10:04:00Z">
        <w:r w:rsidRPr="001664D9">
          <w:rPr>
            <w:rFonts w:ascii="Courier New" w:hAnsi="Courier New" w:cs="Courier New"/>
            <w:sz w:val="16"/>
            <w:szCs w:val="16"/>
          </w:rPr>
          <w:t>#mkdir assembly</w:t>
        </w:r>
      </w:ins>
    </w:p>
    <w:p w14:paraId="4C8D4EDB" w14:textId="77777777" w:rsidR="00E1747C" w:rsidRPr="001664D9" w:rsidRDefault="00E1747C" w:rsidP="00E1747C">
      <w:pPr>
        <w:pStyle w:val="ListParagraph"/>
        <w:ind w:left="2160"/>
        <w:rPr>
          <w:ins w:id="178" w:author="RMH" w:date="2017-03-09T10:04:00Z"/>
          <w:rFonts w:ascii="Courier New" w:hAnsi="Courier New" w:cs="Courier New"/>
          <w:sz w:val="16"/>
          <w:szCs w:val="16"/>
        </w:rPr>
      </w:pPr>
      <w:ins w:id="179" w:author="RMH" w:date="2017-03-09T10:04:00Z">
        <w:r w:rsidRPr="001664D9">
          <w:rPr>
            <w:rFonts w:ascii="Courier New" w:hAnsi="Courier New" w:cs="Courier New"/>
            <w:sz w:val="16"/>
            <w:szCs w:val="16"/>
          </w:rPr>
          <w:t>#mkdir mapping</w:t>
        </w:r>
      </w:ins>
    </w:p>
    <w:p w14:paraId="64170392" w14:textId="77777777" w:rsidR="00E1747C" w:rsidRPr="001664D9" w:rsidRDefault="00E1747C" w:rsidP="00E1747C">
      <w:pPr>
        <w:pStyle w:val="ListParagraph"/>
        <w:ind w:left="2160"/>
        <w:rPr>
          <w:ins w:id="180" w:author="RMH" w:date="2017-03-09T10:04:00Z"/>
          <w:rFonts w:ascii="Courier New" w:hAnsi="Courier New" w:cs="Courier New"/>
          <w:sz w:val="16"/>
          <w:szCs w:val="16"/>
        </w:rPr>
      </w:pPr>
    </w:p>
    <w:p w14:paraId="61F0D3F9" w14:textId="77777777" w:rsidR="00E1747C" w:rsidRPr="001664D9" w:rsidRDefault="00E1747C" w:rsidP="00E1747C">
      <w:pPr>
        <w:pStyle w:val="ListParagraph"/>
        <w:ind w:left="2160"/>
        <w:rPr>
          <w:ins w:id="181" w:author="RMH" w:date="2017-03-09T10:04:00Z"/>
          <w:rFonts w:ascii="Courier New" w:hAnsi="Courier New" w:cs="Courier New"/>
          <w:sz w:val="16"/>
          <w:szCs w:val="16"/>
        </w:rPr>
      </w:pPr>
    </w:p>
    <w:p w14:paraId="6F00F2C9" w14:textId="77777777" w:rsidR="00E1747C" w:rsidRPr="001664D9" w:rsidRDefault="00E1747C" w:rsidP="00E1747C">
      <w:pPr>
        <w:pStyle w:val="ListParagraph"/>
        <w:ind w:left="2160"/>
        <w:rPr>
          <w:ins w:id="182" w:author="RMH" w:date="2017-03-09T10:04:00Z"/>
          <w:rFonts w:ascii="Courier New" w:hAnsi="Courier New" w:cs="Courier New"/>
          <w:sz w:val="16"/>
          <w:szCs w:val="16"/>
        </w:rPr>
      </w:pPr>
      <w:ins w:id="183" w:author="RMH" w:date="2017-03-09T10:04:00Z">
        <w:r w:rsidRPr="001664D9">
          <w:rPr>
            <w:rFonts w:ascii="Courier New" w:hAnsi="Courier New" w:cs="Courier New"/>
            <w:sz w:val="16"/>
            <w:szCs w:val="16"/>
          </w:rPr>
          <w:t>#Trim for assembly</w:t>
        </w:r>
      </w:ins>
    </w:p>
    <w:p w14:paraId="126F087A" w14:textId="77777777" w:rsidR="00E1747C" w:rsidRPr="001664D9" w:rsidRDefault="00E1747C" w:rsidP="00E1747C">
      <w:pPr>
        <w:pStyle w:val="ListParagraph"/>
        <w:ind w:left="2160"/>
        <w:rPr>
          <w:ins w:id="184" w:author="RMH" w:date="2017-03-09T10:04:00Z"/>
          <w:rFonts w:ascii="Courier New" w:hAnsi="Courier New" w:cs="Courier New"/>
          <w:sz w:val="16"/>
          <w:szCs w:val="16"/>
        </w:rPr>
      </w:pPr>
      <w:ins w:id="185" w:author="RMH" w:date="2017-03-09T10:04:00Z">
        <w:r w:rsidRPr="001664D9">
          <w:rPr>
            <w:rFonts w:ascii="Courier New" w:hAnsi="Courier New" w:cs="Courier New"/>
            <w:sz w:val="16"/>
            <w:szCs w:val="16"/>
          </w:rPr>
          <w:t>seq 1 1 &gt; loop1.txt</w:t>
        </w:r>
      </w:ins>
    </w:p>
    <w:p w14:paraId="48A4E2BF" w14:textId="77777777" w:rsidR="00E1747C" w:rsidRPr="001664D9" w:rsidRDefault="00E1747C" w:rsidP="00E1747C">
      <w:pPr>
        <w:pStyle w:val="ListParagraph"/>
        <w:ind w:left="2160"/>
        <w:rPr>
          <w:ins w:id="186" w:author="RMH" w:date="2017-03-09T10:04:00Z"/>
          <w:rFonts w:ascii="Courier New" w:hAnsi="Courier New" w:cs="Courier New"/>
          <w:sz w:val="16"/>
          <w:szCs w:val="16"/>
        </w:rPr>
      </w:pPr>
    </w:p>
    <w:p w14:paraId="789B9C97" w14:textId="77777777" w:rsidR="00E1747C" w:rsidRPr="001664D9" w:rsidRDefault="00E1747C" w:rsidP="00E1747C">
      <w:pPr>
        <w:pStyle w:val="ListParagraph"/>
        <w:ind w:left="2160"/>
        <w:rPr>
          <w:ins w:id="187" w:author="RMH" w:date="2017-03-09T10:04:00Z"/>
          <w:rFonts w:ascii="Courier New" w:hAnsi="Courier New" w:cs="Courier New"/>
          <w:sz w:val="16"/>
          <w:szCs w:val="16"/>
        </w:rPr>
      </w:pPr>
      <w:ins w:id="188" w:author="RMH" w:date="2017-03-09T10:04:00Z">
        <w:r w:rsidRPr="001664D9">
          <w:rPr>
            <w:rFonts w:ascii="Courier New" w:hAnsi="Courier New" w:cs="Courier New"/>
            <w:sz w:val="16"/>
            <w:szCs w:val="16"/>
          </w:rPr>
          <w:t>echo -n "Trimming F and R reads for assembly"</w:t>
        </w:r>
      </w:ins>
    </w:p>
    <w:p w14:paraId="04D33995" w14:textId="77777777" w:rsidR="00E1747C" w:rsidRPr="001664D9" w:rsidRDefault="00E1747C" w:rsidP="00E1747C">
      <w:pPr>
        <w:pStyle w:val="ListParagraph"/>
        <w:ind w:left="2160"/>
        <w:rPr>
          <w:ins w:id="189" w:author="RMH" w:date="2017-03-09T10:04:00Z"/>
          <w:rFonts w:ascii="Courier New" w:hAnsi="Courier New" w:cs="Courier New"/>
          <w:sz w:val="16"/>
          <w:szCs w:val="16"/>
        </w:rPr>
      </w:pPr>
      <w:ins w:id="190" w:author="RMH" w:date="2017-03-09T10:04:00Z">
        <w:r w:rsidRPr="001664D9">
          <w:rPr>
            <w:rFonts w:ascii="Courier New" w:hAnsi="Courier New" w:cs="Courier New"/>
            <w:sz w:val="16"/>
            <w:szCs w:val="16"/>
          </w:rPr>
          <w:t>date</w:t>
        </w:r>
      </w:ins>
    </w:p>
    <w:p w14:paraId="3654ABD2" w14:textId="77777777" w:rsidR="00E1747C" w:rsidRPr="001664D9" w:rsidRDefault="00E1747C" w:rsidP="00E1747C">
      <w:pPr>
        <w:pStyle w:val="ListParagraph"/>
        <w:ind w:left="2160"/>
        <w:rPr>
          <w:ins w:id="191" w:author="RMH" w:date="2017-03-09T10:04:00Z"/>
          <w:rFonts w:ascii="Courier New" w:hAnsi="Courier New" w:cs="Courier New"/>
          <w:sz w:val="16"/>
          <w:szCs w:val="16"/>
        </w:rPr>
      </w:pPr>
      <w:ins w:id="192" w:author="RMH" w:date="2017-03-09T10:04:00Z">
        <w:r w:rsidRPr="001664D9">
          <w:rPr>
            <w:rFonts w:ascii="Courier New" w:hAnsi="Courier New" w:cs="Courier New"/>
            <w:sz w:val="16"/>
            <w:szCs w:val="16"/>
          </w:rPr>
          <w:t xml:space="preserve">parallel "trim_galore --paired --length 301 -q 10 -a GATCGGAAGAGCACACGTCTGAACTCCAGTCACNNNNNNATATCGTATGCCGTCTTCTGCTTG -a2 GATCGGAAGAGCGTCGTGTAGGGAAAGAGTGTAGATCTCGGTGGTCGCCG --stringency 8 -e .2 {2}F.fq.gz {2}R.fq.gz --output_dir assembly" :::: loop1.txt filenames.txt  </w:t>
        </w:r>
      </w:ins>
    </w:p>
    <w:p w14:paraId="695074F2" w14:textId="77777777" w:rsidR="00E1747C" w:rsidRPr="001664D9" w:rsidRDefault="00E1747C" w:rsidP="00E1747C">
      <w:pPr>
        <w:pStyle w:val="ListParagraph"/>
        <w:ind w:left="2160"/>
        <w:rPr>
          <w:ins w:id="193" w:author="RMH" w:date="2017-03-09T10:04:00Z"/>
          <w:rFonts w:ascii="Courier New" w:hAnsi="Courier New" w:cs="Courier New"/>
          <w:sz w:val="16"/>
          <w:szCs w:val="16"/>
        </w:rPr>
      </w:pPr>
    </w:p>
    <w:p w14:paraId="4EA36A10" w14:textId="77777777" w:rsidR="00E1747C" w:rsidRPr="001664D9" w:rsidRDefault="00E1747C" w:rsidP="00E1747C">
      <w:pPr>
        <w:pStyle w:val="ListParagraph"/>
        <w:ind w:left="2160"/>
        <w:rPr>
          <w:ins w:id="194" w:author="RMH" w:date="2017-03-09T10:04:00Z"/>
          <w:rFonts w:ascii="Courier New" w:hAnsi="Courier New" w:cs="Courier New"/>
          <w:sz w:val="16"/>
          <w:szCs w:val="16"/>
        </w:rPr>
      </w:pPr>
      <w:ins w:id="195" w:author="RMH" w:date="2017-03-09T10:04:00Z">
        <w:r w:rsidRPr="001664D9">
          <w:rPr>
            <w:rFonts w:ascii="Courier New" w:hAnsi="Courier New" w:cs="Courier New"/>
            <w:sz w:val="16"/>
            <w:szCs w:val="16"/>
          </w:rPr>
          <w:t>#echo -n "Trimming F reads for assembly, only required for ezRAD PE data"</w:t>
        </w:r>
      </w:ins>
    </w:p>
    <w:p w14:paraId="6E28D535" w14:textId="77777777" w:rsidR="00E1747C" w:rsidRPr="001664D9" w:rsidRDefault="00E1747C" w:rsidP="00E1747C">
      <w:pPr>
        <w:pStyle w:val="ListParagraph"/>
        <w:ind w:left="2160"/>
        <w:rPr>
          <w:ins w:id="196" w:author="RMH" w:date="2017-03-09T10:04:00Z"/>
          <w:rFonts w:ascii="Courier New" w:hAnsi="Courier New" w:cs="Courier New"/>
          <w:sz w:val="16"/>
          <w:szCs w:val="16"/>
        </w:rPr>
      </w:pPr>
      <w:ins w:id="197" w:author="RMH" w:date="2017-03-09T10:04:00Z">
        <w:r w:rsidRPr="001664D9">
          <w:rPr>
            <w:rFonts w:ascii="Courier New" w:hAnsi="Courier New" w:cs="Courier New"/>
            <w:sz w:val="16"/>
            <w:szCs w:val="16"/>
          </w:rPr>
          <w:t>#date</w:t>
        </w:r>
      </w:ins>
    </w:p>
    <w:p w14:paraId="2F883396" w14:textId="77777777" w:rsidR="00E1747C" w:rsidRPr="001664D9" w:rsidRDefault="00E1747C" w:rsidP="00E1747C">
      <w:pPr>
        <w:pStyle w:val="ListParagraph"/>
        <w:ind w:left="2160"/>
        <w:rPr>
          <w:ins w:id="198" w:author="RMH" w:date="2017-03-09T10:04:00Z"/>
          <w:rFonts w:ascii="Courier New" w:hAnsi="Courier New" w:cs="Courier New"/>
          <w:sz w:val="16"/>
          <w:szCs w:val="16"/>
        </w:rPr>
      </w:pPr>
      <w:ins w:id="199" w:author="RMH" w:date="2017-03-09T10:04:00Z">
        <w:r w:rsidRPr="001664D9">
          <w:rPr>
            <w:rFonts w:ascii="Courier New" w:hAnsi="Courier New" w:cs="Courier New"/>
            <w:sz w:val="16"/>
            <w:szCs w:val="16"/>
          </w:rPr>
          <w:lastRenderedPageBreak/>
          <w:t>#parallel "trim_galore --length 96 -q 0 -a GATCGGAAGAGCACACGTCTGAACTCCAGTCACNNNNNNATATCGTATGCCGTCTTCTGCTTG --stringency 8 -e 0.2 --clip_R1 5 assembly/{2}F_val_1.fq.gz --output_dir assembly" :::: loop1.txt filenames.txt</w:t>
        </w:r>
      </w:ins>
    </w:p>
    <w:p w14:paraId="172FD989" w14:textId="77777777" w:rsidR="00E1747C" w:rsidRPr="001664D9" w:rsidRDefault="00E1747C" w:rsidP="00E1747C">
      <w:pPr>
        <w:pStyle w:val="ListParagraph"/>
        <w:ind w:left="2160"/>
        <w:rPr>
          <w:ins w:id="200" w:author="RMH" w:date="2017-03-09T10:04:00Z"/>
          <w:rFonts w:ascii="Courier New" w:hAnsi="Courier New" w:cs="Courier New"/>
          <w:sz w:val="16"/>
          <w:szCs w:val="16"/>
        </w:rPr>
      </w:pPr>
    </w:p>
    <w:p w14:paraId="21B920A8" w14:textId="77777777" w:rsidR="00E1747C" w:rsidRPr="001664D9" w:rsidRDefault="00E1747C" w:rsidP="00E1747C">
      <w:pPr>
        <w:pStyle w:val="ListParagraph"/>
        <w:ind w:left="2160"/>
        <w:rPr>
          <w:ins w:id="201" w:author="RMH" w:date="2017-03-09T10:04:00Z"/>
          <w:rFonts w:ascii="Courier New" w:hAnsi="Courier New" w:cs="Courier New"/>
          <w:sz w:val="16"/>
          <w:szCs w:val="16"/>
        </w:rPr>
      </w:pPr>
      <w:ins w:id="202" w:author="RMH" w:date="2017-03-09T10:04:00Z">
        <w:r w:rsidRPr="001664D9">
          <w:rPr>
            <w:rFonts w:ascii="Courier New" w:hAnsi="Courier New" w:cs="Courier New"/>
            <w:sz w:val="16"/>
            <w:szCs w:val="16"/>
          </w:rPr>
          <w:t>#Clean up files after trimming for assembly</w:t>
        </w:r>
      </w:ins>
    </w:p>
    <w:p w14:paraId="5626963C" w14:textId="77777777" w:rsidR="00E1747C" w:rsidRPr="001664D9" w:rsidRDefault="00E1747C" w:rsidP="00E1747C">
      <w:pPr>
        <w:pStyle w:val="ListParagraph"/>
        <w:ind w:left="2160"/>
        <w:rPr>
          <w:ins w:id="203" w:author="RMH" w:date="2017-03-09T10:04:00Z"/>
          <w:rFonts w:ascii="Courier New" w:hAnsi="Courier New" w:cs="Courier New"/>
          <w:sz w:val="16"/>
          <w:szCs w:val="16"/>
        </w:rPr>
      </w:pPr>
      <w:ins w:id="204" w:author="RMH" w:date="2017-03-09T10:04:00Z">
        <w:r w:rsidRPr="001664D9">
          <w:rPr>
            <w:rFonts w:ascii="Courier New" w:hAnsi="Courier New" w:cs="Courier New"/>
            <w:sz w:val="16"/>
            <w:szCs w:val="16"/>
          </w:rPr>
          <w:t>mkdir assembly/trimreports</w:t>
        </w:r>
      </w:ins>
    </w:p>
    <w:p w14:paraId="215E6765" w14:textId="77777777" w:rsidR="00E1747C" w:rsidRPr="001664D9" w:rsidRDefault="00E1747C" w:rsidP="00E1747C">
      <w:pPr>
        <w:pStyle w:val="ListParagraph"/>
        <w:ind w:left="2160"/>
        <w:rPr>
          <w:ins w:id="205" w:author="RMH" w:date="2017-03-09T10:04:00Z"/>
          <w:rFonts w:ascii="Courier New" w:hAnsi="Courier New" w:cs="Courier New"/>
          <w:sz w:val="16"/>
          <w:szCs w:val="16"/>
        </w:rPr>
      </w:pPr>
      <w:ins w:id="206" w:author="RMH" w:date="2017-03-09T10:04:00Z">
        <w:r w:rsidRPr="001664D9">
          <w:rPr>
            <w:rFonts w:ascii="Courier New" w:hAnsi="Courier New" w:cs="Courier New"/>
            <w:sz w:val="16"/>
            <w:szCs w:val="16"/>
          </w:rPr>
          <w:t>mv assembly/*report.txt assembly/trimreports</w:t>
        </w:r>
      </w:ins>
    </w:p>
    <w:p w14:paraId="3DB1613D" w14:textId="77777777" w:rsidR="00E1747C" w:rsidRPr="001664D9" w:rsidRDefault="00E1747C" w:rsidP="00E1747C">
      <w:pPr>
        <w:pStyle w:val="ListParagraph"/>
        <w:ind w:left="2160"/>
        <w:rPr>
          <w:ins w:id="207" w:author="RMH" w:date="2017-03-09T10:04:00Z"/>
          <w:rFonts w:ascii="Courier New" w:hAnsi="Courier New" w:cs="Courier New"/>
          <w:sz w:val="16"/>
          <w:szCs w:val="16"/>
        </w:rPr>
      </w:pPr>
      <w:ins w:id="208" w:author="RMH" w:date="2017-03-09T10:04:00Z">
        <w:r w:rsidRPr="001664D9">
          <w:rPr>
            <w:rFonts w:ascii="Courier New" w:hAnsi="Courier New" w:cs="Courier New"/>
            <w:sz w:val="16"/>
            <w:szCs w:val="16"/>
          </w:rPr>
          <w:t>rename F_val_1 r1 assembly/*.fq.gz</w:t>
        </w:r>
      </w:ins>
    </w:p>
    <w:p w14:paraId="58EC28F1" w14:textId="77777777" w:rsidR="00E1747C" w:rsidRPr="001664D9" w:rsidRDefault="00E1747C" w:rsidP="00E1747C">
      <w:pPr>
        <w:pStyle w:val="ListParagraph"/>
        <w:ind w:left="2160"/>
        <w:rPr>
          <w:ins w:id="209" w:author="RMH" w:date="2017-03-09T10:04:00Z"/>
          <w:rFonts w:ascii="Courier New" w:hAnsi="Courier New" w:cs="Courier New"/>
          <w:sz w:val="16"/>
          <w:szCs w:val="16"/>
        </w:rPr>
      </w:pPr>
      <w:ins w:id="210" w:author="RMH" w:date="2017-03-09T10:04:00Z">
        <w:r w:rsidRPr="001664D9">
          <w:rPr>
            <w:rFonts w:ascii="Courier New" w:hAnsi="Courier New" w:cs="Courier New"/>
            <w:sz w:val="16"/>
            <w:szCs w:val="16"/>
          </w:rPr>
          <w:t>rename R_val_2 r2 assembly/*.fq.gz</w:t>
        </w:r>
      </w:ins>
    </w:p>
    <w:p w14:paraId="76EB7FD6" w14:textId="77777777" w:rsidR="00E1747C" w:rsidRPr="001664D9" w:rsidRDefault="00E1747C" w:rsidP="00E1747C">
      <w:pPr>
        <w:pStyle w:val="ListParagraph"/>
        <w:ind w:left="2160"/>
        <w:rPr>
          <w:ins w:id="211" w:author="RMH" w:date="2017-03-09T10:04:00Z"/>
          <w:rFonts w:ascii="Courier New" w:hAnsi="Courier New" w:cs="Courier New"/>
          <w:sz w:val="16"/>
          <w:szCs w:val="16"/>
        </w:rPr>
      </w:pPr>
    </w:p>
    <w:p w14:paraId="43943039" w14:textId="77777777" w:rsidR="00E1747C" w:rsidRPr="001664D9" w:rsidRDefault="00E1747C" w:rsidP="00E1747C">
      <w:pPr>
        <w:pStyle w:val="ListParagraph"/>
        <w:ind w:left="2160"/>
        <w:rPr>
          <w:ins w:id="212" w:author="RMH" w:date="2017-03-09T10:04:00Z"/>
          <w:rFonts w:ascii="Courier New" w:hAnsi="Courier New" w:cs="Courier New"/>
          <w:sz w:val="16"/>
          <w:szCs w:val="16"/>
        </w:rPr>
      </w:pPr>
    </w:p>
    <w:p w14:paraId="270AE1BC" w14:textId="77777777" w:rsidR="00E1747C" w:rsidRPr="001664D9" w:rsidRDefault="00E1747C" w:rsidP="00E1747C">
      <w:pPr>
        <w:pStyle w:val="ListParagraph"/>
        <w:ind w:left="2160"/>
        <w:rPr>
          <w:ins w:id="213" w:author="RMH" w:date="2017-03-09T10:04:00Z"/>
          <w:rFonts w:ascii="Courier New" w:hAnsi="Courier New" w:cs="Courier New"/>
          <w:sz w:val="16"/>
          <w:szCs w:val="16"/>
        </w:rPr>
      </w:pPr>
      <w:ins w:id="214" w:author="RMH" w:date="2017-03-09T10:04:00Z">
        <w:r w:rsidRPr="001664D9">
          <w:rPr>
            <w:rFonts w:ascii="Courier New" w:hAnsi="Courier New" w:cs="Courier New"/>
            <w:sz w:val="16"/>
            <w:szCs w:val="16"/>
          </w:rPr>
          <w:t>#Trim for mapping</w:t>
        </w:r>
      </w:ins>
    </w:p>
    <w:p w14:paraId="6782B9C5" w14:textId="77777777" w:rsidR="00E1747C" w:rsidRPr="001664D9" w:rsidRDefault="00E1747C" w:rsidP="00E1747C">
      <w:pPr>
        <w:pStyle w:val="ListParagraph"/>
        <w:ind w:left="2160"/>
        <w:rPr>
          <w:ins w:id="215" w:author="RMH" w:date="2017-03-09T10:04:00Z"/>
          <w:rFonts w:ascii="Courier New" w:hAnsi="Courier New" w:cs="Courier New"/>
          <w:sz w:val="16"/>
          <w:szCs w:val="16"/>
        </w:rPr>
      </w:pPr>
      <w:ins w:id="216" w:author="RMH" w:date="2017-03-09T10:04:00Z">
        <w:r w:rsidRPr="001664D9">
          <w:rPr>
            <w:rFonts w:ascii="Courier New" w:hAnsi="Courier New" w:cs="Courier New"/>
            <w:sz w:val="16"/>
            <w:szCs w:val="16"/>
          </w:rPr>
          <w:t>echo -n "Trimming F and R reads for mapping"</w:t>
        </w:r>
      </w:ins>
    </w:p>
    <w:p w14:paraId="1D1D978E" w14:textId="77777777" w:rsidR="00E1747C" w:rsidRPr="001664D9" w:rsidRDefault="00E1747C" w:rsidP="00E1747C">
      <w:pPr>
        <w:pStyle w:val="ListParagraph"/>
        <w:ind w:left="2160"/>
        <w:rPr>
          <w:ins w:id="217" w:author="RMH" w:date="2017-03-09T10:04:00Z"/>
          <w:rFonts w:ascii="Courier New" w:hAnsi="Courier New" w:cs="Courier New"/>
          <w:sz w:val="16"/>
          <w:szCs w:val="16"/>
        </w:rPr>
      </w:pPr>
      <w:ins w:id="218" w:author="RMH" w:date="2017-03-09T10:04:00Z">
        <w:r w:rsidRPr="001664D9">
          <w:rPr>
            <w:rFonts w:ascii="Courier New" w:hAnsi="Courier New" w:cs="Courier New"/>
            <w:sz w:val="16"/>
            <w:szCs w:val="16"/>
          </w:rPr>
          <w:t>date</w:t>
        </w:r>
      </w:ins>
    </w:p>
    <w:p w14:paraId="134BE606" w14:textId="77777777" w:rsidR="00E1747C" w:rsidRPr="001664D9" w:rsidRDefault="00E1747C" w:rsidP="00E1747C">
      <w:pPr>
        <w:pStyle w:val="ListParagraph"/>
        <w:ind w:left="2160"/>
        <w:rPr>
          <w:ins w:id="219" w:author="RMH" w:date="2017-03-09T10:04:00Z"/>
          <w:rFonts w:ascii="Courier New" w:hAnsi="Courier New" w:cs="Courier New"/>
          <w:sz w:val="16"/>
          <w:szCs w:val="16"/>
        </w:rPr>
      </w:pPr>
      <w:ins w:id="220" w:author="RMH" w:date="2017-03-09T10:04:00Z">
        <w:r w:rsidRPr="001664D9">
          <w:rPr>
            <w:rFonts w:ascii="Courier New" w:hAnsi="Courier New" w:cs="Courier New"/>
            <w:sz w:val="16"/>
            <w:szCs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61C439F0" w14:textId="77777777" w:rsidR="00E1747C" w:rsidRPr="001664D9" w:rsidRDefault="00E1747C" w:rsidP="00E1747C">
      <w:pPr>
        <w:pStyle w:val="ListParagraph"/>
        <w:ind w:left="2160"/>
        <w:rPr>
          <w:ins w:id="221" w:author="RMH" w:date="2017-03-09T10:04:00Z"/>
          <w:rFonts w:ascii="Courier New" w:hAnsi="Courier New" w:cs="Courier New"/>
          <w:sz w:val="16"/>
          <w:szCs w:val="16"/>
        </w:rPr>
      </w:pPr>
    </w:p>
    <w:p w14:paraId="3FEF8A26" w14:textId="77777777" w:rsidR="00E1747C" w:rsidRPr="001664D9" w:rsidRDefault="00E1747C" w:rsidP="00E1747C">
      <w:pPr>
        <w:pStyle w:val="ListParagraph"/>
        <w:ind w:left="2160"/>
        <w:rPr>
          <w:ins w:id="222" w:author="RMH" w:date="2017-03-09T10:04:00Z"/>
          <w:rFonts w:ascii="Courier New" w:hAnsi="Courier New" w:cs="Courier New"/>
          <w:sz w:val="16"/>
          <w:szCs w:val="16"/>
        </w:rPr>
      </w:pPr>
      <w:ins w:id="223" w:author="RMH" w:date="2017-03-09T10:04:00Z">
        <w:r w:rsidRPr="001664D9">
          <w:rPr>
            <w:rFonts w:ascii="Courier New" w:hAnsi="Courier New" w:cs="Courier New"/>
            <w:sz w:val="16"/>
            <w:szCs w:val="16"/>
          </w:rPr>
          <w:t>mkdir mapping/trimreports</w:t>
        </w:r>
      </w:ins>
    </w:p>
    <w:p w14:paraId="6393A51A" w14:textId="77777777" w:rsidR="00E1747C" w:rsidRPr="001664D9" w:rsidRDefault="00E1747C" w:rsidP="00E1747C">
      <w:pPr>
        <w:pStyle w:val="ListParagraph"/>
        <w:ind w:left="2160"/>
        <w:rPr>
          <w:ins w:id="224" w:author="RMH" w:date="2017-03-09T10:04:00Z"/>
          <w:rFonts w:ascii="Courier New" w:hAnsi="Courier New" w:cs="Courier New"/>
          <w:sz w:val="16"/>
          <w:szCs w:val="16"/>
        </w:rPr>
      </w:pPr>
      <w:ins w:id="225" w:author="RMH" w:date="2017-03-09T10:04:00Z">
        <w:r w:rsidRPr="001664D9">
          <w:rPr>
            <w:rFonts w:ascii="Courier New" w:hAnsi="Courier New" w:cs="Courier New"/>
            <w:sz w:val="16"/>
            <w:szCs w:val="16"/>
          </w:rPr>
          <w:t>mv mapping/*report.txt mapping/trimreports</w:t>
        </w:r>
      </w:ins>
    </w:p>
    <w:p w14:paraId="3231B35C" w14:textId="77777777" w:rsidR="00E1747C" w:rsidRPr="001664D9" w:rsidRDefault="00E1747C" w:rsidP="00E1747C">
      <w:pPr>
        <w:pStyle w:val="ListParagraph"/>
        <w:ind w:left="2160"/>
        <w:rPr>
          <w:ins w:id="226" w:author="RMH" w:date="2017-03-09T10:04:00Z"/>
          <w:rFonts w:ascii="Courier New" w:hAnsi="Courier New" w:cs="Courier New"/>
          <w:sz w:val="16"/>
          <w:szCs w:val="16"/>
        </w:rPr>
      </w:pPr>
      <w:ins w:id="227" w:author="RMH" w:date="2017-03-09T10:04:00Z">
        <w:r w:rsidRPr="001664D9">
          <w:rPr>
            <w:rFonts w:ascii="Courier New" w:hAnsi="Courier New" w:cs="Courier New"/>
            <w:sz w:val="16"/>
            <w:szCs w:val="16"/>
          </w:rPr>
          <w:t>mkdir mapping/unpairedreads</w:t>
        </w:r>
      </w:ins>
    </w:p>
    <w:p w14:paraId="37BA8CE4" w14:textId="77777777" w:rsidR="00E1747C" w:rsidRPr="001664D9" w:rsidRDefault="00E1747C" w:rsidP="00E1747C">
      <w:pPr>
        <w:pStyle w:val="ListParagraph"/>
        <w:ind w:left="2160"/>
        <w:rPr>
          <w:ins w:id="228" w:author="RMH" w:date="2017-03-09T10:04:00Z"/>
          <w:rFonts w:ascii="Courier New" w:hAnsi="Courier New" w:cs="Courier New"/>
          <w:sz w:val="16"/>
          <w:szCs w:val="16"/>
        </w:rPr>
      </w:pPr>
      <w:ins w:id="229" w:author="RMH" w:date="2017-03-09T10:04:00Z">
        <w:r w:rsidRPr="001664D9">
          <w:rPr>
            <w:rFonts w:ascii="Courier New" w:hAnsi="Courier New" w:cs="Courier New"/>
            <w:sz w:val="16"/>
            <w:szCs w:val="16"/>
          </w:rPr>
          <w:t>mv mapping/*_unpaired* mapping/unpairedreads</w:t>
        </w:r>
      </w:ins>
    </w:p>
    <w:p w14:paraId="0ABBD0B6" w14:textId="77777777" w:rsidR="00E1747C" w:rsidRPr="001664D9" w:rsidRDefault="00E1747C" w:rsidP="00E1747C">
      <w:pPr>
        <w:pStyle w:val="ListParagraph"/>
        <w:ind w:left="2160"/>
        <w:rPr>
          <w:ins w:id="230" w:author="RMH" w:date="2017-03-09T10:04:00Z"/>
          <w:rFonts w:ascii="Courier New" w:hAnsi="Courier New" w:cs="Courier New"/>
          <w:sz w:val="16"/>
          <w:szCs w:val="16"/>
        </w:rPr>
      </w:pPr>
      <w:ins w:id="231" w:author="RMH" w:date="2017-03-09T10:04:00Z">
        <w:r w:rsidRPr="001664D9">
          <w:rPr>
            <w:rFonts w:ascii="Courier New" w:hAnsi="Courier New" w:cs="Courier New"/>
            <w:sz w:val="16"/>
            <w:szCs w:val="16"/>
          </w:rPr>
          <w:t>rename F_val_1 R1 mapping/*.fq.gz</w:t>
        </w:r>
      </w:ins>
    </w:p>
    <w:p w14:paraId="7BF73842" w14:textId="62428D56" w:rsidR="00AF570C" w:rsidRPr="001664D9" w:rsidDel="00E1747C" w:rsidRDefault="00E1747C" w:rsidP="00E1747C">
      <w:pPr>
        <w:pStyle w:val="ListParagraph"/>
        <w:ind w:left="2160"/>
        <w:rPr>
          <w:del w:id="232" w:author="RMH" w:date="2017-03-09T10:05:00Z"/>
          <w:rFonts w:ascii="Courier New" w:hAnsi="Courier New" w:cs="Courier New"/>
          <w:sz w:val="16"/>
          <w:szCs w:val="16"/>
        </w:rPr>
      </w:pPr>
      <w:ins w:id="233" w:author="RMH" w:date="2017-03-09T10:04:00Z">
        <w:r w:rsidRPr="001664D9">
          <w:rPr>
            <w:rFonts w:ascii="Courier New" w:hAnsi="Courier New" w:cs="Courier New"/>
            <w:sz w:val="16"/>
            <w:szCs w:val="16"/>
          </w:rPr>
          <w:t>rename R_val_2 R2 mapping/*.fq.gz</w:t>
        </w:r>
      </w:ins>
    </w:p>
    <w:p w14:paraId="56362360" w14:textId="27C54F8B" w:rsidR="00AF570C" w:rsidRPr="00E1747C" w:rsidDel="00E1747C" w:rsidRDefault="00AF570C">
      <w:pPr>
        <w:spacing w:after="0"/>
        <w:ind w:left="720"/>
        <w:rPr>
          <w:del w:id="234" w:author="RMH" w:date="2017-03-09T10:03:00Z"/>
          <w:rFonts w:ascii="Courier New" w:hAnsi="Courier New" w:cs="Courier New"/>
          <w:sz w:val="12"/>
          <w:szCs w:val="12"/>
        </w:rPr>
        <w:pPrChange w:id="235" w:author="RMH" w:date="2017-03-09T10:05:00Z">
          <w:pPr>
            <w:spacing w:after="0"/>
            <w:ind w:left="1710"/>
          </w:pPr>
        </w:pPrChange>
      </w:pPr>
      <w:del w:id="236" w:author="RMH" w:date="2017-03-09T10:03:00Z">
        <w:r w:rsidRPr="00E1747C" w:rsidDel="00E1747C">
          <w:rPr>
            <w:rFonts w:ascii="Courier New" w:hAnsi="Courier New" w:cs="Courier New"/>
            <w:sz w:val="12"/>
            <w:szCs w:val="12"/>
          </w:rPr>
          <w:delText>#!/bin/bash</w:delText>
        </w:r>
      </w:del>
    </w:p>
    <w:p w14:paraId="75F80D30" w14:textId="578942B0" w:rsidR="00AF570C" w:rsidRPr="002E7916" w:rsidDel="00E1747C" w:rsidRDefault="00AF570C">
      <w:pPr>
        <w:rPr>
          <w:del w:id="237" w:author="RMH" w:date="2017-03-09T10:03:00Z"/>
        </w:rPr>
        <w:pPrChange w:id="238" w:author="RMH" w:date="2017-03-09T10:05:00Z">
          <w:pPr>
            <w:spacing w:after="0"/>
            <w:ind w:left="1710"/>
          </w:pPr>
        </w:pPrChange>
      </w:pPr>
    </w:p>
    <w:p w14:paraId="481ED92E" w14:textId="1C394A1E" w:rsidR="00AF570C" w:rsidRPr="002E7916" w:rsidDel="00E1747C" w:rsidRDefault="00AF570C">
      <w:pPr>
        <w:rPr>
          <w:del w:id="239" w:author="RMH" w:date="2017-03-09T10:03:00Z"/>
        </w:rPr>
        <w:pPrChange w:id="240" w:author="RMH" w:date="2017-03-09T10:05:00Z">
          <w:pPr>
            <w:spacing w:after="0"/>
            <w:ind w:left="1710"/>
          </w:pPr>
        </w:pPrChange>
      </w:pPr>
      <w:del w:id="241" w:author="RMH" w:date="2017-03-09T10:03:00Z">
        <w:r w:rsidRPr="002E7916" w:rsidDel="00E1747C">
          <w:delText>#rename files for ddocent</w:delText>
        </w:r>
      </w:del>
    </w:p>
    <w:p w14:paraId="627EA588" w14:textId="2C6E49FE" w:rsidR="00AF570C" w:rsidRPr="002E7916" w:rsidDel="00E1747C" w:rsidRDefault="00AF570C">
      <w:pPr>
        <w:rPr>
          <w:del w:id="242" w:author="RMH" w:date="2017-03-09T10:03:00Z"/>
        </w:rPr>
        <w:pPrChange w:id="243" w:author="RMH" w:date="2017-03-09T10:05:00Z">
          <w:pPr>
            <w:spacing w:after="0"/>
            <w:ind w:left="1710"/>
          </w:pPr>
        </w:pPrChange>
      </w:pPr>
      <w:del w:id="244" w:author="RMH" w:date="2017-03-09T10:03:00Z">
        <w:r w:rsidRPr="002E7916" w:rsidDel="00E1747C">
          <w:delText>#rename R1_001 F *R1_001.fastq.gz</w:delText>
        </w:r>
      </w:del>
    </w:p>
    <w:p w14:paraId="2FA13ADC" w14:textId="72336DE9" w:rsidR="00AF570C" w:rsidRPr="002E7916" w:rsidDel="00E1747C" w:rsidRDefault="00AF570C">
      <w:pPr>
        <w:rPr>
          <w:del w:id="245" w:author="RMH" w:date="2017-03-09T10:03:00Z"/>
        </w:rPr>
        <w:pPrChange w:id="246" w:author="RMH" w:date="2017-03-09T10:05:00Z">
          <w:pPr>
            <w:spacing w:after="0"/>
            <w:ind w:left="1710"/>
          </w:pPr>
        </w:pPrChange>
      </w:pPr>
      <w:del w:id="247" w:author="RMH" w:date="2017-03-09T10:03:00Z">
        <w:r w:rsidRPr="002E7916" w:rsidDel="00E1747C">
          <w:delText>#rename R2_001 R *R2_001.fastq.gz</w:delText>
        </w:r>
      </w:del>
    </w:p>
    <w:p w14:paraId="575BC557" w14:textId="3A0C6833" w:rsidR="00AF570C" w:rsidRPr="002E7916" w:rsidDel="00E1747C" w:rsidRDefault="00AF570C">
      <w:pPr>
        <w:rPr>
          <w:del w:id="248" w:author="RMH" w:date="2017-03-09T10:03:00Z"/>
        </w:rPr>
        <w:pPrChange w:id="249" w:author="RMH" w:date="2017-03-09T10:05:00Z">
          <w:pPr>
            <w:spacing w:after="0"/>
            <w:ind w:left="1710"/>
          </w:pPr>
        </w:pPrChange>
      </w:pPr>
    </w:p>
    <w:p w14:paraId="76AE7604" w14:textId="4F6D6557" w:rsidR="00AF570C" w:rsidRPr="002E7916" w:rsidDel="00E1747C" w:rsidRDefault="00AF570C">
      <w:pPr>
        <w:rPr>
          <w:del w:id="250" w:author="RMH" w:date="2017-03-09T10:03:00Z"/>
        </w:rPr>
        <w:pPrChange w:id="251" w:author="RMH" w:date="2017-03-09T10:05:00Z">
          <w:pPr>
            <w:spacing w:after="0"/>
            <w:ind w:left="1710"/>
          </w:pPr>
        </w:pPrChange>
      </w:pPr>
      <w:del w:id="252" w:author="RMH" w:date="2017-03-09T10:03:00Z">
        <w:r w:rsidRPr="002E7916" w:rsidDel="00E1747C">
          <w:delText>#SBATCH --job-name=trimFDA</w:delText>
        </w:r>
      </w:del>
    </w:p>
    <w:p w14:paraId="1DF2685F" w14:textId="45FA731B" w:rsidR="00AF570C" w:rsidRPr="002E7916" w:rsidDel="00E1747C" w:rsidRDefault="00AF570C">
      <w:pPr>
        <w:rPr>
          <w:del w:id="253" w:author="RMH" w:date="2017-03-09T10:03:00Z"/>
        </w:rPr>
        <w:pPrChange w:id="254" w:author="RMH" w:date="2017-03-09T10:05:00Z">
          <w:pPr>
            <w:spacing w:after="0"/>
            <w:ind w:left="1710"/>
          </w:pPr>
        </w:pPrChange>
      </w:pPr>
      <w:del w:id="255" w:author="RMH" w:date="2017-03-09T10:03:00Z">
        <w:r w:rsidRPr="002E7916" w:rsidDel="00E1747C">
          <w:delText>#SBATCH --time=96:00:00</w:delText>
        </w:r>
      </w:del>
    </w:p>
    <w:p w14:paraId="779AD428" w14:textId="15CCC542" w:rsidR="00AF570C" w:rsidRPr="002E7916" w:rsidDel="00E1747C" w:rsidRDefault="00AF570C">
      <w:pPr>
        <w:rPr>
          <w:del w:id="256" w:author="RMH" w:date="2017-03-09T10:03:00Z"/>
        </w:rPr>
        <w:pPrChange w:id="257" w:author="RMH" w:date="2017-03-09T10:05:00Z">
          <w:pPr>
            <w:spacing w:after="0"/>
            <w:ind w:left="1710"/>
          </w:pPr>
        </w:pPrChange>
      </w:pPr>
      <w:del w:id="258" w:author="RMH" w:date="2017-03-09T10:03:00Z">
        <w:r w:rsidRPr="002E7916" w:rsidDel="00E1747C">
          <w:delText>#SBATCH -p normal</w:delText>
        </w:r>
      </w:del>
    </w:p>
    <w:p w14:paraId="09CA05F6" w14:textId="14D1E659" w:rsidR="00AF570C" w:rsidRPr="002E7916" w:rsidDel="00E1747C" w:rsidRDefault="00AF570C">
      <w:pPr>
        <w:rPr>
          <w:del w:id="259" w:author="RMH" w:date="2017-03-09T10:03:00Z"/>
        </w:rPr>
        <w:pPrChange w:id="260" w:author="RMH" w:date="2017-03-09T10:05:00Z">
          <w:pPr>
            <w:spacing w:after="0"/>
            <w:ind w:left="1710"/>
          </w:pPr>
        </w:pPrChange>
      </w:pPr>
      <w:del w:id="261" w:author="RMH" w:date="2017-03-09T10:03:00Z">
        <w:r w:rsidRPr="002E7916" w:rsidDel="00E1747C">
          <w:delText>#SBATCH --nodes=1</w:delText>
        </w:r>
      </w:del>
    </w:p>
    <w:p w14:paraId="2653528F" w14:textId="3B78A787" w:rsidR="00AF570C" w:rsidRPr="002E7916" w:rsidDel="00E1747C" w:rsidRDefault="00AF570C">
      <w:pPr>
        <w:rPr>
          <w:del w:id="262" w:author="RMH" w:date="2017-03-09T10:03:00Z"/>
        </w:rPr>
        <w:pPrChange w:id="263" w:author="RMH" w:date="2017-03-09T10:05:00Z">
          <w:pPr>
            <w:spacing w:after="0"/>
            <w:ind w:left="1710"/>
          </w:pPr>
        </w:pPrChange>
      </w:pPr>
      <w:del w:id="264" w:author="RMH" w:date="2017-03-09T10:03:00Z">
        <w:r w:rsidRPr="002E7916" w:rsidDel="00E1747C">
          <w:delText>#SBATCH --mail-user=cbird@tamucc.edu</w:delText>
        </w:r>
      </w:del>
    </w:p>
    <w:p w14:paraId="65930785" w14:textId="39B5FADD" w:rsidR="00AF570C" w:rsidRPr="002E7916" w:rsidDel="00E1747C" w:rsidRDefault="00AF570C">
      <w:pPr>
        <w:rPr>
          <w:del w:id="265" w:author="RMH" w:date="2017-03-09T10:03:00Z"/>
        </w:rPr>
        <w:pPrChange w:id="266" w:author="RMH" w:date="2017-03-09T10:05:00Z">
          <w:pPr>
            <w:spacing w:after="0"/>
            <w:ind w:left="1710"/>
          </w:pPr>
        </w:pPrChange>
      </w:pPr>
      <w:del w:id="267" w:author="RMH" w:date="2017-03-09T10:03:00Z">
        <w:r w:rsidRPr="002E7916" w:rsidDel="00E1747C">
          <w:delText>#SBATCH --mail-type=begin  # email me when the job starts</w:delText>
        </w:r>
      </w:del>
    </w:p>
    <w:p w14:paraId="549475C5" w14:textId="778F17D0" w:rsidR="00AF570C" w:rsidRPr="002E7916" w:rsidDel="00E1747C" w:rsidRDefault="00AF570C">
      <w:pPr>
        <w:rPr>
          <w:del w:id="268" w:author="RMH" w:date="2017-03-09T10:03:00Z"/>
        </w:rPr>
        <w:pPrChange w:id="269" w:author="RMH" w:date="2017-03-09T10:05:00Z">
          <w:pPr>
            <w:spacing w:after="0"/>
            <w:ind w:left="1710"/>
          </w:pPr>
        </w:pPrChange>
      </w:pPr>
      <w:del w:id="270" w:author="RMH" w:date="2017-03-09T10:03:00Z">
        <w:r w:rsidRPr="002E7916" w:rsidDel="00E1747C">
          <w:delText>#SBATCH --mail-type=end    # email me when the job finish</w:delText>
        </w:r>
      </w:del>
    </w:p>
    <w:p w14:paraId="5E76FB74" w14:textId="47918C4F" w:rsidR="00AF570C" w:rsidRPr="002E7916" w:rsidDel="00E1747C" w:rsidRDefault="00AF570C">
      <w:pPr>
        <w:rPr>
          <w:del w:id="271" w:author="RMH" w:date="2017-03-09T10:03:00Z"/>
        </w:rPr>
        <w:pPrChange w:id="272" w:author="RMH" w:date="2017-03-09T10:05:00Z">
          <w:pPr>
            <w:spacing w:after="0"/>
            <w:ind w:left="1710"/>
          </w:pPr>
        </w:pPrChange>
      </w:pPr>
    </w:p>
    <w:p w14:paraId="159978C5" w14:textId="382F8C8C" w:rsidR="00AF570C" w:rsidRPr="002E7916" w:rsidDel="00E1747C" w:rsidRDefault="00AF570C">
      <w:pPr>
        <w:rPr>
          <w:del w:id="273" w:author="RMH" w:date="2017-03-09T10:03:00Z"/>
        </w:rPr>
        <w:pPrChange w:id="274" w:author="RMH" w:date="2017-03-09T10:05:00Z">
          <w:pPr>
            <w:spacing w:after="0"/>
            <w:ind w:left="1710"/>
          </w:pPr>
        </w:pPrChange>
      </w:pPr>
      <w:del w:id="275" w:author="RMH" w:date="2017-03-09T10:03:00Z">
        <w:r w:rsidRPr="002E7916" w:rsidDel="00E1747C">
          <w:delText>module load ddocent/2.24</w:delText>
        </w:r>
      </w:del>
    </w:p>
    <w:p w14:paraId="3BBAD90F" w14:textId="23A6C239" w:rsidR="00AF570C" w:rsidRPr="002E7916" w:rsidDel="00E1747C" w:rsidRDefault="00AF570C">
      <w:pPr>
        <w:rPr>
          <w:del w:id="276" w:author="RMH" w:date="2017-03-09T10:03:00Z"/>
        </w:rPr>
        <w:pPrChange w:id="277" w:author="RMH" w:date="2017-03-09T10:05:00Z">
          <w:pPr>
            <w:spacing w:after="0"/>
            <w:ind w:left="1710"/>
          </w:pPr>
        </w:pPrChange>
      </w:pPr>
      <w:del w:id="278" w:author="RMH" w:date="2017-03-09T10:03:00Z">
        <w:r w:rsidRPr="002E7916" w:rsidDel="00E1747C">
          <w:delText>module load parallel/20160722</w:delText>
        </w:r>
      </w:del>
    </w:p>
    <w:p w14:paraId="0A25F6D5" w14:textId="76C23FB8" w:rsidR="00AF570C" w:rsidRPr="002E7916" w:rsidDel="00E1747C" w:rsidRDefault="00AF570C">
      <w:pPr>
        <w:rPr>
          <w:del w:id="279" w:author="RMH" w:date="2017-03-09T10:03:00Z"/>
        </w:rPr>
        <w:pPrChange w:id="280" w:author="RMH" w:date="2017-03-09T10:05:00Z">
          <w:pPr>
            <w:spacing w:after="0"/>
            <w:ind w:left="1710"/>
          </w:pPr>
        </w:pPrChange>
      </w:pPr>
      <w:del w:id="281" w:author="RMH" w:date="2017-03-09T10:03:00Z">
        <w:r w:rsidRPr="002E7916" w:rsidDel="00E1747C">
          <w:delText>module load cutadapt/20151012</w:delText>
        </w:r>
      </w:del>
    </w:p>
    <w:p w14:paraId="6D7B0FCF" w14:textId="2653FFBB" w:rsidR="00AF570C" w:rsidRPr="002E7916" w:rsidDel="00E1747C" w:rsidRDefault="00AF570C">
      <w:pPr>
        <w:rPr>
          <w:del w:id="282" w:author="RMH" w:date="2017-03-09T10:03:00Z"/>
        </w:rPr>
        <w:pPrChange w:id="283" w:author="RMH" w:date="2017-03-09T10:05:00Z">
          <w:pPr>
            <w:spacing w:after="0"/>
            <w:ind w:left="1710"/>
          </w:pPr>
        </w:pPrChange>
      </w:pPr>
      <w:del w:id="284" w:author="RMH" w:date="2017-03-09T10:03:00Z">
        <w:r w:rsidRPr="002E7916" w:rsidDel="00E1747C">
          <w:delText>module load fastqc/20151106</w:delText>
        </w:r>
      </w:del>
    </w:p>
    <w:p w14:paraId="251A6E83" w14:textId="61998E0C" w:rsidR="00AF570C" w:rsidRPr="002E7916" w:rsidDel="00E1747C" w:rsidRDefault="00AF570C">
      <w:pPr>
        <w:rPr>
          <w:del w:id="285" w:author="RMH" w:date="2017-03-09T10:03:00Z"/>
        </w:rPr>
        <w:pPrChange w:id="286" w:author="RMH" w:date="2017-03-09T10:05:00Z">
          <w:pPr>
            <w:spacing w:after="0"/>
            <w:ind w:left="1710"/>
          </w:pPr>
        </w:pPrChange>
      </w:pPr>
      <w:del w:id="287" w:author="RMH" w:date="2017-03-09T10:03:00Z">
        <w:r w:rsidRPr="002E7916" w:rsidDel="00E1747C">
          <w:delText>module load trim_galore/0.4.0</w:delText>
        </w:r>
      </w:del>
    </w:p>
    <w:p w14:paraId="020E6A3D" w14:textId="5AEB4470" w:rsidR="00AF570C" w:rsidRPr="002E7916" w:rsidDel="00E1747C" w:rsidRDefault="00AF570C">
      <w:pPr>
        <w:rPr>
          <w:del w:id="288" w:author="RMH" w:date="2017-03-09T10:03:00Z"/>
        </w:rPr>
        <w:pPrChange w:id="289" w:author="RMH" w:date="2017-03-09T10:05:00Z">
          <w:pPr>
            <w:spacing w:after="0"/>
            <w:ind w:left="1710"/>
          </w:pPr>
        </w:pPrChange>
      </w:pPr>
    </w:p>
    <w:p w14:paraId="7E0E670B" w14:textId="0EAD73FA" w:rsidR="00AF570C" w:rsidRPr="002E7916" w:rsidDel="00E1747C" w:rsidRDefault="00AF570C">
      <w:pPr>
        <w:rPr>
          <w:del w:id="290" w:author="RMH" w:date="2017-03-09T10:03:00Z"/>
        </w:rPr>
        <w:pPrChange w:id="291" w:author="RMH" w:date="2017-03-09T10:05:00Z">
          <w:pPr>
            <w:spacing w:after="0"/>
            <w:ind w:left="1710"/>
          </w:pPr>
        </w:pPrChange>
      </w:pPr>
    </w:p>
    <w:p w14:paraId="09941CBE" w14:textId="50A0B6E6" w:rsidR="00AF570C" w:rsidRPr="002E7916" w:rsidDel="00E1747C" w:rsidRDefault="00AF570C">
      <w:pPr>
        <w:rPr>
          <w:del w:id="292" w:author="RMH" w:date="2017-03-09T10:03:00Z"/>
        </w:rPr>
        <w:pPrChange w:id="293" w:author="RMH" w:date="2017-03-09T10:05:00Z">
          <w:pPr>
            <w:spacing w:after="0"/>
            <w:ind w:left="1710"/>
          </w:pPr>
        </w:pPrChange>
      </w:pPr>
      <w:del w:id="294" w:author="RMH" w:date="2017-03-09T10:03:00Z">
        <w:r w:rsidRPr="002E7916" w:rsidDel="00E1747C">
          <w:delText>#save file names into text file</w:delText>
        </w:r>
      </w:del>
    </w:p>
    <w:p w14:paraId="121F664A" w14:textId="42F2E3EE" w:rsidR="00AF570C" w:rsidRPr="002E7916" w:rsidDel="00E1747C" w:rsidRDefault="00AF570C">
      <w:pPr>
        <w:rPr>
          <w:del w:id="295" w:author="RMH" w:date="2017-03-09T10:03:00Z"/>
        </w:rPr>
        <w:pPrChange w:id="296" w:author="RMH" w:date="2017-03-09T10:05:00Z">
          <w:pPr>
            <w:spacing w:after="0"/>
            <w:ind w:left="1710"/>
          </w:pPr>
        </w:pPrChange>
      </w:pPr>
      <w:del w:id="297" w:author="RMH" w:date="2017-03-09T10:03:00Z">
        <w:r w:rsidRPr="002E7916" w:rsidDel="00E1747C">
          <w:delText>echo `date` " Getting filenames"</w:delText>
        </w:r>
      </w:del>
    </w:p>
    <w:p w14:paraId="59A3E060" w14:textId="6C0C2821" w:rsidR="00AF570C" w:rsidRPr="002E7916" w:rsidDel="00E1747C" w:rsidRDefault="00AF570C">
      <w:pPr>
        <w:rPr>
          <w:del w:id="298" w:author="RMH" w:date="2017-03-09T10:03:00Z"/>
        </w:rPr>
        <w:pPrChange w:id="299" w:author="RMH" w:date="2017-03-09T10:05:00Z">
          <w:pPr>
            <w:spacing w:after="0"/>
            <w:ind w:left="1710"/>
          </w:pPr>
        </w:pPrChange>
      </w:pPr>
      <w:del w:id="300" w:author="RMH" w:date="2017-03-09T10:03:00Z">
        <w:r w:rsidRPr="002E7916" w:rsidDel="00E1747C">
          <w:delText>date</w:delText>
        </w:r>
      </w:del>
    </w:p>
    <w:p w14:paraId="7EE3A541" w14:textId="592B5715" w:rsidR="00AF570C" w:rsidRPr="002E7916" w:rsidDel="00E1747C" w:rsidRDefault="00AF570C">
      <w:pPr>
        <w:rPr>
          <w:del w:id="301" w:author="RMH" w:date="2017-03-09T10:03:00Z"/>
        </w:rPr>
        <w:pPrChange w:id="302" w:author="RMH" w:date="2017-03-09T10:05:00Z">
          <w:pPr>
            <w:spacing w:after="0"/>
            <w:ind w:left="1710"/>
          </w:pPr>
        </w:pPrChange>
      </w:pPr>
      <w:del w:id="303" w:author="RMH" w:date="2017-03-09T10:03:00Z">
        <w:r w:rsidRPr="002E7916" w:rsidDel="00E1747C">
          <w:delText>ls *F.fq.gz | sed 's/\.F\.fq\.gz//' &gt; filenames.txt</w:delText>
        </w:r>
      </w:del>
    </w:p>
    <w:p w14:paraId="7E479B68" w14:textId="3B1BFE7E" w:rsidR="00AF570C" w:rsidRPr="002E7916" w:rsidDel="00E1747C" w:rsidRDefault="00AF570C">
      <w:pPr>
        <w:rPr>
          <w:del w:id="304" w:author="RMH" w:date="2017-03-09T10:03:00Z"/>
        </w:rPr>
        <w:pPrChange w:id="305" w:author="RMH" w:date="2017-03-09T10:05:00Z">
          <w:pPr>
            <w:spacing w:after="0"/>
            <w:ind w:left="1710"/>
          </w:pPr>
        </w:pPrChange>
      </w:pPr>
      <w:del w:id="306" w:author="RMH" w:date="2017-03-09T10:03:00Z">
        <w:r w:rsidRPr="002E7916" w:rsidDel="00E1747C">
          <w:delText>mkdir assembly</w:delText>
        </w:r>
      </w:del>
    </w:p>
    <w:p w14:paraId="1C21DB18" w14:textId="3D27E129" w:rsidR="00AF570C" w:rsidRPr="002E7916" w:rsidDel="00E1747C" w:rsidRDefault="00AF570C">
      <w:pPr>
        <w:rPr>
          <w:del w:id="307" w:author="RMH" w:date="2017-03-09T10:03:00Z"/>
        </w:rPr>
        <w:pPrChange w:id="308" w:author="RMH" w:date="2017-03-09T10:05:00Z">
          <w:pPr>
            <w:spacing w:after="0"/>
            <w:ind w:left="1710"/>
          </w:pPr>
        </w:pPrChange>
      </w:pPr>
      <w:del w:id="309" w:author="RMH" w:date="2017-03-09T10:03:00Z">
        <w:r w:rsidRPr="002E7916" w:rsidDel="00E1747C">
          <w:delText>mkdir mapping</w:delText>
        </w:r>
      </w:del>
    </w:p>
    <w:p w14:paraId="59DEFA5D" w14:textId="3DF5BEE2" w:rsidR="00AF570C" w:rsidRPr="002E7916" w:rsidDel="00E1747C" w:rsidRDefault="00AF570C">
      <w:pPr>
        <w:rPr>
          <w:del w:id="310" w:author="RMH" w:date="2017-03-09T10:03:00Z"/>
        </w:rPr>
        <w:pPrChange w:id="311" w:author="RMH" w:date="2017-03-09T10:05:00Z">
          <w:pPr>
            <w:spacing w:after="0"/>
            <w:ind w:left="1710"/>
          </w:pPr>
        </w:pPrChange>
      </w:pPr>
    </w:p>
    <w:p w14:paraId="5A37A909" w14:textId="17A8A78A" w:rsidR="00AF570C" w:rsidRPr="002E7916" w:rsidDel="00E1747C" w:rsidRDefault="00AF570C">
      <w:pPr>
        <w:rPr>
          <w:del w:id="312" w:author="RMH" w:date="2017-03-09T10:03:00Z"/>
        </w:rPr>
        <w:pPrChange w:id="313" w:author="RMH" w:date="2017-03-09T10:05:00Z">
          <w:pPr>
            <w:spacing w:after="0"/>
            <w:ind w:left="1710"/>
          </w:pPr>
        </w:pPrChange>
      </w:pPr>
    </w:p>
    <w:p w14:paraId="245CA3A6" w14:textId="1D1DEECA" w:rsidR="00AF570C" w:rsidRPr="002E7916" w:rsidDel="00E1747C" w:rsidRDefault="00AF570C">
      <w:pPr>
        <w:rPr>
          <w:del w:id="314" w:author="RMH" w:date="2017-03-09T10:03:00Z"/>
        </w:rPr>
        <w:pPrChange w:id="315" w:author="RMH" w:date="2017-03-09T10:05:00Z">
          <w:pPr>
            <w:spacing w:after="0"/>
            <w:ind w:left="1710"/>
          </w:pPr>
        </w:pPrChange>
      </w:pPr>
      <w:del w:id="316" w:author="RMH" w:date="2017-03-09T10:03:00Z">
        <w:r w:rsidRPr="002E7916" w:rsidDel="00E1747C">
          <w:delText>#Trim for assembly</w:delText>
        </w:r>
      </w:del>
    </w:p>
    <w:p w14:paraId="10FEE7EE" w14:textId="205E8CAF" w:rsidR="00AF570C" w:rsidRPr="002E7916" w:rsidDel="00E1747C" w:rsidRDefault="00AF570C">
      <w:pPr>
        <w:rPr>
          <w:del w:id="317" w:author="RMH" w:date="2017-03-09T10:03:00Z"/>
        </w:rPr>
        <w:pPrChange w:id="318" w:author="RMH" w:date="2017-03-09T10:05:00Z">
          <w:pPr>
            <w:spacing w:after="0"/>
            <w:ind w:left="1710"/>
          </w:pPr>
        </w:pPrChange>
      </w:pPr>
    </w:p>
    <w:p w14:paraId="1E145A06" w14:textId="6B6EA417" w:rsidR="00AF570C" w:rsidRPr="002E7916" w:rsidDel="00E1747C" w:rsidRDefault="00AF570C">
      <w:pPr>
        <w:rPr>
          <w:del w:id="319" w:author="RMH" w:date="2017-03-09T10:03:00Z"/>
        </w:rPr>
        <w:pPrChange w:id="320" w:author="RMH" w:date="2017-03-09T10:05:00Z">
          <w:pPr>
            <w:spacing w:after="0"/>
            <w:ind w:left="1710"/>
          </w:pPr>
        </w:pPrChange>
      </w:pPr>
      <w:del w:id="321" w:author="RMH" w:date="2017-03-09T10:03:00Z">
        <w:r w:rsidRPr="002E7916" w:rsidDel="00E1747C">
          <w:delText>echo `date` " Trimming F and R reads for assembly. Read Length 146bp "</w:delText>
        </w:r>
      </w:del>
    </w:p>
    <w:p w14:paraId="0DCE5360" w14:textId="72BBEB2E" w:rsidR="00AF570C" w:rsidRPr="002E7916" w:rsidDel="00E1747C" w:rsidRDefault="00AF570C">
      <w:pPr>
        <w:rPr>
          <w:del w:id="322" w:author="RMH" w:date="2017-03-09T10:03:00Z"/>
        </w:rPr>
        <w:pPrChange w:id="323" w:author="RMH" w:date="2017-03-09T10:05:00Z">
          <w:pPr>
            <w:spacing w:after="0"/>
            <w:ind w:left="1710"/>
          </w:pPr>
        </w:pPrChange>
      </w:pPr>
      <w:del w:id="324" w:author="RMH" w:date="2017-03-09T10:03:00Z">
        <w:r w:rsidRPr="002E7916" w:rsidDel="00E1747C">
          <w:delText>cat filenames.txt | parallel "trim_galore --paired --length 146 -q 10 -a GATCGGAAGAGCACACGTCTGAACTCCAGTCACNNNNNNATATCGTATGCCGTCTTCTGCTTG -a2 GATCGGAAGAGCGTCGTGTAGGGAAAGAGTGTAGATCTCGGTGGTCGCCG --stringency 8 -e .2 {}.F.fq.gz {}.R.fq.gz --output_dir assembly"</w:delText>
        </w:r>
      </w:del>
    </w:p>
    <w:p w14:paraId="3F615062" w14:textId="08DCA155" w:rsidR="00AF570C" w:rsidRPr="002E7916" w:rsidDel="00E1747C" w:rsidRDefault="00AF570C">
      <w:pPr>
        <w:rPr>
          <w:del w:id="325" w:author="RMH" w:date="2017-03-09T10:03:00Z"/>
        </w:rPr>
        <w:pPrChange w:id="326" w:author="RMH" w:date="2017-03-09T10:05:00Z">
          <w:pPr>
            <w:spacing w:after="0"/>
            <w:ind w:left="1710"/>
          </w:pPr>
        </w:pPrChange>
      </w:pPr>
      <w:del w:id="327" w:author="RMH" w:date="2017-03-09T10:03:00Z">
        <w:r w:rsidRPr="002E7916" w:rsidDel="00E1747C">
          <w:delText>rename F_val_1 r1 assembly/*_1.fq.gz</w:delText>
        </w:r>
      </w:del>
    </w:p>
    <w:p w14:paraId="13559685" w14:textId="314BEB04" w:rsidR="00AF570C" w:rsidRPr="002E7916" w:rsidDel="00E1747C" w:rsidRDefault="00AF570C">
      <w:pPr>
        <w:rPr>
          <w:del w:id="328" w:author="RMH" w:date="2017-03-09T10:03:00Z"/>
        </w:rPr>
        <w:pPrChange w:id="329" w:author="RMH" w:date="2017-03-09T10:05:00Z">
          <w:pPr>
            <w:spacing w:after="0"/>
            <w:ind w:left="1710"/>
          </w:pPr>
        </w:pPrChange>
      </w:pPr>
      <w:del w:id="330" w:author="RMH" w:date="2017-03-09T10:03:00Z">
        <w:r w:rsidRPr="002E7916" w:rsidDel="00E1747C">
          <w:delText>rename R_val_2 r2 assembly/*_2.fq.gz</w:delText>
        </w:r>
      </w:del>
    </w:p>
    <w:p w14:paraId="557C3AC4" w14:textId="4883C807" w:rsidR="00AF570C" w:rsidRPr="002E7916" w:rsidDel="00E1747C" w:rsidRDefault="00AF570C">
      <w:pPr>
        <w:rPr>
          <w:del w:id="331" w:author="RMH" w:date="2017-03-09T10:03:00Z"/>
        </w:rPr>
        <w:pPrChange w:id="332" w:author="RMH" w:date="2017-03-09T10:05:00Z">
          <w:pPr>
            <w:spacing w:after="0"/>
            <w:ind w:left="1710"/>
          </w:pPr>
        </w:pPrChange>
      </w:pPr>
    </w:p>
    <w:p w14:paraId="19E751DD" w14:textId="5105034A" w:rsidR="00AF570C" w:rsidRPr="002E7916" w:rsidDel="00E1747C" w:rsidRDefault="00AF570C">
      <w:pPr>
        <w:rPr>
          <w:del w:id="333" w:author="RMH" w:date="2017-03-09T10:03:00Z"/>
        </w:rPr>
        <w:pPrChange w:id="334" w:author="RMH" w:date="2017-03-09T10:05:00Z">
          <w:pPr>
            <w:spacing w:after="0"/>
            <w:ind w:left="1710"/>
          </w:pPr>
        </w:pPrChange>
      </w:pPr>
      <w:del w:id="335" w:author="RMH" w:date="2017-03-09T10:03:00Z">
        <w:r w:rsidRPr="002E7916" w:rsidDel="00E1747C">
          <w:delText>#echo `date` " Trimming F reads for assembly, only required for ezRAD PE data"</w:delText>
        </w:r>
      </w:del>
    </w:p>
    <w:p w14:paraId="5A3C4AE6" w14:textId="0C87628E" w:rsidR="00AF570C" w:rsidRPr="002E7916" w:rsidDel="00E1747C" w:rsidRDefault="00AF570C">
      <w:pPr>
        <w:rPr>
          <w:del w:id="336" w:author="RMH" w:date="2017-03-09T10:03:00Z"/>
        </w:rPr>
        <w:pPrChange w:id="337" w:author="RMH" w:date="2017-03-09T10:05:00Z">
          <w:pPr>
            <w:spacing w:after="0"/>
            <w:ind w:left="1710"/>
          </w:pPr>
        </w:pPrChange>
      </w:pPr>
      <w:del w:id="338" w:author="RMH" w:date="2017-03-09T10:03:00Z">
        <w:r w:rsidRPr="002E7916" w:rsidDel="00E1747C">
          <w:delText>#cat filenames.txt | parallel "trim_galore --length 141 -q 0 -a GATCGGAAGAGCACACGTCTGAACTCCAGTCACNNNNNNATATCGTATGCCGTCTTCTGCTTG --stringency 8 -e 0.2 --clip_R1 5 assembly/{}F_val_1.fq.gz --output_dir assembly"</w:delText>
        </w:r>
      </w:del>
    </w:p>
    <w:p w14:paraId="56123B8F" w14:textId="40DCA8D8" w:rsidR="00AF570C" w:rsidRPr="002E7916" w:rsidDel="00E1747C" w:rsidRDefault="00AF570C">
      <w:pPr>
        <w:rPr>
          <w:del w:id="339" w:author="RMH" w:date="2017-03-09T10:03:00Z"/>
        </w:rPr>
        <w:pPrChange w:id="340" w:author="RMH" w:date="2017-03-09T10:05:00Z">
          <w:pPr>
            <w:spacing w:after="0"/>
            <w:ind w:left="1710"/>
          </w:pPr>
        </w:pPrChange>
      </w:pPr>
    </w:p>
    <w:p w14:paraId="1483CD45" w14:textId="71D35A84" w:rsidR="00AF570C" w:rsidRPr="002E7916" w:rsidDel="00E1747C" w:rsidRDefault="00AF570C">
      <w:pPr>
        <w:rPr>
          <w:del w:id="341" w:author="RMH" w:date="2017-03-09T10:03:00Z"/>
        </w:rPr>
        <w:pPrChange w:id="342" w:author="RMH" w:date="2017-03-09T10:05:00Z">
          <w:pPr>
            <w:spacing w:after="0"/>
            <w:ind w:left="1710"/>
          </w:pPr>
        </w:pPrChange>
      </w:pPr>
      <w:del w:id="343" w:author="RMH" w:date="2017-03-09T10:03:00Z">
        <w:r w:rsidRPr="002E7916" w:rsidDel="00E1747C">
          <w:delText>#Clean up files after trimming for assembly</w:delText>
        </w:r>
      </w:del>
    </w:p>
    <w:p w14:paraId="1F668E42" w14:textId="5FA51E02" w:rsidR="00AF570C" w:rsidRPr="002E7916" w:rsidDel="00E1747C" w:rsidRDefault="00AF570C">
      <w:pPr>
        <w:rPr>
          <w:del w:id="344" w:author="RMH" w:date="2017-03-09T10:03:00Z"/>
        </w:rPr>
        <w:pPrChange w:id="345" w:author="RMH" w:date="2017-03-09T10:05:00Z">
          <w:pPr>
            <w:spacing w:after="0"/>
            <w:ind w:left="1710"/>
          </w:pPr>
        </w:pPrChange>
      </w:pPr>
      <w:del w:id="346" w:author="RMH" w:date="2017-03-09T10:03:00Z">
        <w:r w:rsidRPr="002E7916" w:rsidDel="00E1747C">
          <w:delText>mkdir assembly/trimreports</w:delText>
        </w:r>
      </w:del>
    </w:p>
    <w:p w14:paraId="3C6C4AAD" w14:textId="44D382C9" w:rsidR="00AF570C" w:rsidRPr="002E7916" w:rsidDel="00E1747C" w:rsidRDefault="00AF570C">
      <w:pPr>
        <w:rPr>
          <w:del w:id="347" w:author="RMH" w:date="2017-03-09T10:03:00Z"/>
        </w:rPr>
        <w:pPrChange w:id="348" w:author="RMH" w:date="2017-03-09T10:05:00Z">
          <w:pPr>
            <w:spacing w:after="0"/>
            <w:ind w:left="1710"/>
          </w:pPr>
        </w:pPrChange>
      </w:pPr>
      <w:del w:id="349" w:author="RMH" w:date="2017-03-09T10:03:00Z">
        <w:r w:rsidRPr="002E7916" w:rsidDel="00E1747C">
          <w:delText>mv assembly/*report.txt assembly/trimreports</w:delText>
        </w:r>
      </w:del>
    </w:p>
    <w:p w14:paraId="21799A61" w14:textId="0BC43B28" w:rsidR="00AF570C" w:rsidRPr="002E7916" w:rsidDel="00E1747C" w:rsidRDefault="00AF570C">
      <w:pPr>
        <w:rPr>
          <w:del w:id="350" w:author="RMH" w:date="2017-03-09T10:03:00Z"/>
        </w:rPr>
        <w:pPrChange w:id="351" w:author="RMH" w:date="2017-03-09T10:05:00Z">
          <w:pPr>
            <w:spacing w:after="0"/>
            <w:ind w:left="1710"/>
          </w:pPr>
        </w:pPrChange>
      </w:pPr>
      <w:del w:id="352" w:author="RMH" w:date="2017-03-09T10:03:00Z">
        <w:r w:rsidRPr="002E7916" w:rsidDel="00E1747C">
          <w:delText>#rm assembly/*val_1.fq.gz</w:delText>
        </w:r>
      </w:del>
    </w:p>
    <w:p w14:paraId="5124324F" w14:textId="57165BB8" w:rsidR="00AF570C" w:rsidRPr="002E7916" w:rsidDel="00E1747C" w:rsidRDefault="00AF570C">
      <w:pPr>
        <w:rPr>
          <w:del w:id="353" w:author="RMH" w:date="2017-03-09T10:03:00Z"/>
        </w:rPr>
        <w:pPrChange w:id="354" w:author="RMH" w:date="2017-03-09T10:05:00Z">
          <w:pPr>
            <w:spacing w:after="0"/>
            <w:ind w:left="1710"/>
          </w:pPr>
        </w:pPrChange>
      </w:pPr>
      <w:del w:id="355" w:author="RMH" w:date="2017-03-09T10:03:00Z">
        <w:r w:rsidRPr="002E7916" w:rsidDel="00E1747C">
          <w:delText>#rename _F_val_1_trimmed .r1 assembly/*trimmed.fq.gz</w:delText>
        </w:r>
      </w:del>
    </w:p>
    <w:p w14:paraId="74AAEDF1" w14:textId="0FC99534" w:rsidR="00AF570C" w:rsidRPr="002E7916" w:rsidDel="00E1747C" w:rsidRDefault="00AF570C">
      <w:pPr>
        <w:rPr>
          <w:del w:id="356" w:author="RMH" w:date="2017-03-09T10:03:00Z"/>
        </w:rPr>
        <w:pPrChange w:id="357" w:author="RMH" w:date="2017-03-09T10:05:00Z">
          <w:pPr>
            <w:spacing w:after="0"/>
            <w:ind w:left="1710"/>
          </w:pPr>
        </w:pPrChange>
      </w:pPr>
    </w:p>
    <w:p w14:paraId="5C77304F" w14:textId="5E00BC68" w:rsidR="00AF570C" w:rsidRPr="002E7916" w:rsidDel="00E1747C" w:rsidRDefault="00AF570C">
      <w:pPr>
        <w:rPr>
          <w:del w:id="358" w:author="RMH" w:date="2017-03-09T10:03:00Z"/>
        </w:rPr>
        <w:pPrChange w:id="359" w:author="RMH" w:date="2017-03-09T10:05:00Z">
          <w:pPr>
            <w:spacing w:after="0"/>
            <w:ind w:left="1710"/>
          </w:pPr>
        </w:pPrChange>
      </w:pPr>
      <w:del w:id="360" w:author="RMH" w:date="2017-03-09T10:03:00Z">
        <w:r w:rsidRPr="002E7916" w:rsidDel="00E1747C">
          <w:delText>#Trim for mapping</w:delText>
        </w:r>
      </w:del>
    </w:p>
    <w:p w14:paraId="638526FB" w14:textId="2D3FD242" w:rsidR="00AF570C" w:rsidRPr="002E7916" w:rsidDel="00E1747C" w:rsidRDefault="00AF570C">
      <w:pPr>
        <w:rPr>
          <w:del w:id="361" w:author="RMH" w:date="2017-03-09T10:03:00Z"/>
        </w:rPr>
        <w:pPrChange w:id="362" w:author="RMH" w:date="2017-03-09T10:05:00Z">
          <w:pPr>
            <w:spacing w:after="0"/>
            <w:ind w:left="1710"/>
          </w:pPr>
        </w:pPrChange>
      </w:pPr>
      <w:del w:id="363" w:author="RMH" w:date="2017-03-09T10:03:00Z">
        <w:r w:rsidRPr="002E7916" w:rsidDel="00E1747C">
          <w:delText>echo `date` " Trimming F and R reads for mapping. Read length 146bp"</w:delText>
        </w:r>
      </w:del>
    </w:p>
    <w:p w14:paraId="063554B0" w14:textId="12C86494" w:rsidR="00AF570C" w:rsidRPr="002E7916" w:rsidDel="00E1747C" w:rsidRDefault="00AF570C">
      <w:pPr>
        <w:rPr>
          <w:del w:id="364" w:author="RMH" w:date="2017-03-09T10:03:00Z"/>
        </w:rPr>
        <w:pPrChange w:id="365" w:author="RMH" w:date="2017-03-09T10:05:00Z">
          <w:pPr>
            <w:spacing w:after="0"/>
            <w:ind w:left="1710"/>
          </w:pPr>
        </w:pPrChange>
      </w:pPr>
      <w:del w:id="366" w:author="RMH" w:date="2017-03-09T10:03:00Z">
        <w:r w:rsidRPr="002E7916" w:rsidDel="00E1747C">
          <w:delText>cat filenames.txt | parallel "trim_galore --paired --retain_unpaired --length 50 -q 15 -a GATCGGAAGAGCACACGTCTGAACTCCAGTCACNNNNNNATATCGTATGCCGTCTTCTGCTTG -a2 GATCGGAAGAGCGTCGTGTAGGGAAAGAGTGTAGATCTCGGTGGTCGCCG --stringency 5 -e .2 {}.F.fq.gz {}.R.fq.gz --output_dir mapping"</w:delText>
        </w:r>
      </w:del>
    </w:p>
    <w:p w14:paraId="46FE8DD3" w14:textId="2CC73A0A" w:rsidR="00AF570C" w:rsidRPr="002E7916" w:rsidDel="00E1747C" w:rsidRDefault="00AF570C">
      <w:pPr>
        <w:rPr>
          <w:del w:id="367" w:author="RMH" w:date="2017-03-09T10:03:00Z"/>
        </w:rPr>
        <w:pPrChange w:id="368" w:author="RMH" w:date="2017-03-09T10:05:00Z">
          <w:pPr>
            <w:spacing w:after="0"/>
            <w:ind w:left="1710"/>
          </w:pPr>
        </w:pPrChange>
      </w:pPr>
    </w:p>
    <w:p w14:paraId="2E939FBC" w14:textId="1168998F" w:rsidR="00AF570C" w:rsidRPr="002E7916" w:rsidDel="00E1747C" w:rsidRDefault="00AF570C">
      <w:pPr>
        <w:rPr>
          <w:del w:id="369" w:author="RMH" w:date="2017-03-09T10:03:00Z"/>
        </w:rPr>
        <w:pPrChange w:id="370" w:author="RMH" w:date="2017-03-09T10:05:00Z">
          <w:pPr>
            <w:spacing w:after="0"/>
            <w:ind w:left="1710"/>
          </w:pPr>
        </w:pPrChange>
      </w:pPr>
      <w:del w:id="371" w:author="RMH" w:date="2017-03-09T10:03:00Z">
        <w:r w:rsidRPr="002E7916" w:rsidDel="00E1747C">
          <w:delText>mkdir mapping/trimreports</w:delText>
        </w:r>
      </w:del>
    </w:p>
    <w:p w14:paraId="7063BF18" w14:textId="145B6FCE" w:rsidR="00AF570C" w:rsidRPr="002E7916" w:rsidDel="00E1747C" w:rsidRDefault="00AF570C">
      <w:pPr>
        <w:rPr>
          <w:del w:id="372" w:author="RMH" w:date="2017-03-09T10:03:00Z"/>
        </w:rPr>
        <w:pPrChange w:id="373" w:author="RMH" w:date="2017-03-09T10:05:00Z">
          <w:pPr>
            <w:spacing w:after="0"/>
            <w:ind w:left="1710"/>
          </w:pPr>
        </w:pPrChange>
      </w:pPr>
      <w:del w:id="374" w:author="RMH" w:date="2017-03-09T10:03:00Z">
        <w:r w:rsidRPr="002E7916" w:rsidDel="00E1747C">
          <w:delText>mv mapping/*report.txt mapping/trimreports</w:delText>
        </w:r>
      </w:del>
    </w:p>
    <w:p w14:paraId="3DA6E6B8" w14:textId="403BF563" w:rsidR="00AF570C" w:rsidRPr="002E7916" w:rsidDel="00E1747C" w:rsidRDefault="00AF570C">
      <w:pPr>
        <w:rPr>
          <w:del w:id="375" w:author="RMH" w:date="2017-03-09T10:03:00Z"/>
        </w:rPr>
        <w:pPrChange w:id="376" w:author="RMH" w:date="2017-03-09T10:05:00Z">
          <w:pPr>
            <w:spacing w:after="0"/>
            <w:ind w:left="1710"/>
          </w:pPr>
        </w:pPrChange>
      </w:pPr>
      <w:del w:id="377" w:author="RMH" w:date="2017-03-09T10:03:00Z">
        <w:r w:rsidRPr="002E7916" w:rsidDel="00E1747C">
          <w:delText>mkdir mapping/unpairedreads</w:delText>
        </w:r>
      </w:del>
    </w:p>
    <w:p w14:paraId="46EDE301" w14:textId="106D4663" w:rsidR="00AF570C" w:rsidRPr="002E7916" w:rsidDel="00E1747C" w:rsidRDefault="00AF570C">
      <w:pPr>
        <w:rPr>
          <w:del w:id="378" w:author="RMH" w:date="2017-03-09T10:03:00Z"/>
        </w:rPr>
        <w:pPrChange w:id="379" w:author="RMH" w:date="2017-03-09T10:05:00Z">
          <w:pPr>
            <w:spacing w:after="0"/>
            <w:ind w:left="1710"/>
          </w:pPr>
        </w:pPrChange>
      </w:pPr>
      <w:del w:id="380" w:author="RMH" w:date="2017-03-09T10:03:00Z">
        <w:r w:rsidRPr="002E7916" w:rsidDel="00E1747C">
          <w:delText>mv mapping/*unpaired* mapping/unpairedreads</w:delText>
        </w:r>
      </w:del>
    </w:p>
    <w:p w14:paraId="2F2A861D" w14:textId="56C2796A" w:rsidR="00AF570C" w:rsidRPr="002E7916" w:rsidDel="00E1747C" w:rsidRDefault="00AF570C">
      <w:pPr>
        <w:rPr>
          <w:del w:id="381" w:author="RMH" w:date="2017-03-09T10:03:00Z"/>
        </w:rPr>
        <w:pPrChange w:id="382" w:author="RMH" w:date="2017-03-09T10:05:00Z">
          <w:pPr>
            <w:spacing w:after="0"/>
            <w:ind w:left="1710"/>
          </w:pPr>
        </w:pPrChange>
      </w:pPr>
      <w:del w:id="383" w:author="RMH" w:date="2017-03-09T10:03:00Z">
        <w:r w:rsidRPr="002E7916" w:rsidDel="00E1747C">
          <w:delText>rename F_val_1 R1 mapping/*_1.fq.gz</w:delText>
        </w:r>
      </w:del>
    </w:p>
    <w:p w14:paraId="0D67DDD4" w14:textId="324A4B90" w:rsidR="00AF570C" w:rsidRPr="002E7916" w:rsidDel="00E1747C" w:rsidRDefault="00AF570C">
      <w:pPr>
        <w:rPr>
          <w:del w:id="384" w:author="RMH" w:date="2017-03-09T10:03:00Z"/>
        </w:rPr>
        <w:pPrChange w:id="385" w:author="RMH" w:date="2017-03-09T10:05:00Z">
          <w:pPr>
            <w:spacing w:after="0"/>
            <w:ind w:left="1710"/>
          </w:pPr>
        </w:pPrChange>
      </w:pPr>
      <w:del w:id="386" w:author="RMH" w:date="2017-03-09T10:03:00Z">
        <w:r w:rsidRPr="002E7916" w:rsidDel="00E1747C">
          <w:delText>rename R_val_2 R2 mapping/*_2.fq.gz</w:delText>
        </w:r>
      </w:del>
    </w:p>
    <w:p w14:paraId="64B5D8F1" w14:textId="6741B2D8" w:rsidR="00AF570C" w:rsidDel="00E1747C" w:rsidRDefault="00AF570C">
      <w:pPr>
        <w:rPr>
          <w:del w:id="387" w:author="RMH" w:date="2017-03-09T10:03:00Z"/>
        </w:rPr>
        <w:pPrChange w:id="388" w:author="RMH" w:date="2017-03-09T10:05:00Z">
          <w:pPr>
            <w:pStyle w:val="ListParagraph"/>
            <w:ind w:left="2160"/>
          </w:pPr>
        </w:pPrChange>
      </w:pPr>
    </w:p>
    <w:p w14:paraId="2F5087F8" w14:textId="77777777" w:rsidR="00AF570C" w:rsidRDefault="00AF570C" w:rsidP="00E1747C">
      <w:pPr>
        <w:pStyle w:val="ListParagraph"/>
        <w:ind w:left="2160"/>
      </w:pPr>
    </w:p>
    <w:p w14:paraId="5AF38555" w14:textId="77777777" w:rsidR="003C232C" w:rsidRDefault="003C232C">
      <w:pPr>
        <w:pStyle w:val="ListParagraph"/>
        <w:ind w:left="2160"/>
        <w:rPr>
          <w:ins w:id="389" w:author="RMH" w:date="2017-03-09T10:07:00Z"/>
        </w:rPr>
        <w:pPrChange w:id="390" w:author="RMH" w:date="2017-03-09T10:07:00Z">
          <w:pPr>
            <w:pStyle w:val="ListParagraph"/>
            <w:numPr>
              <w:ilvl w:val="2"/>
              <w:numId w:val="1"/>
            </w:numPr>
            <w:ind w:left="2160" w:hanging="180"/>
          </w:pPr>
        </w:pPrChange>
      </w:pPr>
    </w:p>
    <w:p w14:paraId="286CDC3E" w14:textId="639907C1" w:rsidR="00E1747C" w:rsidRDefault="00E1747C" w:rsidP="007870B3">
      <w:pPr>
        <w:pStyle w:val="ListParagraph"/>
        <w:numPr>
          <w:ilvl w:val="2"/>
          <w:numId w:val="1"/>
        </w:numPr>
        <w:rPr>
          <w:ins w:id="391" w:author="RMH" w:date="2017-03-09T10:05:00Z"/>
        </w:rPr>
      </w:pPr>
      <w:ins w:id="392" w:author="RMH" w:date="2017-03-09T10:05:00Z">
        <w:r>
          <w:t>trimFiles_ezRAD.sh</w:t>
        </w:r>
      </w:ins>
    </w:p>
    <w:p w14:paraId="1298A5E7" w14:textId="77777777" w:rsidR="00E1747C" w:rsidRPr="00E1747C" w:rsidRDefault="00E1747C" w:rsidP="00E1747C">
      <w:pPr>
        <w:spacing w:after="0" w:line="240" w:lineRule="auto"/>
        <w:ind w:left="2160"/>
        <w:rPr>
          <w:ins w:id="393" w:author="RMH" w:date="2017-03-09T10:06:00Z"/>
          <w:rFonts w:ascii="Courier New" w:hAnsi="Courier New" w:cs="Courier New"/>
          <w:sz w:val="16"/>
        </w:rPr>
      </w:pPr>
      <w:ins w:id="394" w:author="RMH" w:date="2017-03-09T10:06:00Z">
        <w:r w:rsidRPr="00E1747C">
          <w:rPr>
            <w:rFonts w:ascii="Courier New" w:hAnsi="Courier New" w:cs="Courier New"/>
            <w:sz w:val="16"/>
          </w:rPr>
          <w:t>#!/bin/bash</w:t>
        </w:r>
      </w:ins>
    </w:p>
    <w:p w14:paraId="05213F1A" w14:textId="77777777" w:rsidR="00E1747C" w:rsidRPr="00E1747C" w:rsidRDefault="00E1747C" w:rsidP="00E1747C">
      <w:pPr>
        <w:spacing w:after="0" w:line="240" w:lineRule="auto"/>
        <w:ind w:left="2160"/>
        <w:rPr>
          <w:ins w:id="395" w:author="RMH" w:date="2017-03-09T10:06:00Z"/>
          <w:rFonts w:ascii="Courier New" w:hAnsi="Courier New" w:cs="Courier New"/>
          <w:sz w:val="16"/>
        </w:rPr>
      </w:pPr>
    </w:p>
    <w:p w14:paraId="677E740D" w14:textId="77777777" w:rsidR="00E1747C" w:rsidRPr="00E1747C" w:rsidRDefault="00E1747C" w:rsidP="00E1747C">
      <w:pPr>
        <w:spacing w:after="0" w:line="240" w:lineRule="auto"/>
        <w:ind w:left="2160"/>
        <w:rPr>
          <w:ins w:id="396" w:author="RMH" w:date="2017-03-09T10:06:00Z"/>
          <w:rFonts w:ascii="Courier New" w:hAnsi="Courier New" w:cs="Courier New"/>
          <w:sz w:val="16"/>
        </w:rPr>
      </w:pPr>
      <w:ins w:id="397" w:author="RMH" w:date="2017-03-09T10:06:00Z">
        <w:r w:rsidRPr="00E1747C">
          <w:rPr>
            <w:rFonts w:ascii="Courier New" w:hAnsi="Courier New" w:cs="Courier New"/>
            <w:sz w:val="16"/>
          </w:rPr>
          <w:t>#SBATCH --job-name=trim_ezRAD</w:t>
        </w:r>
      </w:ins>
    </w:p>
    <w:p w14:paraId="79370BFB" w14:textId="77777777" w:rsidR="00E1747C" w:rsidRPr="00E1747C" w:rsidRDefault="00E1747C" w:rsidP="00E1747C">
      <w:pPr>
        <w:spacing w:after="0" w:line="240" w:lineRule="auto"/>
        <w:ind w:left="2160"/>
        <w:rPr>
          <w:ins w:id="398" w:author="RMH" w:date="2017-03-09T10:06:00Z"/>
          <w:rFonts w:ascii="Courier New" w:hAnsi="Courier New" w:cs="Courier New"/>
          <w:sz w:val="16"/>
        </w:rPr>
      </w:pPr>
      <w:ins w:id="399" w:author="RMH" w:date="2017-03-09T10:06:00Z">
        <w:r w:rsidRPr="00E1747C">
          <w:rPr>
            <w:rFonts w:ascii="Courier New" w:hAnsi="Courier New" w:cs="Courier New"/>
            <w:sz w:val="16"/>
          </w:rPr>
          <w:t>#SBATCH --time=96:00:00</w:t>
        </w:r>
      </w:ins>
    </w:p>
    <w:p w14:paraId="4FD3A6A7" w14:textId="77777777" w:rsidR="00E1747C" w:rsidRPr="00E1747C" w:rsidRDefault="00E1747C" w:rsidP="00E1747C">
      <w:pPr>
        <w:spacing w:after="0" w:line="240" w:lineRule="auto"/>
        <w:ind w:left="2160"/>
        <w:rPr>
          <w:ins w:id="400" w:author="RMH" w:date="2017-03-09T10:06:00Z"/>
          <w:rFonts w:ascii="Courier New" w:hAnsi="Courier New" w:cs="Courier New"/>
          <w:sz w:val="16"/>
        </w:rPr>
      </w:pPr>
      <w:ins w:id="401" w:author="RMH" w:date="2017-03-09T10:06:00Z">
        <w:r w:rsidRPr="00E1747C">
          <w:rPr>
            <w:rFonts w:ascii="Courier New" w:hAnsi="Courier New" w:cs="Courier New"/>
            <w:sz w:val="16"/>
          </w:rPr>
          <w:t>#SBATCH -p normal</w:t>
        </w:r>
      </w:ins>
    </w:p>
    <w:p w14:paraId="05AD21EC" w14:textId="77777777" w:rsidR="00E1747C" w:rsidRPr="00E1747C" w:rsidRDefault="00E1747C" w:rsidP="00E1747C">
      <w:pPr>
        <w:spacing w:after="0" w:line="240" w:lineRule="auto"/>
        <w:ind w:left="2160"/>
        <w:rPr>
          <w:ins w:id="402" w:author="RMH" w:date="2017-03-09T10:06:00Z"/>
          <w:rFonts w:ascii="Courier New" w:hAnsi="Courier New" w:cs="Courier New"/>
          <w:sz w:val="16"/>
        </w:rPr>
      </w:pPr>
      <w:ins w:id="403" w:author="RMH" w:date="2017-03-09T10:06:00Z">
        <w:r w:rsidRPr="00E1747C">
          <w:rPr>
            <w:rFonts w:ascii="Courier New" w:hAnsi="Courier New" w:cs="Courier New"/>
            <w:sz w:val="16"/>
          </w:rPr>
          <w:t>#SBATCH --nodes=1</w:t>
        </w:r>
      </w:ins>
    </w:p>
    <w:p w14:paraId="5DFB18A0" w14:textId="77777777" w:rsidR="00E1747C" w:rsidRPr="00E1747C" w:rsidRDefault="00E1747C" w:rsidP="00E1747C">
      <w:pPr>
        <w:spacing w:after="0" w:line="240" w:lineRule="auto"/>
        <w:ind w:left="2160"/>
        <w:rPr>
          <w:ins w:id="404" w:author="RMH" w:date="2017-03-09T10:06:00Z"/>
          <w:rFonts w:ascii="Courier New" w:hAnsi="Courier New" w:cs="Courier New"/>
          <w:sz w:val="16"/>
        </w:rPr>
      </w:pPr>
      <w:ins w:id="405" w:author="RMH" w:date="2017-03-09T10:06:00Z">
        <w:r w:rsidRPr="00E1747C">
          <w:rPr>
            <w:rFonts w:ascii="Courier New" w:hAnsi="Courier New" w:cs="Courier New"/>
            <w:sz w:val="16"/>
          </w:rPr>
          <w:t>#SBATCH --mail-user=USER@tamucc.edu</w:t>
        </w:r>
      </w:ins>
    </w:p>
    <w:p w14:paraId="04EC8D51" w14:textId="77777777" w:rsidR="00E1747C" w:rsidRPr="00E1747C" w:rsidRDefault="00E1747C" w:rsidP="00E1747C">
      <w:pPr>
        <w:spacing w:after="0" w:line="240" w:lineRule="auto"/>
        <w:ind w:left="2160"/>
        <w:rPr>
          <w:ins w:id="406" w:author="RMH" w:date="2017-03-09T10:06:00Z"/>
          <w:rFonts w:ascii="Courier New" w:hAnsi="Courier New" w:cs="Courier New"/>
          <w:sz w:val="16"/>
        </w:rPr>
      </w:pPr>
      <w:ins w:id="407" w:author="RMH" w:date="2017-03-09T10:06:00Z">
        <w:r w:rsidRPr="00E1747C">
          <w:rPr>
            <w:rFonts w:ascii="Courier New" w:hAnsi="Courier New" w:cs="Courier New"/>
            <w:sz w:val="16"/>
          </w:rPr>
          <w:t>#SBATCH --mail-type=begin  # email me when the job starts</w:t>
        </w:r>
      </w:ins>
    </w:p>
    <w:p w14:paraId="01F61214" w14:textId="77777777" w:rsidR="00E1747C" w:rsidRPr="00E1747C" w:rsidRDefault="00E1747C" w:rsidP="00E1747C">
      <w:pPr>
        <w:spacing w:after="0" w:line="240" w:lineRule="auto"/>
        <w:ind w:left="2160"/>
        <w:rPr>
          <w:ins w:id="408" w:author="RMH" w:date="2017-03-09T10:06:00Z"/>
          <w:rFonts w:ascii="Courier New" w:hAnsi="Courier New" w:cs="Courier New"/>
          <w:sz w:val="16"/>
        </w:rPr>
      </w:pPr>
      <w:ins w:id="409" w:author="RMH" w:date="2017-03-09T10:06:00Z">
        <w:r w:rsidRPr="00E1747C">
          <w:rPr>
            <w:rFonts w:ascii="Courier New" w:hAnsi="Courier New" w:cs="Courier New"/>
            <w:sz w:val="16"/>
          </w:rPr>
          <w:t>#SBATCH --mail-type=end    # email me when the job finish</w:t>
        </w:r>
      </w:ins>
    </w:p>
    <w:p w14:paraId="58203ED7" w14:textId="77777777" w:rsidR="00E1747C" w:rsidRPr="00E1747C" w:rsidRDefault="00E1747C" w:rsidP="00E1747C">
      <w:pPr>
        <w:spacing w:after="0" w:line="240" w:lineRule="auto"/>
        <w:ind w:left="2160"/>
        <w:rPr>
          <w:ins w:id="410" w:author="RMH" w:date="2017-03-09T10:06:00Z"/>
          <w:rFonts w:ascii="Courier New" w:hAnsi="Courier New" w:cs="Courier New"/>
          <w:sz w:val="16"/>
        </w:rPr>
      </w:pPr>
    </w:p>
    <w:p w14:paraId="68179313" w14:textId="77777777" w:rsidR="00E1747C" w:rsidRPr="00E1747C" w:rsidRDefault="00E1747C" w:rsidP="00E1747C">
      <w:pPr>
        <w:spacing w:after="0" w:line="240" w:lineRule="auto"/>
        <w:ind w:left="2160"/>
        <w:rPr>
          <w:ins w:id="411" w:author="RMH" w:date="2017-03-09T10:06:00Z"/>
          <w:rFonts w:ascii="Courier New" w:hAnsi="Courier New" w:cs="Courier New"/>
          <w:sz w:val="16"/>
        </w:rPr>
      </w:pPr>
      <w:ins w:id="412" w:author="RMH" w:date="2017-03-09T10:06:00Z">
        <w:r w:rsidRPr="00E1747C">
          <w:rPr>
            <w:rFonts w:ascii="Courier New" w:hAnsi="Courier New" w:cs="Courier New"/>
            <w:sz w:val="16"/>
          </w:rPr>
          <w:t>module load ddocent/2.24</w:t>
        </w:r>
      </w:ins>
    </w:p>
    <w:p w14:paraId="6B722FFE" w14:textId="77777777" w:rsidR="00E1747C" w:rsidRPr="00E1747C" w:rsidRDefault="00E1747C" w:rsidP="00E1747C">
      <w:pPr>
        <w:spacing w:after="0" w:line="240" w:lineRule="auto"/>
        <w:ind w:left="2160"/>
        <w:rPr>
          <w:ins w:id="413" w:author="RMH" w:date="2017-03-09T10:06:00Z"/>
          <w:rFonts w:ascii="Courier New" w:hAnsi="Courier New" w:cs="Courier New"/>
          <w:sz w:val="16"/>
        </w:rPr>
      </w:pPr>
      <w:ins w:id="414" w:author="RMH" w:date="2017-03-09T10:06:00Z">
        <w:r w:rsidRPr="00E1747C">
          <w:rPr>
            <w:rFonts w:ascii="Courier New" w:hAnsi="Courier New" w:cs="Courier New"/>
            <w:sz w:val="16"/>
          </w:rPr>
          <w:t>module load parallel/20160722</w:t>
        </w:r>
      </w:ins>
    </w:p>
    <w:p w14:paraId="16A8194A" w14:textId="77777777" w:rsidR="00E1747C" w:rsidRPr="00E1747C" w:rsidRDefault="00E1747C" w:rsidP="00E1747C">
      <w:pPr>
        <w:spacing w:after="0" w:line="240" w:lineRule="auto"/>
        <w:ind w:left="2160"/>
        <w:rPr>
          <w:ins w:id="415" w:author="RMH" w:date="2017-03-09T10:06:00Z"/>
          <w:rFonts w:ascii="Courier New" w:hAnsi="Courier New" w:cs="Courier New"/>
          <w:sz w:val="16"/>
        </w:rPr>
      </w:pPr>
      <w:ins w:id="416" w:author="RMH" w:date="2017-03-09T10:06:00Z">
        <w:r w:rsidRPr="00E1747C">
          <w:rPr>
            <w:rFonts w:ascii="Courier New" w:hAnsi="Courier New" w:cs="Courier New"/>
            <w:sz w:val="16"/>
          </w:rPr>
          <w:t>module load trim_galore/0.4.0</w:t>
        </w:r>
      </w:ins>
    </w:p>
    <w:p w14:paraId="49DEE2A8" w14:textId="77777777" w:rsidR="00E1747C" w:rsidRPr="00E1747C" w:rsidRDefault="00E1747C" w:rsidP="00E1747C">
      <w:pPr>
        <w:spacing w:after="0" w:line="240" w:lineRule="auto"/>
        <w:ind w:left="2160"/>
        <w:rPr>
          <w:ins w:id="417" w:author="RMH" w:date="2017-03-09T10:06:00Z"/>
          <w:rFonts w:ascii="Courier New" w:hAnsi="Courier New" w:cs="Courier New"/>
          <w:sz w:val="16"/>
        </w:rPr>
      </w:pPr>
    </w:p>
    <w:p w14:paraId="06AA1868" w14:textId="77777777" w:rsidR="00E1747C" w:rsidRPr="00E1747C" w:rsidRDefault="00E1747C" w:rsidP="00E1747C">
      <w:pPr>
        <w:spacing w:after="0" w:line="240" w:lineRule="auto"/>
        <w:ind w:left="2160"/>
        <w:rPr>
          <w:ins w:id="418" w:author="RMH" w:date="2017-03-09T10:06:00Z"/>
          <w:rFonts w:ascii="Courier New" w:hAnsi="Courier New" w:cs="Courier New"/>
          <w:sz w:val="16"/>
        </w:rPr>
      </w:pPr>
      <w:ins w:id="419" w:author="RMH" w:date="2017-03-09T10:06:00Z">
        <w:r w:rsidRPr="00E1747C">
          <w:rPr>
            <w:rFonts w:ascii="Courier New" w:hAnsi="Courier New" w:cs="Courier New"/>
            <w:sz w:val="16"/>
          </w:rPr>
          <w:t>#save file names into text file</w:t>
        </w:r>
      </w:ins>
    </w:p>
    <w:p w14:paraId="46770B4C" w14:textId="77777777" w:rsidR="00E1747C" w:rsidRPr="00E1747C" w:rsidRDefault="00E1747C" w:rsidP="00E1747C">
      <w:pPr>
        <w:spacing w:after="0" w:line="240" w:lineRule="auto"/>
        <w:ind w:left="2160"/>
        <w:rPr>
          <w:ins w:id="420" w:author="RMH" w:date="2017-03-09T10:06:00Z"/>
          <w:rFonts w:ascii="Courier New" w:hAnsi="Courier New" w:cs="Courier New"/>
          <w:sz w:val="16"/>
        </w:rPr>
      </w:pPr>
      <w:ins w:id="421" w:author="RMH" w:date="2017-03-09T10:06:00Z">
        <w:r w:rsidRPr="00E1747C">
          <w:rPr>
            <w:rFonts w:ascii="Courier New" w:hAnsi="Courier New" w:cs="Courier New"/>
            <w:sz w:val="16"/>
          </w:rPr>
          <w:t>echo -n "Getting filenames"</w:t>
        </w:r>
      </w:ins>
    </w:p>
    <w:p w14:paraId="5FF94151" w14:textId="77777777" w:rsidR="00E1747C" w:rsidRPr="00E1747C" w:rsidRDefault="00E1747C" w:rsidP="00E1747C">
      <w:pPr>
        <w:spacing w:after="0" w:line="240" w:lineRule="auto"/>
        <w:ind w:left="2160"/>
        <w:rPr>
          <w:ins w:id="422" w:author="RMH" w:date="2017-03-09T10:06:00Z"/>
          <w:rFonts w:ascii="Courier New" w:hAnsi="Courier New" w:cs="Courier New"/>
          <w:sz w:val="16"/>
        </w:rPr>
      </w:pPr>
      <w:ins w:id="423" w:author="RMH" w:date="2017-03-09T10:06:00Z">
        <w:r w:rsidRPr="00E1747C">
          <w:rPr>
            <w:rFonts w:ascii="Courier New" w:hAnsi="Courier New" w:cs="Courier New"/>
            <w:sz w:val="16"/>
          </w:rPr>
          <w:t>date</w:t>
        </w:r>
      </w:ins>
    </w:p>
    <w:p w14:paraId="784BB10A" w14:textId="77777777" w:rsidR="00E1747C" w:rsidRPr="00E1747C" w:rsidRDefault="00E1747C" w:rsidP="00E1747C">
      <w:pPr>
        <w:spacing w:after="0" w:line="240" w:lineRule="auto"/>
        <w:ind w:left="2160"/>
        <w:rPr>
          <w:ins w:id="424" w:author="RMH" w:date="2017-03-09T10:06:00Z"/>
          <w:rFonts w:ascii="Courier New" w:hAnsi="Courier New" w:cs="Courier New"/>
          <w:sz w:val="16"/>
        </w:rPr>
      </w:pPr>
      <w:ins w:id="425" w:author="RMH" w:date="2017-03-09T10:06:00Z">
        <w:r w:rsidRPr="00E1747C">
          <w:rPr>
            <w:rFonts w:ascii="Courier New" w:hAnsi="Courier New" w:cs="Courier New"/>
            <w:sz w:val="16"/>
          </w:rPr>
          <w:t>ls *F.fq.gz | sed 's/\F.fq\.gz//' &gt; filenames.txt</w:t>
        </w:r>
      </w:ins>
    </w:p>
    <w:p w14:paraId="0AD3CD10" w14:textId="77777777" w:rsidR="00E1747C" w:rsidRPr="00E1747C" w:rsidRDefault="00E1747C" w:rsidP="00E1747C">
      <w:pPr>
        <w:spacing w:after="0" w:line="240" w:lineRule="auto"/>
        <w:ind w:left="2160"/>
        <w:rPr>
          <w:ins w:id="426" w:author="RMH" w:date="2017-03-09T10:06:00Z"/>
          <w:rFonts w:ascii="Courier New" w:hAnsi="Courier New" w:cs="Courier New"/>
          <w:sz w:val="16"/>
        </w:rPr>
      </w:pPr>
    </w:p>
    <w:p w14:paraId="7A6E9F2C" w14:textId="77777777" w:rsidR="00E1747C" w:rsidRPr="00E1747C" w:rsidRDefault="00E1747C" w:rsidP="00E1747C">
      <w:pPr>
        <w:spacing w:after="0" w:line="240" w:lineRule="auto"/>
        <w:ind w:left="2160"/>
        <w:rPr>
          <w:ins w:id="427" w:author="RMH" w:date="2017-03-09T10:06:00Z"/>
          <w:rFonts w:ascii="Courier New" w:hAnsi="Courier New" w:cs="Courier New"/>
          <w:sz w:val="16"/>
        </w:rPr>
      </w:pPr>
      <w:ins w:id="428" w:author="RMH" w:date="2017-03-09T10:06:00Z">
        <w:r w:rsidRPr="00E1747C">
          <w:rPr>
            <w:rFonts w:ascii="Courier New" w:hAnsi="Courier New" w:cs="Courier New"/>
            <w:sz w:val="16"/>
          </w:rPr>
          <w:t>#mkdir assembly</w:t>
        </w:r>
      </w:ins>
    </w:p>
    <w:p w14:paraId="00DD5C51" w14:textId="77777777" w:rsidR="00E1747C" w:rsidRPr="00E1747C" w:rsidRDefault="00E1747C" w:rsidP="00E1747C">
      <w:pPr>
        <w:spacing w:after="0" w:line="240" w:lineRule="auto"/>
        <w:ind w:left="2160"/>
        <w:rPr>
          <w:ins w:id="429" w:author="RMH" w:date="2017-03-09T10:06:00Z"/>
          <w:rFonts w:ascii="Courier New" w:hAnsi="Courier New" w:cs="Courier New"/>
          <w:sz w:val="16"/>
        </w:rPr>
      </w:pPr>
      <w:ins w:id="430" w:author="RMH" w:date="2017-03-09T10:06:00Z">
        <w:r w:rsidRPr="00E1747C">
          <w:rPr>
            <w:rFonts w:ascii="Courier New" w:hAnsi="Courier New" w:cs="Courier New"/>
            <w:sz w:val="16"/>
          </w:rPr>
          <w:t>#mkdir mapping</w:t>
        </w:r>
      </w:ins>
    </w:p>
    <w:p w14:paraId="472B3052" w14:textId="77777777" w:rsidR="00E1747C" w:rsidRPr="00E1747C" w:rsidRDefault="00E1747C" w:rsidP="00E1747C">
      <w:pPr>
        <w:spacing w:after="0" w:line="240" w:lineRule="auto"/>
        <w:ind w:left="2160"/>
        <w:rPr>
          <w:ins w:id="431" w:author="RMH" w:date="2017-03-09T10:06:00Z"/>
          <w:rFonts w:ascii="Courier New" w:hAnsi="Courier New" w:cs="Courier New"/>
          <w:sz w:val="16"/>
        </w:rPr>
      </w:pPr>
    </w:p>
    <w:p w14:paraId="5EE989AA" w14:textId="77777777" w:rsidR="00E1747C" w:rsidRPr="00E1747C" w:rsidRDefault="00E1747C" w:rsidP="00E1747C">
      <w:pPr>
        <w:spacing w:after="0" w:line="240" w:lineRule="auto"/>
        <w:ind w:left="2160"/>
        <w:rPr>
          <w:ins w:id="432" w:author="RMH" w:date="2017-03-09T10:06:00Z"/>
          <w:rFonts w:ascii="Courier New" w:hAnsi="Courier New" w:cs="Courier New"/>
          <w:sz w:val="16"/>
        </w:rPr>
      </w:pPr>
    </w:p>
    <w:p w14:paraId="405315D3" w14:textId="77777777" w:rsidR="00E1747C" w:rsidRPr="00E1747C" w:rsidRDefault="00E1747C" w:rsidP="00E1747C">
      <w:pPr>
        <w:spacing w:after="0" w:line="240" w:lineRule="auto"/>
        <w:ind w:left="2160"/>
        <w:rPr>
          <w:ins w:id="433" w:author="RMH" w:date="2017-03-09T10:06:00Z"/>
          <w:rFonts w:ascii="Courier New" w:hAnsi="Courier New" w:cs="Courier New"/>
          <w:sz w:val="16"/>
        </w:rPr>
      </w:pPr>
      <w:ins w:id="434" w:author="RMH" w:date="2017-03-09T10:06:00Z">
        <w:r w:rsidRPr="00E1747C">
          <w:rPr>
            <w:rFonts w:ascii="Courier New" w:hAnsi="Courier New" w:cs="Courier New"/>
            <w:sz w:val="16"/>
          </w:rPr>
          <w:t>#Trim for assembly</w:t>
        </w:r>
      </w:ins>
    </w:p>
    <w:p w14:paraId="4E791C0A" w14:textId="77777777" w:rsidR="00E1747C" w:rsidRPr="00E1747C" w:rsidRDefault="00E1747C" w:rsidP="00E1747C">
      <w:pPr>
        <w:spacing w:after="0" w:line="240" w:lineRule="auto"/>
        <w:ind w:left="2160"/>
        <w:rPr>
          <w:ins w:id="435" w:author="RMH" w:date="2017-03-09T10:06:00Z"/>
          <w:rFonts w:ascii="Courier New" w:hAnsi="Courier New" w:cs="Courier New"/>
          <w:sz w:val="16"/>
        </w:rPr>
      </w:pPr>
      <w:ins w:id="436" w:author="RMH" w:date="2017-03-09T10:06:00Z">
        <w:r w:rsidRPr="00E1747C">
          <w:rPr>
            <w:rFonts w:ascii="Courier New" w:hAnsi="Courier New" w:cs="Courier New"/>
            <w:sz w:val="16"/>
          </w:rPr>
          <w:t>seq 1 1 &gt; loop1.txt</w:t>
        </w:r>
      </w:ins>
    </w:p>
    <w:p w14:paraId="1735840D" w14:textId="77777777" w:rsidR="00E1747C" w:rsidRPr="00E1747C" w:rsidRDefault="00E1747C" w:rsidP="00E1747C">
      <w:pPr>
        <w:spacing w:after="0" w:line="240" w:lineRule="auto"/>
        <w:ind w:left="2160"/>
        <w:rPr>
          <w:ins w:id="437" w:author="RMH" w:date="2017-03-09T10:06:00Z"/>
          <w:rFonts w:ascii="Courier New" w:hAnsi="Courier New" w:cs="Courier New"/>
          <w:sz w:val="16"/>
        </w:rPr>
      </w:pPr>
    </w:p>
    <w:p w14:paraId="7B17A715" w14:textId="77777777" w:rsidR="00E1747C" w:rsidRPr="00E1747C" w:rsidRDefault="00E1747C" w:rsidP="00E1747C">
      <w:pPr>
        <w:spacing w:after="0" w:line="240" w:lineRule="auto"/>
        <w:ind w:left="2160"/>
        <w:rPr>
          <w:ins w:id="438" w:author="RMH" w:date="2017-03-09T10:06:00Z"/>
          <w:rFonts w:ascii="Courier New" w:hAnsi="Courier New" w:cs="Courier New"/>
          <w:sz w:val="16"/>
        </w:rPr>
      </w:pPr>
      <w:ins w:id="439" w:author="RMH" w:date="2017-03-09T10:06:00Z">
        <w:r w:rsidRPr="00E1747C">
          <w:rPr>
            <w:rFonts w:ascii="Courier New" w:hAnsi="Courier New" w:cs="Courier New"/>
            <w:sz w:val="16"/>
          </w:rPr>
          <w:t>echo -n "Trimming F and R reads for assembly"</w:t>
        </w:r>
      </w:ins>
    </w:p>
    <w:p w14:paraId="5571D1F4" w14:textId="77777777" w:rsidR="00E1747C" w:rsidRPr="00E1747C" w:rsidRDefault="00E1747C" w:rsidP="00E1747C">
      <w:pPr>
        <w:spacing w:after="0" w:line="240" w:lineRule="auto"/>
        <w:ind w:left="2160"/>
        <w:rPr>
          <w:ins w:id="440" w:author="RMH" w:date="2017-03-09T10:06:00Z"/>
          <w:rFonts w:ascii="Courier New" w:hAnsi="Courier New" w:cs="Courier New"/>
          <w:sz w:val="16"/>
        </w:rPr>
      </w:pPr>
      <w:ins w:id="441" w:author="RMH" w:date="2017-03-09T10:06:00Z">
        <w:r w:rsidRPr="00E1747C">
          <w:rPr>
            <w:rFonts w:ascii="Courier New" w:hAnsi="Courier New" w:cs="Courier New"/>
            <w:sz w:val="16"/>
          </w:rPr>
          <w:t>date</w:t>
        </w:r>
      </w:ins>
    </w:p>
    <w:p w14:paraId="0A906B44" w14:textId="77777777" w:rsidR="00E1747C" w:rsidRPr="00E1747C" w:rsidRDefault="00E1747C" w:rsidP="00E1747C">
      <w:pPr>
        <w:spacing w:after="0" w:line="240" w:lineRule="auto"/>
        <w:ind w:left="2160"/>
        <w:rPr>
          <w:ins w:id="442" w:author="RMH" w:date="2017-03-09T10:06:00Z"/>
          <w:rFonts w:ascii="Courier New" w:hAnsi="Courier New" w:cs="Courier New"/>
          <w:sz w:val="16"/>
        </w:rPr>
      </w:pPr>
      <w:ins w:id="443" w:author="RMH" w:date="2017-03-09T10:06:00Z">
        <w:r w:rsidRPr="00E1747C">
          <w:rPr>
            <w:rFonts w:ascii="Courier New" w:hAnsi="Courier New" w:cs="Courier New"/>
            <w:sz w:val="16"/>
          </w:rPr>
          <w:t>parallel "trim_galore --paired --length 100 -q 10 -a GATCGGAAGAGCACACGTCTGAACTCCAGTCACNNNNNNATATCGTATGCCGTCTTCTGCTTG -a2 GATCGGAAGAGCGTCGTGTAGGGAAAGAGTGTAGATCTCGGTGGTCGCCG --stringency 8 -e .2 {2}F.fq.gz {2}R.fq.gz --output_dir assembly" :::: loop1.txt filenames.txt</w:t>
        </w:r>
      </w:ins>
    </w:p>
    <w:p w14:paraId="616FB936" w14:textId="77777777" w:rsidR="00E1747C" w:rsidRPr="00E1747C" w:rsidRDefault="00E1747C" w:rsidP="00E1747C">
      <w:pPr>
        <w:spacing w:after="0" w:line="240" w:lineRule="auto"/>
        <w:ind w:left="2160"/>
        <w:rPr>
          <w:ins w:id="444" w:author="RMH" w:date="2017-03-09T10:06:00Z"/>
          <w:rFonts w:ascii="Courier New" w:hAnsi="Courier New" w:cs="Courier New"/>
          <w:sz w:val="16"/>
        </w:rPr>
      </w:pPr>
    </w:p>
    <w:p w14:paraId="16213E96" w14:textId="77777777" w:rsidR="00E1747C" w:rsidRPr="00E1747C" w:rsidRDefault="00E1747C" w:rsidP="00E1747C">
      <w:pPr>
        <w:spacing w:after="0" w:line="240" w:lineRule="auto"/>
        <w:ind w:left="2160"/>
        <w:rPr>
          <w:ins w:id="445" w:author="RMH" w:date="2017-03-09T10:06:00Z"/>
          <w:rFonts w:ascii="Courier New" w:hAnsi="Courier New" w:cs="Courier New"/>
          <w:sz w:val="16"/>
        </w:rPr>
      </w:pPr>
      <w:ins w:id="446" w:author="RMH" w:date="2017-03-09T10:06:00Z">
        <w:r w:rsidRPr="00E1747C">
          <w:rPr>
            <w:rFonts w:ascii="Courier New" w:hAnsi="Courier New" w:cs="Courier New"/>
            <w:sz w:val="16"/>
          </w:rPr>
          <w:t>echo -n "Trimming F reads for assembly, only required for ezRAD PE data"</w:t>
        </w:r>
      </w:ins>
    </w:p>
    <w:p w14:paraId="146ABE89" w14:textId="77777777" w:rsidR="00E1747C" w:rsidRPr="00E1747C" w:rsidRDefault="00E1747C" w:rsidP="00E1747C">
      <w:pPr>
        <w:spacing w:after="0" w:line="240" w:lineRule="auto"/>
        <w:ind w:left="2160"/>
        <w:rPr>
          <w:ins w:id="447" w:author="RMH" w:date="2017-03-09T10:06:00Z"/>
          <w:rFonts w:ascii="Courier New" w:hAnsi="Courier New" w:cs="Courier New"/>
          <w:sz w:val="16"/>
        </w:rPr>
      </w:pPr>
      <w:ins w:id="448" w:author="RMH" w:date="2017-03-09T10:06:00Z">
        <w:r w:rsidRPr="00E1747C">
          <w:rPr>
            <w:rFonts w:ascii="Courier New" w:hAnsi="Courier New" w:cs="Courier New"/>
            <w:sz w:val="16"/>
          </w:rPr>
          <w:t>date</w:t>
        </w:r>
      </w:ins>
    </w:p>
    <w:p w14:paraId="5E1C5087" w14:textId="77777777" w:rsidR="00E1747C" w:rsidRPr="00E1747C" w:rsidRDefault="00E1747C" w:rsidP="00E1747C">
      <w:pPr>
        <w:spacing w:after="0" w:line="240" w:lineRule="auto"/>
        <w:ind w:left="2160"/>
        <w:rPr>
          <w:ins w:id="449" w:author="RMH" w:date="2017-03-09T10:06:00Z"/>
          <w:rFonts w:ascii="Courier New" w:hAnsi="Courier New" w:cs="Courier New"/>
          <w:sz w:val="16"/>
        </w:rPr>
      </w:pPr>
      <w:ins w:id="450" w:author="RMH" w:date="2017-03-09T10:06:00Z">
        <w:r w:rsidRPr="00E1747C">
          <w:rPr>
            <w:rFonts w:ascii="Courier New" w:hAnsi="Courier New" w:cs="Courier New"/>
            <w:sz w:val="16"/>
          </w:rPr>
          <w:t>parallel "trim_galore --length 95 -q 0 -a GATCGGAAGAGCACACGTCTGAACTCCAGTCACNNNNNNATATCGTATGCCGTCTTCTGCTTG --stringency 8 -e 0.2 --clip_R1 5 assembly/{2}F_val_1.fq.gz --output_dir assembly" :::: loop1.txt filenames.txt</w:t>
        </w:r>
      </w:ins>
    </w:p>
    <w:p w14:paraId="7F4A452C" w14:textId="77777777" w:rsidR="00E1747C" w:rsidRPr="00E1747C" w:rsidRDefault="00E1747C" w:rsidP="00E1747C">
      <w:pPr>
        <w:spacing w:after="0" w:line="240" w:lineRule="auto"/>
        <w:ind w:left="2160"/>
        <w:rPr>
          <w:ins w:id="451" w:author="RMH" w:date="2017-03-09T10:06:00Z"/>
          <w:rFonts w:ascii="Courier New" w:hAnsi="Courier New" w:cs="Courier New"/>
          <w:sz w:val="16"/>
        </w:rPr>
      </w:pPr>
    </w:p>
    <w:p w14:paraId="5F4CAC08" w14:textId="77777777" w:rsidR="00E1747C" w:rsidRPr="00E1747C" w:rsidRDefault="00E1747C" w:rsidP="00E1747C">
      <w:pPr>
        <w:spacing w:after="0" w:line="240" w:lineRule="auto"/>
        <w:ind w:left="2160"/>
        <w:rPr>
          <w:ins w:id="452" w:author="RMH" w:date="2017-03-09T10:06:00Z"/>
          <w:rFonts w:ascii="Courier New" w:hAnsi="Courier New" w:cs="Courier New"/>
          <w:sz w:val="16"/>
        </w:rPr>
      </w:pPr>
      <w:ins w:id="453" w:author="RMH" w:date="2017-03-09T10:06:00Z">
        <w:r w:rsidRPr="00E1747C">
          <w:rPr>
            <w:rFonts w:ascii="Courier New" w:hAnsi="Courier New" w:cs="Courier New"/>
            <w:sz w:val="16"/>
          </w:rPr>
          <w:t>#Clean up files after trimming for assembly</w:t>
        </w:r>
      </w:ins>
    </w:p>
    <w:p w14:paraId="1B70A346" w14:textId="77777777" w:rsidR="00E1747C" w:rsidRPr="00E1747C" w:rsidRDefault="00E1747C" w:rsidP="00E1747C">
      <w:pPr>
        <w:spacing w:after="0" w:line="240" w:lineRule="auto"/>
        <w:ind w:left="2160"/>
        <w:rPr>
          <w:ins w:id="454" w:author="RMH" w:date="2017-03-09T10:06:00Z"/>
          <w:rFonts w:ascii="Courier New" w:hAnsi="Courier New" w:cs="Courier New"/>
          <w:sz w:val="16"/>
        </w:rPr>
      </w:pPr>
      <w:ins w:id="455" w:author="RMH" w:date="2017-03-09T10:06:00Z">
        <w:r w:rsidRPr="00E1747C">
          <w:rPr>
            <w:rFonts w:ascii="Courier New" w:hAnsi="Courier New" w:cs="Courier New"/>
            <w:sz w:val="16"/>
          </w:rPr>
          <w:t>mkdir assembly/trimreports</w:t>
        </w:r>
      </w:ins>
    </w:p>
    <w:p w14:paraId="4B346B47" w14:textId="77777777" w:rsidR="00E1747C" w:rsidRPr="00E1747C" w:rsidRDefault="00E1747C" w:rsidP="00E1747C">
      <w:pPr>
        <w:spacing w:after="0" w:line="240" w:lineRule="auto"/>
        <w:ind w:left="2160"/>
        <w:rPr>
          <w:ins w:id="456" w:author="RMH" w:date="2017-03-09T10:06:00Z"/>
          <w:rFonts w:ascii="Courier New" w:hAnsi="Courier New" w:cs="Courier New"/>
          <w:sz w:val="16"/>
        </w:rPr>
      </w:pPr>
      <w:ins w:id="457" w:author="RMH" w:date="2017-03-09T10:06:00Z">
        <w:r w:rsidRPr="00E1747C">
          <w:rPr>
            <w:rFonts w:ascii="Courier New" w:hAnsi="Courier New" w:cs="Courier New"/>
            <w:sz w:val="16"/>
          </w:rPr>
          <w:t>mv assembly/*report.txt assembly/trimreports</w:t>
        </w:r>
      </w:ins>
    </w:p>
    <w:p w14:paraId="35045B22" w14:textId="77777777" w:rsidR="00E1747C" w:rsidRPr="00E1747C" w:rsidRDefault="00E1747C" w:rsidP="00E1747C">
      <w:pPr>
        <w:spacing w:after="0" w:line="240" w:lineRule="auto"/>
        <w:ind w:left="2160"/>
        <w:rPr>
          <w:ins w:id="458" w:author="RMH" w:date="2017-03-09T10:06:00Z"/>
          <w:rFonts w:ascii="Courier New" w:hAnsi="Courier New" w:cs="Courier New"/>
          <w:sz w:val="16"/>
        </w:rPr>
      </w:pPr>
      <w:ins w:id="459" w:author="RMH" w:date="2017-03-09T10:06:00Z">
        <w:r w:rsidRPr="00E1747C">
          <w:rPr>
            <w:rFonts w:ascii="Courier New" w:hAnsi="Courier New" w:cs="Courier New"/>
            <w:sz w:val="16"/>
          </w:rPr>
          <w:t>rm assembly/*val_1.fq.gz</w:t>
        </w:r>
      </w:ins>
    </w:p>
    <w:p w14:paraId="0329071D" w14:textId="77777777" w:rsidR="00E1747C" w:rsidRPr="00E1747C" w:rsidRDefault="00E1747C" w:rsidP="00E1747C">
      <w:pPr>
        <w:spacing w:after="0" w:line="240" w:lineRule="auto"/>
        <w:ind w:left="2160"/>
        <w:rPr>
          <w:ins w:id="460" w:author="RMH" w:date="2017-03-09T10:06:00Z"/>
          <w:rFonts w:ascii="Courier New" w:hAnsi="Courier New" w:cs="Courier New"/>
          <w:sz w:val="16"/>
        </w:rPr>
      </w:pPr>
      <w:ins w:id="461" w:author="RMH" w:date="2017-03-09T10:06:00Z">
        <w:r w:rsidRPr="00E1747C">
          <w:rPr>
            <w:rFonts w:ascii="Courier New" w:hAnsi="Courier New" w:cs="Courier New"/>
            <w:sz w:val="16"/>
          </w:rPr>
          <w:t>rename F_val_1_trimmed r1 assembly/*trimmed.fq.gz</w:t>
        </w:r>
      </w:ins>
    </w:p>
    <w:p w14:paraId="58029C41" w14:textId="77777777" w:rsidR="00E1747C" w:rsidRPr="00E1747C" w:rsidRDefault="00E1747C" w:rsidP="00E1747C">
      <w:pPr>
        <w:spacing w:after="0" w:line="240" w:lineRule="auto"/>
        <w:ind w:left="2160"/>
        <w:rPr>
          <w:ins w:id="462" w:author="RMH" w:date="2017-03-09T10:06:00Z"/>
          <w:rFonts w:ascii="Courier New" w:hAnsi="Courier New" w:cs="Courier New"/>
          <w:sz w:val="16"/>
        </w:rPr>
      </w:pPr>
      <w:ins w:id="463" w:author="RMH" w:date="2017-03-09T10:06:00Z">
        <w:r w:rsidRPr="00E1747C">
          <w:rPr>
            <w:rFonts w:ascii="Courier New" w:hAnsi="Courier New" w:cs="Courier New"/>
            <w:sz w:val="16"/>
          </w:rPr>
          <w:t>rename R_val_2 r2 assembly/*_2.fq.gz</w:t>
        </w:r>
      </w:ins>
    </w:p>
    <w:p w14:paraId="773156B5" w14:textId="77777777" w:rsidR="00E1747C" w:rsidRPr="00E1747C" w:rsidRDefault="00E1747C" w:rsidP="00E1747C">
      <w:pPr>
        <w:spacing w:after="0" w:line="240" w:lineRule="auto"/>
        <w:ind w:left="2160"/>
        <w:rPr>
          <w:ins w:id="464" w:author="RMH" w:date="2017-03-09T10:06:00Z"/>
          <w:rFonts w:ascii="Courier New" w:hAnsi="Courier New" w:cs="Courier New"/>
          <w:sz w:val="16"/>
        </w:rPr>
      </w:pPr>
    </w:p>
    <w:p w14:paraId="3AD86094" w14:textId="77777777" w:rsidR="00E1747C" w:rsidRPr="00E1747C" w:rsidRDefault="00E1747C" w:rsidP="00E1747C">
      <w:pPr>
        <w:spacing w:after="0" w:line="240" w:lineRule="auto"/>
        <w:ind w:left="2160"/>
        <w:rPr>
          <w:ins w:id="465" w:author="RMH" w:date="2017-03-09T10:06:00Z"/>
          <w:rFonts w:ascii="Courier New" w:hAnsi="Courier New" w:cs="Courier New"/>
          <w:sz w:val="16"/>
        </w:rPr>
      </w:pPr>
    </w:p>
    <w:p w14:paraId="19FDED4D" w14:textId="77777777" w:rsidR="00E1747C" w:rsidRPr="00E1747C" w:rsidRDefault="00E1747C" w:rsidP="00E1747C">
      <w:pPr>
        <w:spacing w:after="0" w:line="240" w:lineRule="auto"/>
        <w:ind w:left="2160"/>
        <w:rPr>
          <w:ins w:id="466" w:author="RMH" w:date="2017-03-09T10:06:00Z"/>
          <w:rFonts w:ascii="Courier New" w:hAnsi="Courier New" w:cs="Courier New"/>
          <w:sz w:val="16"/>
        </w:rPr>
      </w:pPr>
      <w:ins w:id="467" w:author="RMH" w:date="2017-03-09T10:06:00Z">
        <w:r w:rsidRPr="00E1747C">
          <w:rPr>
            <w:rFonts w:ascii="Courier New" w:hAnsi="Courier New" w:cs="Courier New"/>
            <w:sz w:val="16"/>
          </w:rPr>
          <w:t>#Trim for mapping</w:t>
        </w:r>
      </w:ins>
    </w:p>
    <w:p w14:paraId="3D856D27" w14:textId="77777777" w:rsidR="00E1747C" w:rsidRPr="00E1747C" w:rsidRDefault="00E1747C" w:rsidP="00E1747C">
      <w:pPr>
        <w:spacing w:after="0" w:line="240" w:lineRule="auto"/>
        <w:ind w:left="2160"/>
        <w:rPr>
          <w:ins w:id="468" w:author="RMH" w:date="2017-03-09T10:06:00Z"/>
          <w:rFonts w:ascii="Courier New" w:hAnsi="Courier New" w:cs="Courier New"/>
          <w:sz w:val="16"/>
        </w:rPr>
      </w:pPr>
      <w:ins w:id="469" w:author="RMH" w:date="2017-03-09T10:06:00Z">
        <w:r w:rsidRPr="00E1747C">
          <w:rPr>
            <w:rFonts w:ascii="Courier New" w:hAnsi="Courier New" w:cs="Courier New"/>
            <w:sz w:val="16"/>
          </w:rPr>
          <w:t>echo -n "Trimming F and R reads for mapping"</w:t>
        </w:r>
      </w:ins>
    </w:p>
    <w:p w14:paraId="42B94443" w14:textId="77777777" w:rsidR="00E1747C" w:rsidRPr="00E1747C" w:rsidRDefault="00E1747C" w:rsidP="00E1747C">
      <w:pPr>
        <w:spacing w:after="0" w:line="240" w:lineRule="auto"/>
        <w:ind w:left="2160"/>
        <w:rPr>
          <w:ins w:id="470" w:author="RMH" w:date="2017-03-09T10:06:00Z"/>
          <w:rFonts w:ascii="Courier New" w:hAnsi="Courier New" w:cs="Courier New"/>
          <w:sz w:val="16"/>
        </w:rPr>
      </w:pPr>
      <w:ins w:id="471" w:author="RMH" w:date="2017-03-09T10:06:00Z">
        <w:r w:rsidRPr="00E1747C">
          <w:rPr>
            <w:rFonts w:ascii="Courier New" w:hAnsi="Courier New" w:cs="Courier New"/>
            <w:sz w:val="16"/>
          </w:rPr>
          <w:t>date</w:t>
        </w:r>
      </w:ins>
    </w:p>
    <w:p w14:paraId="587CA909" w14:textId="77777777" w:rsidR="00E1747C" w:rsidRPr="00E1747C" w:rsidRDefault="00E1747C" w:rsidP="00E1747C">
      <w:pPr>
        <w:spacing w:after="0" w:line="240" w:lineRule="auto"/>
        <w:ind w:left="2160"/>
        <w:rPr>
          <w:ins w:id="472" w:author="RMH" w:date="2017-03-09T10:06:00Z"/>
          <w:rFonts w:ascii="Courier New" w:hAnsi="Courier New" w:cs="Courier New"/>
          <w:sz w:val="16"/>
        </w:rPr>
      </w:pPr>
      <w:ins w:id="473" w:author="RMH" w:date="2017-03-09T10:06:00Z">
        <w:r w:rsidRPr="00E1747C">
          <w:rPr>
            <w:rFonts w:ascii="Courier New" w:hAnsi="Courier New" w:cs="Courier New"/>
            <w:sz w:val="16"/>
          </w:rPr>
          <w:t>parallel "trim_galore --paired --retain_unpaired --length 50 -q 15 -a GATCGGAAGAGCACACGTCTGAACTCCAGTCACNNNNNNATATCGTATGCCGTCTTCTGCTTG -a2 GATCGGAAGAGCGTCGTGTAGGGAAAGAGTGTAGATCTCGGTGGTCGCCG --stringency 5 -e .2 {2}F.fq.gz {2}R.fq.gz --output_dir mapping" :::: loop1.txt filenames.txt</w:t>
        </w:r>
      </w:ins>
    </w:p>
    <w:p w14:paraId="416DB149" w14:textId="77777777" w:rsidR="00E1747C" w:rsidRPr="00E1747C" w:rsidRDefault="00E1747C" w:rsidP="00E1747C">
      <w:pPr>
        <w:spacing w:after="0" w:line="240" w:lineRule="auto"/>
        <w:ind w:left="2160"/>
        <w:rPr>
          <w:ins w:id="474" w:author="RMH" w:date="2017-03-09T10:06:00Z"/>
          <w:rFonts w:ascii="Courier New" w:hAnsi="Courier New" w:cs="Courier New"/>
          <w:sz w:val="16"/>
        </w:rPr>
      </w:pPr>
    </w:p>
    <w:p w14:paraId="28371064" w14:textId="77777777" w:rsidR="00E1747C" w:rsidRPr="00E1747C" w:rsidRDefault="00E1747C" w:rsidP="00E1747C">
      <w:pPr>
        <w:spacing w:after="0" w:line="240" w:lineRule="auto"/>
        <w:ind w:left="2160"/>
        <w:rPr>
          <w:ins w:id="475" w:author="RMH" w:date="2017-03-09T10:06:00Z"/>
          <w:rFonts w:ascii="Courier New" w:hAnsi="Courier New" w:cs="Courier New"/>
          <w:sz w:val="16"/>
        </w:rPr>
      </w:pPr>
      <w:ins w:id="476" w:author="RMH" w:date="2017-03-09T10:06:00Z">
        <w:r w:rsidRPr="00E1747C">
          <w:rPr>
            <w:rFonts w:ascii="Courier New" w:hAnsi="Courier New" w:cs="Courier New"/>
            <w:sz w:val="16"/>
          </w:rPr>
          <w:t>mkdir mapping/trimreports</w:t>
        </w:r>
      </w:ins>
    </w:p>
    <w:p w14:paraId="637CA21F" w14:textId="77777777" w:rsidR="00E1747C" w:rsidRPr="00E1747C" w:rsidRDefault="00E1747C" w:rsidP="00E1747C">
      <w:pPr>
        <w:spacing w:after="0" w:line="240" w:lineRule="auto"/>
        <w:ind w:left="2160"/>
        <w:rPr>
          <w:ins w:id="477" w:author="RMH" w:date="2017-03-09T10:06:00Z"/>
          <w:rFonts w:ascii="Courier New" w:hAnsi="Courier New" w:cs="Courier New"/>
          <w:sz w:val="16"/>
        </w:rPr>
      </w:pPr>
      <w:ins w:id="478" w:author="RMH" w:date="2017-03-09T10:06:00Z">
        <w:r w:rsidRPr="00E1747C">
          <w:rPr>
            <w:rFonts w:ascii="Courier New" w:hAnsi="Courier New" w:cs="Courier New"/>
            <w:sz w:val="16"/>
          </w:rPr>
          <w:t>mv mapping/*report.txt mapping/trimreports</w:t>
        </w:r>
      </w:ins>
    </w:p>
    <w:p w14:paraId="3F645847" w14:textId="77777777" w:rsidR="00E1747C" w:rsidRPr="00E1747C" w:rsidRDefault="00E1747C" w:rsidP="00E1747C">
      <w:pPr>
        <w:spacing w:after="0" w:line="240" w:lineRule="auto"/>
        <w:ind w:left="2160"/>
        <w:rPr>
          <w:ins w:id="479" w:author="RMH" w:date="2017-03-09T10:06:00Z"/>
          <w:rFonts w:ascii="Courier New" w:hAnsi="Courier New" w:cs="Courier New"/>
          <w:sz w:val="16"/>
        </w:rPr>
      </w:pPr>
      <w:ins w:id="480" w:author="RMH" w:date="2017-03-09T10:06:00Z">
        <w:r w:rsidRPr="00E1747C">
          <w:rPr>
            <w:rFonts w:ascii="Courier New" w:hAnsi="Courier New" w:cs="Courier New"/>
            <w:sz w:val="16"/>
          </w:rPr>
          <w:t>mkdir mapping/unpairedreads</w:t>
        </w:r>
      </w:ins>
    </w:p>
    <w:p w14:paraId="079B6D8B" w14:textId="77777777" w:rsidR="00E1747C" w:rsidRPr="00E1747C" w:rsidRDefault="00E1747C" w:rsidP="00E1747C">
      <w:pPr>
        <w:spacing w:after="0" w:line="240" w:lineRule="auto"/>
        <w:ind w:left="2160"/>
        <w:rPr>
          <w:ins w:id="481" w:author="RMH" w:date="2017-03-09T10:06:00Z"/>
          <w:rFonts w:ascii="Courier New" w:hAnsi="Courier New" w:cs="Courier New"/>
          <w:sz w:val="16"/>
        </w:rPr>
      </w:pPr>
      <w:ins w:id="482" w:author="RMH" w:date="2017-03-09T10:06:00Z">
        <w:r w:rsidRPr="00E1747C">
          <w:rPr>
            <w:rFonts w:ascii="Courier New" w:hAnsi="Courier New" w:cs="Courier New"/>
            <w:sz w:val="16"/>
          </w:rPr>
          <w:t>mv mapping/*_unpaired* mapping/unpairedreads</w:t>
        </w:r>
      </w:ins>
    </w:p>
    <w:p w14:paraId="70C6277D" w14:textId="77777777" w:rsidR="00E1747C" w:rsidRPr="00E1747C" w:rsidRDefault="00E1747C" w:rsidP="00E1747C">
      <w:pPr>
        <w:spacing w:after="0" w:line="240" w:lineRule="auto"/>
        <w:ind w:left="2160"/>
        <w:rPr>
          <w:ins w:id="483" w:author="RMH" w:date="2017-03-09T10:06:00Z"/>
          <w:rFonts w:ascii="Courier New" w:hAnsi="Courier New" w:cs="Courier New"/>
          <w:sz w:val="16"/>
        </w:rPr>
      </w:pPr>
      <w:ins w:id="484" w:author="RMH" w:date="2017-03-09T10:06:00Z">
        <w:r w:rsidRPr="00E1747C">
          <w:rPr>
            <w:rFonts w:ascii="Courier New" w:hAnsi="Courier New" w:cs="Courier New"/>
            <w:sz w:val="16"/>
          </w:rPr>
          <w:t>rename F_val_1 R1 mapping/* 1.fq.gz</w:t>
        </w:r>
      </w:ins>
    </w:p>
    <w:p w14:paraId="7CE5D6E0" w14:textId="77777777" w:rsidR="00E1747C" w:rsidRPr="00E1747C" w:rsidRDefault="00E1747C" w:rsidP="00E1747C">
      <w:pPr>
        <w:spacing w:after="0" w:line="240" w:lineRule="auto"/>
        <w:ind w:left="2160"/>
        <w:rPr>
          <w:ins w:id="485" w:author="RMH" w:date="2017-03-09T10:06:00Z"/>
          <w:rFonts w:ascii="Courier New" w:hAnsi="Courier New" w:cs="Courier New"/>
          <w:sz w:val="16"/>
        </w:rPr>
      </w:pPr>
      <w:ins w:id="486" w:author="RMH" w:date="2017-03-09T10:06:00Z">
        <w:r w:rsidRPr="00E1747C">
          <w:rPr>
            <w:rFonts w:ascii="Courier New" w:hAnsi="Courier New" w:cs="Courier New"/>
            <w:sz w:val="16"/>
          </w:rPr>
          <w:t>rename R_val_2 R2 mapping/* 2.fq.gz</w:t>
        </w:r>
      </w:ins>
    </w:p>
    <w:p w14:paraId="46631E95" w14:textId="77777777" w:rsidR="00E1747C" w:rsidRDefault="00E1747C">
      <w:pPr>
        <w:ind w:left="2160"/>
        <w:rPr>
          <w:ins w:id="487" w:author="RMH" w:date="2017-03-09T10:05:00Z"/>
        </w:rPr>
        <w:pPrChange w:id="488" w:author="RMH" w:date="2017-03-09T10:05:00Z">
          <w:pPr>
            <w:pStyle w:val="ListParagraph"/>
            <w:numPr>
              <w:ilvl w:val="2"/>
              <w:numId w:val="1"/>
            </w:numPr>
            <w:ind w:left="2160" w:hanging="180"/>
          </w:pPr>
        </w:pPrChange>
      </w:pPr>
    </w:p>
    <w:p w14:paraId="3F7CF695" w14:textId="7E85FB5C" w:rsidR="007870B3" w:rsidRDefault="007870B3" w:rsidP="007870B3">
      <w:pPr>
        <w:pStyle w:val="ListParagraph"/>
        <w:numPr>
          <w:ilvl w:val="2"/>
          <w:numId w:val="1"/>
        </w:numPr>
      </w:pPr>
      <w:r>
        <w:t>Copy trimFiles</w:t>
      </w:r>
      <w:ins w:id="489" w:author="RMH" w:date="2017-03-09T10:01:00Z">
        <w:r w:rsidR="00E1747C">
          <w:t>_xxRAD</w:t>
        </w:r>
      </w:ins>
      <w:r>
        <w:t xml:space="preserve">.sh to the </w:t>
      </w:r>
      <w:r w:rsidR="00AF570C">
        <w:t xml:space="preserve">main project </w:t>
      </w:r>
      <w:r>
        <w:t xml:space="preserve">directory </w:t>
      </w:r>
    </w:p>
    <w:p w14:paraId="380C8287" w14:textId="77777777" w:rsidR="007870B3" w:rsidRDefault="007870B3" w:rsidP="007870B3">
      <w:pPr>
        <w:pStyle w:val="ListParagraph"/>
        <w:numPr>
          <w:ilvl w:val="3"/>
          <w:numId w:val="1"/>
        </w:numPr>
        <w:rPr>
          <w:ins w:id="490" w:author="Christopher Bird" w:date="2017-03-17T20:17:00Z"/>
        </w:rPr>
      </w:pPr>
      <w:r>
        <w:t xml:space="preserve">cp </w:t>
      </w:r>
    </w:p>
    <w:p w14:paraId="617B2833" w14:textId="4A80D590" w:rsidR="00C6178A" w:rsidRPr="00007622" w:rsidRDefault="00C6178A">
      <w:pPr>
        <w:pStyle w:val="ListParagraph"/>
        <w:ind w:left="1080"/>
        <w:rPr>
          <w:ins w:id="491" w:author="Christopher Bird" w:date="2017-03-17T20:17:00Z"/>
          <w:b/>
          <w:i/>
        </w:rPr>
        <w:pPrChange w:id="492" w:author="Christopher Bird" w:date="2017-03-17T20:17:00Z">
          <w:pPr>
            <w:pStyle w:val="ListParagraph"/>
            <w:numPr>
              <w:numId w:val="1"/>
            </w:numPr>
            <w:ind w:left="1080" w:hanging="720"/>
          </w:pPr>
        </w:pPrChange>
      </w:pPr>
      <w:ins w:id="493" w:author="Christopher Bird" w:date="2017-03-17T20:17:00Z">
        <w:r>
          <w:rPr>
            <w:b/>
            <w:i/>
          </w:rPr>
          <w:t>If your F &amp; R reads are highly likely to overlap, you may want to customize the trim settings.  I would decrease the min quality score to 4.  I would decrease the minimum read length at least 10bp below the typical PE setting (the number of bp will be dependent on the amount of overlap)</w:t>
        </w:r>
      </w:ins>
    </w:p>
    <w:p w14:paraId="5AE0E998" w14:textId="4B8DC676" w:rsidR="00C6178A" w:rsidRDefault="00C6178A">
      <w:pPr>
        <w:pPrChange w:id="494" w:author="Christopher Bird" w:date="2017-03-17T20:17:00Z">
          <w:pPr>
            <w:pStyle w:val="ListParagraph"/>
            <w:numPr>
              <w:ilvl w:val="3"/>
              <w:numId w:val="1"/>
            </w:numPr>
            <w:ind w:left="2880" w:hanging="360"/>
          </w:pPr>
        </w:pPrChange>
      </w:pPr>
    </w:p>
    <w:p w14:paraId="52F84B0F" w14:textId="77777777" w:rsidR="007870B3" w:rsidRDefault="007870B3" w:rsidP="007870B3">
      <w:pPr>
        <w:pStyle w:val="ListParagraph"/>
        <w:numPr>
          <w:ilvl w:val="2"/>
          <w:numId w:val="1"/>
        </w:numPr>
      </w:pPr>
      <w:r>
        <w:t>Edit the script for compatibility with your files and directories</w:t>
      </w:r>
    </w:p>
    <w:p w14:paraId="1A646C5F" w14:textId="6DF1B6F4" w:rsidR="007870B3" w:rsidRDefault="007870B3" w:rsidP="007870B3">
      <w:pPr>
        <w:pStyle w:val="ListParagraph"/>
        <w:numPr>
          <w:ilvl w:val="3"/>
          <w:numId w:val="1"/>
        </w:numPr>
      </w:pPr>
      <w:r>
        <w:t>mkdir assembly</w:t>
      </w:r>
      <w:ins w:id="495" w:author="RMH" w:date="2017-03-09T10:01:00Z">
        <w:r w:rsidR="00E1747C">
          <w:t xml:space="preserve"> </w:t>
        </w:r>
      </w:ins>
      <w:ins w:id="496" w:author="RMH" w:date="2017-03-09T10:11:00Z">
        <w:r w:rsidR="001664D9">
          <w:t>(</w:t>
        </w:r>
      </w:ins>
      <w:ins w:id="497" w:author="RMH" w:date="2017-03-09T10:01:00Z">
        <w:r w:rsidR="00E1747C">
          <w:t>if not already present</w:t>
        </w:r>
      </w:ins>
      <w:ins w:id="498" w:author="RMH" w:date="2017-03-09T10:11:00Z">
        <w:r w:rsidR="001664D9">
          <w:t>)</w:t>
        </w:r>
      </w:ins>
    </w:p>
    <w:p w14:paraId="199E3DE6" w14:textId="4BC590B9" w:rsidR="007870B3" w:rsidRDefault="007870B3" w:rsidP="007870B3">
      <w:pPr>
        <w:pStyle w:val="ListParagraph"/>
        <w:numPr>
          <w:ilvl w:val="3"/>
          <w:numId w:val="1"/>
        </w:numPr>
      </w:pPr>
      <w:r>
        <w:t>mkdir mapping</w:t>
      </w:r>
      <w:ins w:id="499" w:author="RMH" w:date="2017-03-09T10:08:00Z">
        <w:r w:rsidR="001664D9">
          <w:t xml:space="preserve"> (</w:t>
        </w:r>
      </w:ins>
      <w:ins w:id="500" w:author="RMH" w:date="2017-03-09T10:01:00Z">
        <w:r w:rsidR="00E1747C">
          <w:t>if not already present</w:t>
        </w:r>
      </w:ins>
      <w:ins w:id="501" w:author="RMH" w:date="2017-03-09T10:11:00Z">
        <w:r w:rsidR="001664D9">
          <w:t>)</w:t>
        </w:r>
      </w:ins>
    </w:p>
    <w:p w14:paraId="66B95BAC" w14:textId="77777777" w:rsidR="007870B3" w:rsidRDefault="007870B3" w:rsidP="007870B3">
      <w:pPr>
        <w:pStyle w:val="ListParagraph"/>
        <w:numPr>
          <w:ilvl w:val="3"/>
          <w:numId w:val="1"/>
        </w:numPr>
      </w:pPr>
      <w:r>
        <w:t>rename files such that they follow the *_PlateXPoolY.F.fq.gz naming convention</w:t>
      </w:r>
    </w:p>
    <w:p w14:paraId="3BAB188A" w14:textId="6C5B8BE4" w:rsidR="00E1747C" w:rsidRDefault="001664D9" w:rsidP="007870B3">
      <w:pPr>
        <w:pStyle w:val="ListParagraph"/>
        <w:numPr>
          <w:ilvl w:val="3"/>
          <w:numId w:val="1"/>
        </w:numPr>
        <w:rPr>
          <w:ins w:id="502" w:author="RMH" w:date="2017-03-09T10:02:00Z"/>
        </w:rPr>
      </w:pPr>
      <w:ins w:id="503" w:author="RMH" w:date="2017-03-09T10:08:00Z">
        <w:r>
          <w:t xml:space="preserve">Under </w:t>
        </w:r>
      </w:ins>
      <w:ins w:id="504" w:author="RMH" w:date="2017-03-09T10:09:00Z">
        <w:r>
          <w:t>Trim for Assembly</w:t>
        </w:r>
      </w:ins>
      <w:ins w:id="505" w:author="RMH" w:date="2017-03-09T10:10:00Z">
        <w:r>
          <w:t>,</w:t>
        </w:r>
      </w:ins>
      <w:ins w:id="506" w:author="RMH" w:date="2017-03-09T10:09:00Z">
        <w:r>
          <w:t xml:space="preserve">  </w:t>
        </w:r>
      </w:ins>
      <w:ins w:id="507" w:author="RMH" w:date="2017-03-09T10:02:00Z">
        <w:r>
          <w:t>e</w:t>
        </w:r>
        <w:r w:rsidR="00E1747C">
          <w:t xml:space="preserve">dit </w:t>
        </w:r>
      </w:ins>
      <w:ins w:id="508" w:author="RMH" w:date="2017-03-09T10:11:00Z">
        <w:r>
          <w:t>--l</w:t>
        </w:r>
      </w:ins>
      <w:ins w:id="509" w:author="RMH" w:date="2017-03-09T10:09:00Z">
        <w:r>
          <w:t xml:space="preserve">ength ### </w:t>
        </w:r>
      </w:ins>
      <w:ins w:id="510" w:author="RMH" w:date="2017-03-09T10:02:00Z">
        <w:r w:rsidR="00E1747C">
          <w:t>so that it match</w:t>
        </w:r>
        <w:r>
          <w:t>es the length of your sequences.</w:t>
        </w:r>
      </w:ins>
    </w:p>
    <w:p w14:paraId="44A2A966" w14:textId="7967C7F9" w:rsidR="001664D9" w:rsidRDefault="001664D9">
      <w:pPr>
        <w:pStyle w:val="ListParagraph"/>
        <w:numPr>
          <w:ilvl w:val="4"/>
          <w:numId w:val="1"/>
        </w:numPr>
        <w:rPr>
          <w:ins w:id="511" w:author="RMH" w:date="2017-03-09T10:13:00Z"/>
        </w:rPr>
        <w:pPrChange w:id="512" w:author="RMH" w:date="2017-03-09T10:10:00Z">
          <w:pPr>
            <w:pStyle w:val="ListParagraph"/>
            <w:numPr>
              <w:ilvl w:val="3"/>
              <w:numId w:val="1"/>
            </w:numPr>
            <w:ind w:left="2880" w:hanging="360"/>
          </w:pPr>
        </w:pPrChange>
      </w:pPr>
      <w:ins w:id="513" w:author="RMH" w:date="2017-03-09T10:10:00Z">
        <w:r>
          <w:t>For ezRAD, there is a second trim line that clips 5bp off the forward read, set this --length 5bp shorter than the previous length.</w:t>
        </w:r>
      </w:ins>
    </w:p>
    <w:p w14:paraId="0F12A28A" w14:textId="163B5C38" w:rsidR="001664D9" w:rsidRDefault="001664D9">
      <w:pPr>
        <w:pStyle w:val="ListParagraph"/>
        <w:numPr>
          <w:ilvl w:val="4"/>
          <w:numId w:val="1"/>
        </w:numPr>
        <w:rPr>
          <w:ins w:id="514" w:author="RMH" w:date="2017-03-09T10:02:00Z"/>
        </w:rPr>
        <w:pPrChange w:id="515" w:author="RMH" w:date="2017-03-09T10:10:00Z">
          <w:pPr>
            <w:pStyle w:val="ListParagraph"/>
            <w:numPr>
              <w:ilvl w:val="3"/>
              <w:numId w:val="1"/>
            </w:numPr>
            <w:ind w:left="2880" w:hanging="360"/>
          </w:pPr>
        </w:pPrChange>
      </w:pPr>
      <w:ins w:id="516" w:author="RMH" w:date="2017-03-09T10:13:00Z">
        <w:r>
          <w:t>For ddRAD the F sequence is already 5bp shorter</w:t>
        </w:r>
      </w:ins>
      <w:ins w:id="517" w:author="RMH" w:date="2017-03-09T10:14:00Z">
        <w:r w:rsidR="00F43D2D">
          <w:t xml:space="preserve"> than the R</w:t>
        </w:r>
      </w:ins>
      <w:ins w:id="518" w:author="RMH" w:date="2017-03-09T10:13:00Z">
        <w:r>
          <w:t>, so make sure you input the length of the F reads here to avoid losing them</w:t>
        </w:r>
        <w:r w:rsidR="00FA3382">
          <w:t xml:space="preserve"> in the trim</w:t>
        </w:r>
        <w:r>
          <w:t>.</w:t>
        </w:r>
      </w:ins>
    </w:p>
    <w:p w14:paraId="6FFEBB62" w14:textId="77777777" w:rsidR="00A7082A" w:rsidRDefault="00A7082A" w:rsidP="007870B3">
      <w:pPr>
        <w:pStyle w:val="ListParagraph"/>
        <w:numPr>
          <w:ilvl w:val="3"/>
          <w:numId w:val="1"/>
        </w:numPr>
      </w:pPr>
      <w:r>
        <w:t xml:space="preserve">The quality score is probably the most important part of the trim procedure.  </w:t>
      </w:r>
    </w:p>
    <w:p w14:paraId="1A67A001" w14:textId="77777777" w:rsidR="00A7082A" w:rsidRDefault="00A7082A" w:rsidP="00A7082A">
      <w:pPr>
        <w:pStyle w:val="ListParagraph"/>
        <w:numPr>
          <w:ilvl w:val="4"/>
          <w:numId w:val="1"/>
        </w:numPr>
      </w:pPr>
      <w:r>
        <w:t>For assembly, there is a fairly low quality threshold as low quality reads will generally have little effect on the creation of the reference</w:t>
      </w:r>
    </w:p>
    <w:p w14:paraId="14721484" w14:textId="77777777" w:rsidR="00A7082A" w:rsidRDefault="00A7082A" w:rsidP="00A7082A">
      <w:pPr>
        <w:pStyle w:val="ListParagraph"/>
        <w:numPr>
          <w:ilvl w:val="4"/>
          <w:numId w:val="1"/>
        </w:numPr>
      </w:pPr>
      <w:r>
        <w:t xml:space="preserve">For the mapping, the standard is higher.  </w:t>
      </w:r>
    </w:p>
    <w:p w14:paraId="7789D0BC" w14:textId="77777777" w:rsidR="00A7082A" w:rsidRDefault="00A7082A" w:rsidP="00A7082A">
      <w:pPr>
        <w:pStyle w:val="ListParagraph"/>
        <w:numPr>
          <w:ilvl w:val="5"/>
          <w:numId w:val="1"/>
        </w:numPr>
      </w:pPr>
      <w:r>
        <w:t>13=95%</w:t>
      </w:r>
    </w:p>
    <w:p w14:paraId="7D19B2C1" w14:textId="77777777" w:rsidR="00A7082A" w:rsidRDefault="00A7082A" w:rsidP="00A7082A">
      <w:pPr>
        <w:pStyle w:val="ListParagraph"/>
        <w:numPr>
          <w:ilvl w:val="5"/>
          <w:numId w:val="1"/>
        </w:numPr>
      </w:pPr>
      <w:r>
        <w:lastRenderedPageBreak/>
        <w:t>20=99%</w:t>
      </w:r>
    </w:p>
    <w:p w14:paraId="5DEB9D0F" w14:textId="77777777" w:rsidR="005559BE" w:rsidRDefault="005559BE" w:rsidP="007870B3">
      <w:pPr>
        <w:pStyle w:val="ListParagraph"/>
        <w:numPr>
          <w:ilvl w:val="3"/>
          <w:numId w:val="1"/>
        </w:numPr>
      </w:pPr>
      <w:r>
        <w:t>make sure the adapters are correct</w:t>
      </w:r>
    </w:p>
    <w:p w14:paraId="32F52789" w14:textId="77777777" w:rsidR="005559BE" w:rsidRDefault="005559BE" w:rsidP="005559BE">
      <w:pPr>
        <w:pStyle w:val="ListParagraph"/>
        <w:numPr>
          <w:ilvl w:val="4"/>
          <w:numId w:val="1"/>
        </w:numPr>
      </w:pPr>
      <w:r>
        <w:t>those below are for single indexing</w:t>
      </w:r>
    </w:p>
    <w:p w14:paraId="01FA7982" w14:textId="77777777" w:rsidR="005559BE" w:rsidRDefault="005559BE" w:rsidP="005559BE">
      <w:pPr>
        <w:pStyle w:val="ListParagraph"/>
        <w:numPr>
          <w:ilvl w:val="4"/>
          <w:numId w:val="1"/>
        </w:numPr>
      </w:pPr>
      <w:r>
        <w:t>dual indexing requires different adapter sequences</w:t>
      </w:r>
    </w:p>
    <w:p w14:paraId="01140F53" w14:textId="77777777" w:rsidR="00406016" w:rsidRDefault="00406016" w:rsidP="00406016">
      <w:pPr>
        <w:pStyle w:val="ListParagraph"/>
        <w:numPr>
          <w:ilvl w:val="3"/>
          <w:numId w:val="1"/>
        </w:numPr>
      </w:pPr>
      <w:r>
        <w:t>Note that the script assumes that your files will have the following format</w:t>
      </w:r>
    </w:p>
    <w:p w14:paraId="799CA53D" w14:textId="77777777" w:rsidR="00406016" w:rsidRDefault="00406016" w:rsidP="00406016">
      <w:pPr>
        <w:pStyle w:val="ListParagraph"/>
        <w:numPr>
          <w:ilvl w:val="4"/>
          <w:numId w:val="1"/>
        </w:numPr>
      </w:pPr>
      <w:r>
        <w:t>*.F.fq.gz   *.R.fq.gz</w:t>
      </w:r>
    </w:p>
    <w:p w14:paraId="097C0DF1" w14:textId="77777777" w:rsidR="00406016" w:rsidRDefault="00406016" w:rsidP="00406016">
      <w:pPr>
        <w:pStyle w:val="ListParagraph"/>
        <w:numPr>
          <w:ilvl w:val="3"/>
          <w:numId w:val="1"/>
        </w:numPr>
      </w:pPr>
      <w:r>
        <w:t>Note that the file extension will be different for reads trimmed for assembly</w:t>
      </w:r>
    </w:p>
    <w:p w14:paraId="772F95DD" w14:textId="77777777" w:rsidR="00406016" w:rsidRDefault="00406016" w:rsidP="00406016">
      <w:pPr>
        <w:pStyle w:val="ListParagraph"/>
        <w:numPr>
          <w:ilvl w:val="4"/>
          <w:numId w:val="1"/>
        </w:numPr>
      </w:pPr>
      <w:r>
        <w:t>*.r1.fq.gz  *.r2.fq.gz</w:t>
      </w:r>
    </w:p>
    <w:p w14:paraId="77952BC7" w14:textId="77777777" w:rsidR="00406016" w:rsidRDefault="00406016" w:rsidP="00406016">
      <w:pPr>
        <w:pStyle w:val="ListParagraph"/>
        <w:numPr>
          <w:ilvl w:val="3"/>
          <w:numId w:val="1"/>
        </w:numPr>
      </w:pPr>
      <w:r>
        <w:t>And those trimmed for mapping</w:t>
      </w:r>
    </w:p>
    <w:p w14:paraId="30BD7219" w14:textId="77777777" w:rsidR="00406016" w:rsidRDefault="00406016" w:rsidP="00406016">
      <w:pPr>
        <w:pStyle w:val="ListParagraph"/>
        <w:numPr>
          <w:ilvl w:val="4"/>
          <w:numId w:val="1"/>
        </w:numPr>
      </w:pPr>
      <w:r>
        <w:t>*.R1.fq.gz  *.R2.fq.gz</w:t>
      </w:r>
    </w:p>
    <w:p w14:paraId="6ECEE5D9" w14:textId="77777777" w:rsidR="005F742F" w:rsidRDefault="005F742F" w:rsidP="005F742F">
      <w:pPr>
        <w:pStyle w:val="ListParagraph"/>
        <w:numPr>
          <w:ilvl w:val="1"/>
          <w:numId w:val="1"/>
        </w:numPr>
      </w:pPr>
      <w:r>
        <w:t>After trimming, run cntReads.sh to count the reads per file</w:t>
      </w:r>
    </w:p>
    <w:p w14:paraId="12549B96" w14:textId="77777777" w:rsidR="005F742F" w:rsidRDefault="005F742F" w:rsidP="005F742F">
      <w:pPr>
        <w:pStyle w:val="ListParagraph"/>
        <w:numPr>
          <w:ilvl w:val="2"/>
          <w:numId w:val="1"/>
        </w:numPr>
      </w:pPr>
      <w:r>
        <w:t>Add columns for assembly and mapping to the table of read counts</w:t>
      </w:r>
    </w:p>
    <w:p w14:paraId="52E196BE" w14:textId="77777777" w:rsidR="005F742F" w:rsidRDefault="005F742F" w:rsidP="005F742F">
      <w:pPr>
        <w:pStyle w:val="ListParagraph"/>
        <w:numPr>
          <w:ilvl w:val="2"/>
          <w:numId w:val="1"/>
        </w:numPr>
      </w:pPr>
      <w:r>
        <w:t>Calculate the proportion of reads lost</w:t>
      </w:r>
    </w:p>
    <w:p w14:paraId="3360DB47" w14:textId="77777777" w:rsidR="00A61803" w:rsidRDefault="00A61803" w:rsidP="00A61803">
      <w:pPr>
        <w:pStyle w:val="ListParagraph"/>
        <w:numPr>
          <w:ilvl w:val="3"/>
          <w:numId w:val="1"/>
        </w:numPr>
        <w:rPr>
          <w:ins w:id="519" w:author="Christopher Bird" w:date="2017-03-17T02:40:00Z"/>
        </w:rPr>
      </w:pPr>
      <w:r>
        <w:t>If there is excessive loss of reads, the quality settings may be set too high or the quality of your sequence may be too low</w:t>
      </w:r>
    </w:p>
    <w:p w14:paraId="7F93ECEF" w14:textId="13D9F825" w:rsidR="00DA16E5" w:rsidRPr="006017ED" w:rsidRDefault="00DA16E5">
      <w:pPr>
        <w:pStyle w:val="ListParagraph"/>
        <w:numPr>
          <w:ilvl w:val="4"/>
          <w:numId w:val="1"/>
        </w:numPr>
        <w:rPr>
          <w:ins w:id="520" w:author="Christopher Bird" w:date="2017-03-17T20:19:00Z"/>
          <w:rPrChange w:id="521" w:author="Christopher Bird" w:date="2017-03-17T20:19:00Z">
            <w:rPr>
              <w:ins w:id="522" w:author="Christopher Bird" w:date="2017-03-17T20:19:00Z"/>
              <w:b/>
              <w:i/>
            </w:rPr>
          </w:rPrChange>
        </w:rPr>
        <w:pPrChange w:id="523" w:author="Christopher Bird" w:date="2017-03-17T02:40:00Z">
          <w:pPr>
            <w:pStyle w:val="ListParagraph"/>
            <w:numPr>
              <w:ilvl w:val="3"/>
              <w:numId w:val="1"/>
            </w:numPr>
            <w:ind w:left="2880" w:hanging="360"/>
          </w:pPr>
        </w:pPrChange>
      </w:pPr>
      <w:ins w:id="524" w:author="Christopher Bird" w:date="2017-03-17T02:40:00Z">
        <w:r w:rsidRPr="001209C7">
          <w:rPr>
            <w:b/>
            <w:i/>
            <w:rPrChange w:id="525" w:author="Christopher Bird" w:date="2017-03-17T02:41:00Z">
              <w:rPr/>
            </w:rPrChange>
          </w:rPr>
          <w:t>The first steps of Assembly and Mapping instruct you how to rename files that should not be considered for assembly because they have too few reads</w:t>
        </w:r>
      </w:ins>
    </w:p>
    <w:p w14:paraId="3BD90BAB" w14:textId="4332AE42" w:rsidR="006017ED" w:rsidRPr="00007622" w:rsidRDefault="006017ED">
      <w:pPr>
        <w:pStyle w:val="ListParagraph"/>
        <w:ind w:left="1080"/>
        <w:rPr>
          <w:ins w:id="526" w:author="Christopher Bird" w:date="2017-03-17T20:19:00Z"/>
          <w:b/>
          <w:i/>
        </w:rPr>
        <w:pPrChange w:id="527" w:author="Christopher Bird" w:date="2017-03-17T20:19:00Z">
          <w:pPr>
            <w:pStyle w:val="ListParagraph"/>
            <w:numPr>
              <w:numId w:val="1"/>
            </w:numPr>
            <w:ind w:left="1080" w:hanging="720"/>
          </w:pPr>
        </w:pPrChange>
      </w:pPr>
      <w:ins w:id="528" w:author="Christopher Bird" w:date="2017-03-17T20:19:00Z">
        <w:r>
          <w:rPr>
            <w:b/>
            <w:i/>
          </w:rPr>
          <w:t>If your reads are highly likely to overlap, then you should pay close attention to the NumAssmReads.txt  output here.  You may want to compare the results from different trim settings.</w:t>
        </w:r>
      </w:ins>
      <w:ins w:id="529" w:author="Christopher Bird" w:date="2017-03-17T20:26:00Z">
        <w:r w:rsidR="002D0F71">
          <w:rPr>
            <w:b/>
            <w:i/>
          </w:rPr>
          <w:t xml:space="preserve"> If you choose to do this, I recommend that you also compare FASTQC results and the number of reads assembled that is output to the slurm file in the </w:t>
        </w:r>
      </w:ins>
      <w:ins w:id="530" w:author="Christopher Bird" w:date="2017-03-17T20:27:00Z">
        <w:r w:rsidR="002D0F71">
          <w:rPr>
            <w:b/>
            <w:i/>
          </w:rPr>
          <w:t>assembly (next section).</w:t>
        </w:r>
      </w:ins>
    </w:p>
    <w:p w14:paraId="2C68AF58" w14:textId="77777777" w:rsidR="006017ED" w:rsidRDefault="006017ED">
      <w:pPr>
        <w:spacing w:after="0" w:line="240" w:lineRule="auto"/>
        <w:pPrChange w:id="531" w:author="Christopher Bird" w:date="2017-03-17T20:20:00Z">
          <w:pPr>
            <w:pStyle w:val="ListParagraph"/>
            <w:numPr>
              <w:ilvl w:val="3"/>
              <w:numId w:val="1"/>
            </w:numPr>
            <w:ind w:left="2880" w:hanging="360"/>
          </w:pPr>
        </w:pPrChange>
      </w:pPr>
    </w:p>
    <w:p w14:paraId="25C90DFC" w14:textId="77777777" w:rsidR="00A61803" w:rsidRDefault="0010206D" w:rsidP="0010206D">
      <w:pPr>
        <w:pStyle w:val="ListParagraph"/>
        <w:numPr>
          <w:ilvl w:val="1"/>
          <w:numId w:val="1"/>
        </w:numPr>
      </w:pPr>
      <w:r>
        <w:t xml:space="preserve">After trimming, run </w:t>
      </w:r>
      <w:r w:rsidR="00A61803">
        <w:t>fastqc on the trimmed data</w:t>
      </w:r>
      <w:r>
        <w:t xml:space="preserve"> and use multiqc to visualize</w:t>
      </w:r>
    </w:p>
    <w:p w14:paraId="2D2A3232" w14:textId="77777777" w:rsidR="0010206D" w:rsidRDefault="0010206D" w:rsidP="0010206D">
      <w:pPr>
        <w:pStyle w:val="ListParagraph"/>
        <w:numPr>
          <w:ilvl w:val="2"/>
          <w:numId w:val="1"/>
        </w:numPr>
        <w:rPr>
          <w:ins w:id="532" w:author="Christopher Bird" w:date="2017-03-17T16:35:00Z"/>
        </w:rPr>
      </w:pPr>
      <w:r>
        <w:t xml:space="preserve">You want to </w:t>
      </w:r>
      <w:r w:rsidR="004F517D">
        <w:t>visualize results</w:t>
      </w:r>
      <w:r>
        <w:t xml:space="preserve"> separately for libraries from different pools and sequencing lanes for</w:t>
      </w:r>
      <w:r w:rsidR="004F517D">
        <w:t xml:space="preserve"> the purpose of</w:t>
      </w:r>
      <w:r>
        <w:t xml:space="preserve"> comparison</w:t>
      </w:r>
    </w:p>
    <w:p w14:paraId="6F9123C8" w14:textId="77777777" w:rsidR="00443EB7" w:rsidRDefault="00443EB7" w:rsidP="0010206D">
      <w:pPr>
        <w:pStyle w:val="ListParagraph"/>
        <w:numPr>
          <w:ilvl w:val="2"/>
          <w:numId w:val="1"/>
        </w:numPr>
      </w:pPr>
    </w:p>
    <w:p w14:paraId="18328FF9" w14:textId="77777777" w:rsidR="00443EB7" w:rsidRPr="00007622" w:rsidRDefault="00443EB7">
      <w:pPr>
        <w:pStyle w:val="ListParagraph"/>
        <w:ind w:left="1080"/>
        <w:rPr>
          <w:ins w:id="533" w:author="Christopher Bird" w:date="2017-03-17T16:35:00Z"/>
          <w:b/>
          <w:i/>
        </w:rPr>
        <w:pPrChange w:id="534" w:author="Christopher Bird" w:date="2017-03-17T16:35:00Z">
          <w:pPr>
            <w:pStyle w:val="ListParagraph"/>
            <w:numPr>
              <w:numId w:val="1"/>
            </w:numPr>
            <w:ind w:left="1080" w:hanging="720"/>
          </w:pPr>
        </w:pPrChange>
      </w:pPr>
    </w:p>
    <w:p w14:paraId="66CA0791" w14:textId="3DE88E67" w:rsidR="00443EB7" w:rsidRPr="00007622" w:rsidRDefault="00443EB7">
      <w:pPr>
        <w:pStyle w:val="ListParagraph"/>
        <w:ind w:left="1080"/>
        <w:rPr>
          <w:ins w:id="535" w:author="Christopher Bird" w:date="2017-03-17T16:35:00Z"/>
          <w:b/>
          <w:i/>
        </w:rPr>
        <w:pPrChange w:id="536" w:author="Christopher Bird" w:date="2017-03-17T16:35:00Z">
          <w:pPr>
            <w:pStyle w:val="ListParagraph"/>
            <w:numPr>
              <w:numId w:val="1"/>
            </w:numPr>
            <w:ind w:left="1080" w:hanging="720"/>
          </w:pPr>
        </w:pPrChange>
      </w:pPr>
      <w:ins w:id="537" w:author="Christopher Bird" w:date="2017-03-17T16:36:00Z">
        <w:r>
          <w:rPr>
            <w:b/>
            <w:i/>
          </w:rPr>
          <w:t>If your reads are highly likely to overlap, then you should pay close attention to the FASTQC output here.  There should be little to no detectable adapter</w:t>
        </w:r>
      </w:ins>
      <w:ins w:id="538" w:author="Christopher Bird" w:date="2017-03-17T16:40:00Z">
        <w:r>
          <w:rPr>
            <w:b/>
            <w:i/>
          </w:rPr>
          <w:t xml:space="preserve"> in the assembly *.fq.gz files</w:t>
        </w:r>
      </w:ins>
      <w:ins w:id="539" w:author="Christopher Bird" w:date="2017-03-17T16:36:00Z">
        <w:r>
          <w:rPr>
            <w:b/>
            <w:i/>
          </w:rPr>
          <w:t xml:space="preserve">.  If </w:t>
        </w:r>
      </w:ins>
      <w:ins w:id="540" w:author="Christopher Bird" w:date="2017-03-17T16:37:00Z">
        <w:r>
          <w:rPr>
            <w:b/>
            <w:i/>
          </w:rPr>
          <w:t xml:space="preserve">there is still adapter, then decrease the </w:t>
        </w:r>
      </w:ins>
      <w:ins w:id="541" w:author="Christopher Bird" w:date="2017-03-17T16:38:00Z">
        <w:r>
          <w:rPr>
            <w:b/>
            <w:i/>
          </w:rPr>
          <w:t>–stringency setting (minimum match length for removing adapter) and retrim</w:t>
        </w:r>
      </w:ins>
      <w:ins w:id="542" w:author="Christopher Bird" w:date="2017-03-17T16:40:00Z">
        <w:r>
          <w:rPr>
            <w:b/>
            <w:i/>
          </w:rPr>
          <w:t xml:space="preserve"> for assembly</w:t>
        </w:r>
      </w:ins>
      <w:ins w:id="543" w:author="Christopher Bird" w:date="2017-03-17T16:38:00Z">
        <w:r>
          <w:rPr>
            <w:b/>
            <w:i/>
          </w:rPr>
          <w:t>.  You can also drop the –q value to 4, which will retain more sequences by setting the trim quality score to 60% certain of the base call.</w:t>
        </w:r>
      </w:ins>
    </w:p>
    <w:p w14:paraId="46D4841A" w14:textId="77777777" w:rsidR="005F742F" w:rsidRDefault="005F742F" w:rsidP="005F742F"/>
    <w:p w14:paraId="61DCAE6A" w14:textId="77777777" w:rsidR="00FA2A3E" w:rsidRDefault="00FA2A3E" w:rsidP="005F742F">
      <w:r>
        <w:br w:type="page"/>
      </w:r>
    </w:p>
    <w:p w14:paraId="6A1BF198" w14:textId="77777777" w:rsidR="00323381" w:rsidRDefault="00372661" w:rsidP="00323381">
      <w:pPr>
        <w:pStyle w:val="ListParagraph"/>
        <w:numPr>
          <w:ilvl w:val="0"/>
          <w:numId w:val="1"/>
        </w:numPr>
        <w:ind w:left="720"/>
        <w:rPr>
          <w:b/>
        </w:rPr>
      </w:pPr>
      <w:del w:id="544" w:author="Christopher Bird" w:date="2017-03-17T16:20:00Z">
        <w:r w:rsidRPr="00C4485B" w:rsidDel="00846CBE">
          <w:rPr>
            <w:b/>
          </w:rPr>
          <w:lastRenderedPageBreak/>
          <w:delText xml:space="preserve">PE </w:delText>
        </w:r>
      </w:del>
      <w:r w:rsidRPr="00C4485B">
        <w:rPr>
          <w:b/>
        </w:rPr>
        <w:t>Assembly</w:t>
      </w:r>
      <w:r w:rsidR="005556B3" w:rsidRPr="00C4485B">
        <w:rPr>
          <w:b/>
        </w:rPr>
        <w:t xml:space="preserve"> of Reference Genome</w:t>
      </w:r>
      <w:r w:rsidRPr="00C4485B">
        <w:rPr>
          <w:b/>
        </w:rPr>
        <w:t xml:space="preserve"> 1: Determine Cutoffs</w:t>
      </w:r>
    </w:p>
    <w:p w14:paraId="4D10534C" w14:textId="77777777" w:rsidR="00C4485B" w:rsidRPr="00C4485B" w:rsidRDefault="00C4485B" w:rsidP="00C4485B">
      <w:pPr>
        <w:pStyle w:val="ListParagraph"/>
        <w:rPr>
          <w:b/>
        </w:rPr>
      </w:pPr>
    </w:p>
    <w:p w14:paraId="065866DA" w14:textId="29D38708" w:rsidR="00C4485B" w:rsidRDefault="00C4485B" w:rsidP="00C4485B">
      <w:pPr>
        <w:pStyle w:val="ListParagraph"/>
        <w:ind w:left="540"/>
        <w:rPr>
          <w:ins w:id="545" w:author="Christopher Bird" w:date="2017-03-17T16:20:00Z"/>
        </w:rPr>
      </w:pPr>
      <w:r>
        <w:t xml:space="preserve">The </w:t>
      </w:r>
      <w:del w:id="546" w:author="Christopher Bird" w:date="2017-03-17T16:20:00Z">
        <w:r w:rsidDel="00846CBE">
          <w:delText xml:space="preserve">paired end </w:delText>
        </w:r>
      </w:del>
      <w:r>
        <w:t>assembly</w:t>
      </w:r>
      <w:ins w:id="547" w:author="Christopher Bird" w:date="2017-03-17T16:20:00Z">
        <w:r w:rsidR="00846CBE">
          <w:t xml:space="preserve"> of paired end reads</w:t>
        </w:r>
      </w:ins>
      <w:r>
        <w:t xml:space="preserve"> is really a two step process.  In the first step, we determine which reads to use in reference creation.  In the second step, the reference is created.  At this point, I like to generate several references then pick 3 for mapping based upon the results.</w:t>
      </w:r>
    </w:p>
    <w:p w14:paraId="32F00B15" w14:textId="77777777" w:rsidR="00846CBE" w:rsidRDefault="00846CBE" w:rsidP="00C4485B">
      <w:pPr>
        <w:pStyle w:val="ListParagraph"/>
        <w:ind w:left="540"/>
        <w:rPr>
          <w:ins w:id="548" w:author="Christopher Bird" w:date="2017-03-17T16:20:00Z"/>
        </w:rPr>
      </w:pPr>
    </w:p>
    <w:p w14:paraId="3DE601EA" w14:textId="0DB45BF5" w:rsidR="00846CBE" w:rsidRPr="00846CBE" w:rsidRDefault="00846CBE" w:rsidP="00C4485B">
      <w:pPr>
        <w:pStyle w:val="ListParagraph"/>
        <w:ind w:left="540"/>
        <w:rPr>
          <w:ins w:id="549" w:author="Christopher Bird" w:date="2017-03-17T16:26:00Z"/>
          <w:b/>
          <w:i/>
          <w:rPrChange w:id="550" w:author="Christopher Bird" w:date="2017-03-17T16:28:00Z">
            <w:rPr>
              <w:ins w:id="551" w:author="Christopher Bird" w:date="2017-03-17T16:26:00Z"/>
            </w:rPr>
          </w:rPrChange>
        </w:rPr>
      </w:pPr>
      <w:ins w:id="552" w:author="Christopher Bird" w:date="2017-03-17T16:20:00Z">
        <w:r w:rsidRPr="00846CBE">
          <w:rPr>
            <w:b/>
            <w:i/>
            <w:rPrChange w:id="553" w:author="Christopher Bird" w:date="2017-03-17T16:28:00Z">
              <w:rPr/>
            </w:rPrChange>
          </w:rPr>
          <w:t xml:space="preserve">Prior to </w:t>
        </w:r>
      </w:ins>
      <w:ins w:id="554" w:author="Christopher Bird" w:date="2017-03-17T16:21:00Z">
        <w:r w:rsidRPr="00846CBE">
          <w:rPr>
            <w:b/>
            <w:i/>
            <w:rPrChange w:id="555" w:author="Christopher Bird" w:date="2017-03-17T16:28:00Z">
              <w:rPr/>
            </w:rPrChange>
          </w:rPr>
          <w:t>beginning</w:t>
        </w:r>
      </w:ins>
      <w:ins w:id="556" w:author="Christopher Bird" w:date="2017-03-17T16:20:00Z">
        <w:r w:rsidRPr="00846CBE">
          <w:rPr>
            <w:b/>
            <w:i/>
            <w:rPrChange w:id="557" w:author="Christopher Bird" w:date="2017-03-17T16:28:00Z">
              <w:rPr/>
            </w:rPrChange>
          </w:rPr>
          <w:t xml:space="preserve"> </w:t>
        </w:r>
      </w:ins>
      <w:ins w:id="558" w:author="Christopher Bird" w:date="2017-03-17T16:21:00Z">
        <w:r w:rsidRPr="00846CBE">
          <w:rPr>
            <w:b/>
            <w:i/>
            <w:rPrChange w:id="559" w:author="Christopher Bird" w:date="2017-03-17T16:28:00Z">
              <w:rPr/>
            </w:rPrChange>
          </w:rPr>
          <w:t>this section, it is important to determine if your F</w:t>
        </w:r>
      </w:ins>
      <w:ins w:id="560" w:author="Christopher Bird" w:date="2017-03-17T16:22:00Z">
        <w:r w:rsidRPr="00846CBE">
          <w:rPr>
            <w:b/>
            <w:i/>
            <w:rPrChange w:id="561" w:author="Christopher Bird" w:date="2017-03-17T16:28:00Z">
              <w:rPr/>
            </w:rPrChange>
          </w:rPr>
          <w:t xml:space="preserve"> &amp; R reads are highly likely to overlap. </w:t>
        </w:r>
      </w:ins>
      <w:ins w:id="562" w:author="Christopher Bird" w:date="2017-03-17T16:23:00Z">
        <w:r w:rsidRPr="00846CBE">
          <w:rPr>
            <w:b/>
            <w:i/>
            <w:rPrChange w:id="563" w:author="Christopher Bird" w:date="2017-03-17T16:28:00Z">
              <w:rPr/>
            </w:rPrChange>
          </w:rPr>
          <w:t>You need to obtain the fragment size that was selected for the libraries (Sharon has this, but we will start a master file that also has this info).  You also need to know what type of sequencing was performed (2x100, 2x125, 2x150, 2x250, 2x300).  Lastly, compare the size selection to the total length of F and R reads.  If they are close, your reads are highly likely to overlap.</w:t>
        </w:r>
      </w:ins>
      <w:ins w:id="564" w:author="Christopher Bird" w:date="2017-03-17T16:22:00Z">
        <w:r w:rsidRPr="00846CBE">
          <w:rPr>
            <w:b/>
            <w:i/>
            <w:rPrChange w:id="565" w:author="Christopher Bird" w:date="2017-03-17T16:28:00Z">
              <w:rPr/>
            </w:rPrChange>
          </w:rPr>
          <w:t xml:space="preserve"> If your data is MiSeq 2 x 300, it is  highly likely that your reads </w:t>
        </w:r>
      </w:ins>
      <w:ins w:id="566" w:author="Christopher Bird" w:date="2017-03-17T16:26:00Z">
        <w:r w:rsidRPr="00846CBE">
          <w:rPr>
            <w:b/>
            <w:i/>
            <w:rPrChange w:id="567" w:author="Christopher Bird" w:date="2017-03-17T16:28:00Z">
              <w:rPr/>
            </w:rPrChange>
          </w:rPr>
          <w:t>will overlap.</w:t>
        </w:r>
      </w:ins>
      <w:ins w:id="568" w:author="Christopher Bird" w:date="2017-03-17T16:27:00Z">
        <w:r w:rsidRPr="00846CBE">
          <w:rPr>
            <w:b/>
            <w:i/>
            <w:rPrChange w:id="569" w:author="Christopher Bird" w:date="2017-03-17T16:28:00Z">
              <w:rPr/>
            </w:rPrChange>
          </w:rPr>
          <w:t xml:space="preserve">  If your data is 2 x 150, then is it is generally unlikely that the reads will overlap.</w:t>
        </w:r>
      </w:ins>
    </w:p>
    <w:p w14:paraId="582627B7" w14:textId="77777777" w:rsidR="00846CBE" w:rsidRPr="00846CBE" w:rsidRDefault="00846CBE" w:rsidP="00C4485B">
      <w:pPr>
        <w:pStyle w:val="ListParagraph"/>
        <w:ind w:left="540"/>
        <w:rPr>
          <w:ins w:id="570" w:author="Christopher Bird" w:date="2017-03-17T16:26:00Z"/>
          <w:b/>
          <w:i/>
          <w:rPrChange w:id="571" w:author="Christopher Bird" w:date="2017-03-17T16:28:00Z">
            <w:rPr>
              <w:ins w:id="572" w:author="Christopher Bird" w:date="2017-03-17T16:26:00Z"/>
            </w:rPr>
          </w:rPrChange>
        </w:rPr>
      </w:pPr>
    </w:p>
    <w:p w14:paraId="6C9BAF6C" w14:textId="2BA5AB96" w:rsidR="00846CBE" w:rsidRPr="00846CBE" w:rsidRDefault="00846CBE" w:rsidP="00C4485B">
      <w:pPr>
        <w:pStyle w:val="ListParagraph"/>
        <w:ind w:left="540"/>
        <w:rPr>
          <w:b/>
          <w:i/>
          <w:rPrChange w:id="573" w:author="Christopher Bird" w:date="2017-03-17T16:28:00Z">
            <w:rPr/>
          </w:rPrChange>
        </w:rPr>
      </w:pPr>
      <w:ins w:id="574" w:author="Christopher Bird" w:date="2017-03-17T16:26:00Z">
        <w:r w:rsidRPr="00846CBE">
          <w:rPr>
            <w:b/>
            <w:i/>
            <w:rPrChange w:id="575" w:author="Christopher Bird" w:date="2017-03-17T16:28:00Z">
              <w:rPr/>
            </w:rPrChange>
          </w:rPr>
          <w:t>If you reads are highly likely to overlap, then will have to set the OL in your config files (instead of PE).  If your reads are not likely to overlap, then the config files should be set to PE.</w:t>
        </w:r>
      </w:ins>
    </w:p>
    <w:p w14:paraId="086E5D51" w14:textId="77777777" w:rsidR="00C4485B" w:rsidRDefault="00C4485B" w:rsidP="00C4485B">
      <w:pPr>
        <w:pStyle w:val="ListParagraph"/>
        <w:ind w:left="540"/>
      </w:pPr>
    </w:p>
    <w:p w14:paraId="705E202D" w14:textId="1B4A1065" w:rsidR="00092D13" w:rsidRDefault="00092D13" w:rsidP="00177A8F">
      <w:pPr>
        <w:pStyle w:val="ListParagraph"/>
        <w:numPr>
          <w:ilvl w:val="1"/>
          <w:numId w:val="1"/>
        </w:numPr>
        <w:ind w:left="540"/>
        <w:rPr>
          <w:ins w:id="576" w:author="Christopher Bird" w:date="2017-03-17T02:28:00Z"/>
        </w:rPr>
      </w:pPr>
      <w:ins w:id="577" w:author="Christopher Bird" w:date="2017-03-17T02:28:00Z">
        <w:r>
          <w:t xml:space="preserve">Optional: if you </w:t>
        </w:r>
      </w:ins>
      <w:ins w:id="578" w:author="Christopher Bird" w:date="2017-03-17T02:29:00Z">
        <w:r>
          <w:t xml:space="preserve">don’t want to use all of your fq.gz files for assembly, you can use the FilterFilesForAssm.sh </w:t>
        </w:r>
      </w:ins>
      <w:ins w:id="579" w:author="Christopher Bird" w:date="2017-03-17T02:28:00Z">
        <w:r>
          <w:t>script</w:t>
        </w:r>
      </w:ins>
      <w:ins w:id="580" w:author="Christopher Bird" w:date="2017-03-17T02:35:00Z">
        <w:r>
          <w:t xml:space="preserve"> to remove files from consideration without deleting them</w:t>
        </w:r>
      </w:ins>
      <w:ins w:id="581" w:author="Christopher Bird" w:date="2017-03-17T02:28:00Z">
        <w:r>
          <w:t xml:space="preserve"> </w:t>
        </w:r>
      </w:ins>
    </w:p>
    <w:p w14:paraId="00D9803A" w14:textId="77777777" w:rsidR="00092D13" w:rsidRDefault="00092D13">
      <w:pPr>
        <w:pStyle w:val="ListParagraph"/>
        <w:numPr>
          <w:ilvl w:val="2"/>
          <w:numId w:val="1"/>
        </w:numPr>
        <w:rPr>
          <w:ins w:id="582" w:author="Christopher Bird" w:date="2017-03-17T02:30:00Z"/>
        </w:rPr>
        <w:pPrChange w:id="583" w:author="Christopher Bird" w:date="2017-03-17T02:30:00Z">
          <w:pPr>
            <w:pStyle w:val="ListParagraph"/>
            <w:numPr>
              <w:ilvl w:val="1"/>
              <w:numId w:val="1"/>
            </w:numPr>
            <w:ind w:left="540" w:hanging="360"/>
          </w:pPr>
        </w:pPrChange>
      </w:pPr>
      <w:ins w:id="584" w:author="Christopher Bird" w:date="2017-03-17T02:30:00Z">
        <w:r>
          <w:t>You would want to do this if there are files that have too few reads to be viable.</w:t>
        </w:r>
      </w:ins>
    </w:p>
    <w:p w14:paraId="5A418058" w14:textId="50880CD4" w:rsidR="00092D13" w:rsidRDefault="000D14CD">
      <w:pPr>
        <w:pStyle w:val="ListParagraph"/>
        <w:numPr>
          <w:ilvl w:val="2"/>
          <w:numId w:val="1"/>
        </w:numPr>
        <w:rPr>
          <w:ins w:id="585" w:author="Christopher Bird" w:date="2017-03-17T02:31:00Z"/>
        </w:rPr>
        <w:pPrChange w:id="586" w:author="Christopher Bird" w:date="2017-03-17T02:30:00Z">
          <w:pPr>
            <w:pStyle w:val="ListParagraph"/>
            <w:numPr>
              <w:ilvl w:val="1"/>
              <w:numId w:val="1"/>
            </w:numPr>
            <w:ind w:left="540" w:hanging="360"/>
          </w:pPr>
        </w:pPrChange>
      </w:pPr>
      <w:ins w:id="587" w:author="Christopher Bird" w:date="2017-03-17T02:31:00Z">
        <w:r>
          <w:t>Open the Num</w:t>
        </w:r>
        <w:r w:rsidR="00092D13">
          <w:t>AssmReads.txt file (in excel)</w:t>
        </w:r>
      </w:ins>
    </w:p>
    <w:p w14:paraId="24D5BF2A" w14:textId="77777777" w:rsidR="00092D13" w:rsidRDefault="00092D13">
      <w:pPr>
        <w:pStyle w:val="ListParagraph"/>
        <w:numPr>
          <w:ilvl w:val="3"/>
          <w:numId w:val="1"/>
        </w:numPr>
        <w:rPr>
          <w:ins w:id="588" w:author="Christopher Bird" w:date="2017-03-17T02:32:00Z"/>
        </w:rPr>
        <w:pPrChange w:id="589" w:author="Christopher Bird" w:date="2017-03-17T02:34:00Z">
          <w:pPr>
            <w:pStyle w:val="ListParagraph"/>
            <w:numPr>
              <w:ilvl w:val="1"/>
              <w:numId w:val="1"/>
            </w:numPr>
            <w:ind w:left="540" w:hanging="360"/>
          </w:pPr>
        </w:pPrChange>
      </w:pPr>
      <w:ins w:id="590" w:author="Christopher Bird" w:date="2017-03-17T02:32:00Z">
        <w:r>
          <w:t>Use the sort functions and anything else to isolate files that should not be used.</w:t>
        </w:r>
      </w:ins>
    </w:p>
    <w:p w14:paraId="18E83C08" w14:textId="6DA98069" w:rsidR="00092D13" w:rsidRDefault="00092D13">
      <w:pPr>
        <w:pStyle w:val="ListParagraph"/>
        <w:numPr>
          <w:ilvl w:val="2"/>
          <w:numId w:val="1"/>
        </w:numPr>
        <w:rPr>
          <w:ins w:id="591" w:author="Christopher Bird" w:date="2017-03-17T02:32:00Z"/>
        </w:rPr>
        <w:pPrChange w:id="592" w:author="Christopher Bird" w:date="2017-03-17T02:30:00Z">
          <w:pPr>
            <w:pStyle w:val="ListParagraph"/>
            <w:numPr>
              <w:ilvl w:val="1"/>
              <w:numId w:val="1"/>
            </w:numPr>
            <w:ind w:left="540" w:hanging="360"/>
          </w:pPr>
        </w:pPrChange>
      </w:pPr>
      <w:ins w:id="593" w:author="Christopher Bird" w:date="2017-03-17T02:30:00Z">
        <w:r>
          <w:t xml:space="preserve">Make a *.txt file </w:t>
        </w:r>
      </w:ins>
      <w:ins w:id="594" w:author="Christopher Bird" w:date="2017-03-17T02:32:00Z">
        <w:r>
          <w:t>using nano</w:t>
        </w:r>
      </w:ins>
      <w:ins w:id="595" w:author="Christopher Bird" w:date="2017-03-17T02:33:00Z">
        <w:r>
          <w:t xml:space="preserve"> </w:t>
        </w:r>
      </w:ins>
    </w:p>
    <w:p w14:paraId="0214275F" w14:textId="7694CDAA" w:rsidR="00092D13" w:rsidRDefault="00092D13">
      <w:pPr>
        <w:pStyle w:val="ListParagraph"/>
        <w:numPr>
          <w:ilvl w:val="3"/>
          <w:numId w:val="1"/>
        </w:numPr>
        <w:rPr>
          <w:ins w:id="596" w:author="Christopher Bird" w:date="2017-03-17T02:33:00Z"/>
        </w:rPr>
        <w:pPrChange w:id="597" w:author="Christopher Bird" w:date="2017-03-17T02:34:00Z">
          <w:pPr>
            <w:pStyle w:val="ListParagraph"/>
            <w:numPr>
              <w:ilvl w:val="1"/>
              <w:numId w:val="1"/>
            </w:numPr>
            <w:ind w:left="540" w:hanging="360"/>
          </w:pPr>
        </w:pPrChange>
      </w:pPr>
      <w:ins w:id="598" w:author="Christopher Bird" w:date="2017-03-17T02:32:00Z">
        <w:r>
          <w:t>Copy the names of files that should NOT be used in the assembly to the *.txt file</w:t>
        </w:r>
      </w:ins>
      <w:ins w:id="599" w:author="Christopher Bird" w:date="2017-03-17T02:33:00Z">
        <w:r>
          <w:t>, 1 file per row, both r1 and r2 files should be included</w:t>
        </w:r>
      </w:ins>
    </w:p>
    <w:p w14:paraId="1AB04005" w14:textId="15BA4B6D" w:rsidR="00092D13" w:rsidRDefault="00092D13">
      <w:pPr>
        <w:pStyle w:val="ListParagraph"/>
        <w:numPr>
          <w:ilvl w:val="3"/>
          <w:numId w:val="1"/>
        </w:numPr>
        <w:rPr>
          <w:ins w:id="600" w:author="Christopher Bird" w:date="2017-03-17T02:33:00Z"/>
        </w:rPr>
        <w:pPrChange w:id="601" w:author="Christopher Bird" w:date="2017-03-17T02:34:00Z">
          <w:pPr>
            <w:pStyle w:val="ListParagraph"/>
            <w:numPr>
              <w:ilvl w:val="1"/>
              <w:numId w:val="1"/>
            </w:numPr>
            <w:ind w:left="540" w:hanging="360"/>
          </w:pPr>
        </w:pPrChange>
      </w:pPr>
      <w:ins w:id="602" w:author="Christopher Bird" w:date="2017-03-17T02:33:00Z">
        <w:r>
          <w:t>Save the *.txt file</w:t>
        </w:r>
      </w:ins>
    </w:p>
    <w:p w14:paraId="45A2E865" w14:textId="6651524D" w:rsidR="00092D13" w:rsidRDefault="00092D13">
      <w:pPr>
        <w:pStyle w:val="ListParagraph"/>
        <w:numPr>
          <w:ilvl w:val="2"/>
          <w:numId w:val="1"/>
        </w:numPr>
        <w:rPr>
          <w:ins w:id="603" w:author="Christopher Bird" w:date="2017-03-17T02:34:00Z"/>
        </w:rPr>
        <w:pPrChange w:id="604" w:author="Christopher Bird" w:date="2017-03-17T02:30:00Z">
          <w:pPr>
            <w:pStyle w:val="ListParagraph"/>
            <w:numPr>
              <w:ilvl w:val="1"/>
              <w:numId w:val="1"/>
            </w:numPr>
            <w:ind w:left="540" w:hanging="360"/>
          </w:pPr>
        </w:pPrChange>
      </w:pPr>
      <w:ins w:id="605" w:author="Christopher Bird" w:date="2017-03-17T02:33:00Z">
        <w:r>
          <w:t xml:space="preserve">Open </w:t>
        </w:r>
      </w:ins>
      <w:ins w:id="606" w:author="Christopher Bird" w:date="2017-03-17T02:34:00Z">
        <w:r>
          <w:t>the FilterFilesForAssm.sh script</w:t>
        </w:r>
      </w:ins>
    </w:p>
    <w:p w14:paraId="45C65FAD" w14:textId="762C446D" w:rsidR="00092D13" w:rsidRDefault="00092D13">
      <w:pPr>
        <w:pStyle w:val="ListParagraph"/>
        <w:numPr>
          <w:ilvl w:val="3"/>
          <w:numId w:val="1"/>
        </w:numPr>
        <w:rPr>
          <w:ins w:id="607" w:author="Christopher Bird" w:date="2017-03-17T02:36:00Z"/>
        </w:rPr>
        <w:pPrChange w:id="608" w:author="Christopher Bird" w:date="2017-03-17T02:34:00Z">
          <w:pPr>
            <w:pStyle w:val="ListParagraph"/>
            <w:numPr>
              <w:ilvl w:val="1"/>
              <w:numId w:val="1"/>
            </w:numPr>
            <w:ind w:left="540" w:hanging="360"/>
          </w:pPr>
        </w:pPrChange>
      </w:pPr>
      <w:ins w:id="609" w:author="Christopher Bird" w:date="2017-03-17T02:34:00Z">
        <w:r>
          <w:t>In the script, modify the *.txt file name so that it matches the one you created in the last step</w:t>
        </w:r>
      </w:ins>
    </w:p>
    <w:p w14:paraId="0DFF3489" w14:textId="77777777" w:rsidR="00092D13" w:rsidRPr="00092D13" w:rsidRDefault="00092D13">
      <w:pPr>
        <w:spacing w:after="0" w:line="240" w:lineRule="auto"/>
        <w:ind w:left="720"/>
        <w:rPr>
          <w:ins w:id="610" w:author="Christopher Bird" w:date="2017-03-17T02:36:00Z"/>
          <w:rFonts w:ascii="Courier New" w:hAnsi="Courier New" w:cs="Courier New"/>
          <w:sz w:val="16"/>
          <w:szCs w:val="16"/>
          <w:rPrChange w:id="611" w:author="Christopher Bird" w:date="2017-03-17T02:37:00Z">
            <w:rPr>
              <w:ins w:id="612" w:author="Christopher Bird" w:date="2017-03-17T02:36:00Z"/>
            </w:rPr>
          </w:rPrChange>
        </w:rPr>
        <w:pPrChange w:id="613" w:author="Christopher Bird" w:date="2017-03-17T02:37:00Z">
          <w:pPr/>
        </w:pPrChange>
      </w:pPr>
      <w:ins w:id="614" w:author="Christopher Bird" w:date="2017-03-17T02:36:00Z">
        <w:r w:rsidRPr="00092D13">
          <w:rPr>
            <w:rFonts w:ascii="Courier New" w:hAnsi="Courier New" w:cs="Courier New"/>
            <w:sz w:val="16"/>
            <w:szCs w:val="16"/>
            <w:rPrChange w:id="615" w:author="Christopher Bird" w:date="2017-03-17T02:37:00Z">
              <w:rPr/>
            </w:rPrChange>
          </w:rPr>
          <w:t>#!/bin/bash</w:t>
        </w:r>
      </w:ins>
    </w:p>
    <w:p w14:paraId="128F168F" w14:textId="77777777" w:rsidR="00092D13" w:rsidRPr="00092D13" w:rsidRDefault="00092D13">
      <w:pPr>
        <w:spacing w:after="0" w:line="240" w:lineRule="auto"/>
        <w:ind w:left="720"/>
        <w:rPr>
          <w:ins w:id="616" w:author="Christopher Bird" w:date="2017-03-17T02:36:00Z"/>
          <w:rFonts w:ascii="Courier New" w:hAnsi="Courier New" w:cs="Courier New"/>
          <w:sz w:val="16"/>
          <w:szCs w:val="16"/>
          <w:rPrChange w:id="617" w:author="Christopher Bird" w:date="2017-03-17T02:37:00Z">
            <w:rPr>
              <w:ins w:id="618" w:author="Christopher Bird" w:date="2017-03-17T02:36:00Z"/>
            </w:rPr>
          </w:rPrChange>
        </w:rPr>
        <w:pPrChange w:id="619" w:author="Christopher Bird" w:date="2017-03-17T02:37:00Z">
          <w:pPr/>
        </w:pPrChange>
      </w:pPr>
    </w:p>
    <w:p w14:paraId="16611490" w14:textId="77777777" w:rsidR="00092D13" w:rsidRPr="00092D13" w:rsidRDefault="00092D13">
      <w:pPr>
        <w:spacing w:after="0" w:line="240" w:lineRule="auto"/>
        <w:ind w:left="720"/>
        <w:rPr>
          <w:ins w:id="620" w:author="Christopher Bird" w:date="2017-03-17T02:36:00Z"/>
          <w:rFonts w:ascii="Courier New" w:hAnsi="Courier New" w:cs="Courier New"/>
          <w:sz w:val="16"/>
          <w:szCs w:val="16"/>
          <w:rPrChange w:id="621" w:author="Christopher Bird" w:date="2017-03-17T02:37:00Z">
            <w:rPr>
              <w:ins w:id="622" w:author="Christopher Bird" w:date="2017-03-17T02:36:00Z"/>
            </w:rPr>
          </w:rPrChange>
        </w:rPr>
        <w:pPrChange w:id="623" w:author="Christopher Bird" w:date="2017-03-17T02:37:00Z">
          <w:pPr/>
        </w:pPrChange>
      </w:pPr>
      <w:ins w:id="624" w:author="Christopher Bird" w:date="2017-03-17T02:36:00Z">
        <w:r w:rsidRPr="00092D13">
          <w:rPr>
            <w:rFonts w:ascii="Courier New" w:hAnsi="Courier New" w:cs="Courier New"/>
            <w:sz w:val="16"/>
            <w:szCs w:val="16"/>
            <w:rPrChange w:id="625" w:author="Christopher Bird" w:date="2017-03-17T02:37:00Z">
              <w:rPr/>
            </w:rPrChange>
          </w:rPr>
          <w:t># This script will change file names for assembly, effectively inactivating some libraries based upon a file</w:t>
        </w:r>
      </w:ins>
    </w:p>
    <w:p w14:paraId="255E9D06" w14:textId="77777777" w:rsidR="00092D13" w:rsidRPr="00092D13" w:rsidRDefault="00092D13">
      <w:pPr>
        <w:spacing w:after="0" w:line="240" w:lineRule="auto"/>
        <w:ind w:left="720"/>
        <w:rPr>
          <w:ins w:id="626" w:author="Christopher Bird" w:date="2017-03-17T02:36:00Z"/>
          <w:rFonts w:ascii="Courier New" w:hAnsi="Courier New" w:cs="Courier New"/>
          <w:sz w:val="16"/>
          <w:szCs w:val="16"/>
          <w:rPrChange w:id="627" w:author="Christopher Bird" w:date="2017-03-17T02:37:00Z">
            <w:rPr>
              <w:ins w:id="628" w:author="Christopher Bird" w:date="2017-03-17T02:36:00Z"/>
            </w:rPr>
          </w:rPrChange>
        </w:rPr>
        <w:pPrChange w:id="629" w:author="Christopher Bird" w:date="2017-03-17T02:37:00Z">
          <w:pPr/>
        </w:pPrChange>
      </w:pPr>
      <w:ins w:id="630" w:author="Christopher Bird" w:date="2017-03-17T02:36:00Z">
        <w:r w:rsidRPr="00092D13">
          <w:rPr>
            <w:rFonts w:ascii="Courier New" w:hAnsi="Courier New" w:cs="Courier New"/>
            <w:sz w:val="16"/>
            <w:szCs w:val="16"/>
            <w:rPrChange w:id="631" w:author="Christopher Bird" w:date="2017-03-17T02:37:00Z">
              <w:rPr/>
            </w:rPrChange>
          </w:rPr>
          <w:t># that has a list of the libraries to be inactivated.  Both r1 and r2 file names that should not be used in</w:t>
        </w:r>
      </w:ins>
    </w:p>
    <w:p w14:paraId="39BAB84F" w14:textId="77777777" w:rsidR="00092D13" w:rsidRPr="00092D13" w:rsidRDefault="00092D13">
      <w:pPr>
        <w:spacing w:after="0" w:line="240" w:lineRule="auto"/>
        <w:ind w:left="720"/>
        <w:rPr>
          <w:ins w:id="632" w:author="Christopher Bird" w:date="2017-03-17T02:36:00Z"/>
          <w:rFonts w:ascii="Courier New" w:hAnsi="Courier New" w:cs="Courier New"/>
          <w:sz w:val="16"/>
          <w:szCs w:val="16"/>
          <w:rPrChange w:id="633" w:author="Christopher Bird" w:date="2017-03-17T02:37:00Z">
            <w:rPr>
              <w:ins w:id="634" w:author="Christopher Bird" w:date="2017-03-17T02:36:00Z"/>
            </w:rPr>
          </w:rPrChange>
        </w:rPr>
        <w:pPrChange w:id="635" w:author="Christopher Bird" w:date="2017-03-17T02:37:00Z">
          <w:pPr/>
        </w:pPrChange>
      </w:pPr>
      <w:ins w:id="636" w:author="Christopher Bird" w:date="2017-03-17T02:36:00Z">
        <w:r w:rsidRPr="00092D13">
          <w:rPr>
            <w:rFonts w:ascii="Courier New" w:hAnsi="Courier New" w:cs="Courier New"/>
            <w:sz w:val="16"/>
            <w:szCs w:val="16"/>
            <w:rPrChange w:id="637" w:author="Christopher Bird" w:date="2017-03-17T02:37:00Z">
              <w:rPr/>
            </w:rPrChange>
          </w:rPr>
          <w:t># the assembly should be in the file.</w:t>
        </w:r>
      </w:ins>
    </w:p>
    <w:p w14:paraId="4B3D9354" w14:textId="77777777" w:rsidR="00092D13" w:rsidRPr="00092D13" w:rsidRDefault="00092D13">
      <w:pPr>
        <w:spacing w:after="0" w:line="240" w:lineRule="auto"/>
        <w:ind w:left="720"/>
        <w:rPr>
          <w:ins w:id="638" w:author="Christopher Bird" w:date="2017-03-17T02:36:00Z"/>
          <w:rFonts w:ascii="Courier New" w:hAnsi="Courier New" w:cs="Courier New"/>
          <w:sz w:val="16"/>
          <w:szCs w:val="16"/>
          <w:rPrChange w:id="639" w:author="Christopher Bird" w:date="2017-03-17T02:37:00Z">
            <w:rPr>
              <w:ins w:id="640" w:author="Christopher Bird" w:date="2017-03-17T02:36:00Z"/>
            </w:rPr>
          </w:rPrChange>
        </w:rPr>
        <w:pPrChange w:id="641" w:author="Christopher Bird" w:date="2017-03-17T02:37:00Z">
          <w:pPr/>
        </w:pPrChange>
      </w:pPr>
    </w:p>
    <w:p w14:paraId="1449D52F" w14:textId="77777777" w:rsidR="00092D13" w:rsidRPr="00092D13" w:rsidRDefault="00092D13">
      <w:pPr>
        <w:spacing w:after="0" w:line="240" w:lineRule="auto"/>
        <w:ind w:left="720"/>
        <w:rPr>
          <w:ins w:id="642" w:author="Christopher Bird" w:date="2017-03-17T02:36:00Z"/>
          <w:rFonts w:ascii="Courier New" w:hAnsi="Courier New" w:cs="Courier New"/>
          <w:sz w:val="16"/>
          <w:szCs w:val="16"/>
          <w:rPrChange w:id="643" w:author="Christopher Bird" w:date="2017-03-17T02:37:00Z">
            <w:rPr>
              <w:ins w:id="644" w:author="Christopher Bird" w:date="2017-03-17T02:36:00Z"/>
            </w:rPr>
          </w:rPrChange>
        </w:rPr>
        <w:pPrChange w:id="645" w:author="Christopher Bird" w:date="2017-03-17T02:37:00Z">
          <w:pPr/>
        </w:pPrChange>
      </w:pPr>
      <w:ins w:id="646" w:author="Christopher Bird" w:date="2017-03-17T02:36:00Z">
        <w:r w:rsidRPr="00092D13">
          <w:rPr>
            <w:rFonts w:ascii="Courier New" w:hAnsi="Courier New" w:cs="Courier New"/>
            <w:sz w:val="16"/>
            <w:szCs w:val="16"/>
            <w:rPrChange w:id="647" w:author="Christopher Bird" w:date="2017-03-17T02:37:00Z">
              <w:rPr/>
            </w:rPrChange>
          </w:rPr>
          <w:t>#SBATCH --job-name=FltrAssm</w:t>
        </w:r>
      </w:ins>
    </w:p>
    <w:p w14:paraId="6F84337A" w14:textId="77777777" w:rsidR="00092D13" w:rsidRPr="00092D13" w:rsidRDefault="00092D13">
      <w:pPr>
        <w:spacing w:after="0" w:line="240" w:lineRule="auto"/>
        <w:ind w:left="720"/>
        <w:rPr>
          <w:ins w:id="648" w:author="Christopher Bird" w:date="2017-03-17T02:36:00Z"/>
          <w:rFonts w:ascii="Courier New" w:hAnsi="Courier New" w:cs="Courier New"/>
          <w:sz w:val="16"/>
          <w:szCs w:val="16"/>
          <w:rPrChange w:id="649" w:author="Christopher Bird" w:date="2017-03-17T02:37:00Z">
            <w:rPr>
              <w:ins w:id="650" w:author="Christopher Bird" w:date="2017-03-17T02:36:00Z"/>
            </w:rPr>
          </w:rPrChange>
        </w:rPr>
        <w:pPrChange w:id="651" w:author="Christopher Bird" w:date="2017-03-17T02:37:00Z">
          <w:pPr/>
        </w:pPrChange>
      </w:pPr>
      <w:ins w:id="652" w:author="Christopher Bird" w:date="2017-03-17T02:36:00Z">
        <w:r w:rsidRPr="00092D13">
          <w:rPr>
            <w:rFonts w:ascii="Courier New" w:hAnsi="Courier New" w:cs="Courier New"/>
            <w:sz w:val="16"/>
            <w:szCs w:val="16"/>
            <w:rPrChange w:id="653" w:author="Christopher Bird" w:date="2017-03-17T02:37:00Z">
              <w:rPr/>
            </w:rPrChange>
          </w:rPr>
          <w:t>#SBATCH --time=2:00:00</w:t>
        </w:r>
      </w:ins>
    </w:p>
    <w:p w14:paraId="3DB7D37F" w14:textId="77777777" w:rsidR="00092D13" w:rsidRPr="00092D13" w:rsidRDefault="00092D13">
      <w:pPr>
        <w:spacing w:after="0" w:line="240" w:lineRule="auto"/>
        <w:ind w:left="720"/>
        <w:rPr>
          <w:ins w:id="654" w:author="Christopher Bird" w:date="2017-03-17T02:36:00Z"/>
          <w:rFonts w:ascii="Courier New" w:hAnsi="Courier New" w:cs="Courier New"/>
          <w:sz w:val="16"/>
          <w:szCs w:val="16"/>
          <w:rPrChange w:id="655" w:author="Christopher Bird" w:date="2017-03-17T02:37:00Z">
            <w:rPr>
              <w:ins w:id="656" w:author="Christopher Bird" w:date="2017-03-17T02:36:00Z"/>
            </w:rPr>
          </w:rPrChange>
        </w:rPr>
        <w:pPrChange w:id="657" w:author="Christopher Bird" w:date="2017-03-17T02:37:00Z">
          <w:pPr/>
        </w:pPrChange>
      </w:pPr>
      <w:ins w:id="658" w:author="Christopher Bird" w:date="2017-03-17T02:36:00Z">
        <w:r w:rsidRPr="00092D13">
          <w:rPr>
            <w:rFonts w:ascii="Courier New" w:hAnsi="Courier New" w:cs="Courier New"/>
            <w:sz w:val="16"/>
            <w:szCs w:val="16"/>
            <w:rPrChange w:id="659" w:author="Christopher Bird" w:date="2017-03-17T02:37:00Z">
              <w:rPr/>
            </w:rPrChange>
          </w:rPr>
          <w:t>#SBATCH -p dev</w:t>
        </w:r>
      </w:ins>
    </w:p>
    <w:p w14:paraId="5039727F" w14:textId="77777777" w:rsidR="00092D13" w:rsidRPr="00092D13" w:rsidRDefault="00092D13">
      <w:pPr>
        <w:spacing w:after="0" w:line="240" w:lineRule="auto"/>
        <w:ind w:left="720"/>
        <w:rPr>
          <w:ins w:id="660" w:author="Christopher Bird" w:date="2017-03-17T02:36:00Z"/>
          <w:rFonts w:ascii="Courier New" w:hAnsi="Courier New" w:cs="Courier New"/>
          <w:sz w:val="16"/>
          <w:szCs w:val="16"/>
          <w:rPrChange w:id="661" w:author="Christopher Bird" w:date="2017-03-17T02:37:00Z">
            <w:rPr>
              <w:ins w:id="662" w:author="Christopher Bird" w:date="2017-03-17T02:36:00Z"/>
            </w:rPr>
          </w:rPrChange>
        </w:rPr>
        <w:pPrChange w:id="663" w:author="Christopher Bird" w:date="2017-03-17T02:37:00Z">
          <w:pPr/>
        </w:pPrChange>
      </w:pPr>
      <w:ins w:id="664" w:author="Christopher Bird" w:date="2017-03-17T02:36:00Z">
        <w:r w:rsidRPr="00092D13">
          <w:rPr>
            <w:rFonts w:ascii="Courier New" w:hAnsi="Courier New" w:cs="Courier New"/>
            <w:sz w:val="16"/>
            <w:szCs w:val="16"/>
            <w:rPrChange w:id="665" w:author="Christopher Bird" w:date="2017-03-17T02:37:00Z">
              <w:rPr/>
            </w:rPrChange>
          </w:rPr>
          <w:t>#SBATCH --nodes=1</w:t>
        </w:r>
      </w:ins>
    </w:p>
    <w:p w14:paraId="46EA574A" w14:textId="77777777" w:rsidR="00092D13" w:rsidRPr="00092D13" w:rsidRDefault="00092D13">
      <w:pPr>
        <w:spacing w:after="0" w:line="240" w:lineRule="auto"/>
        <w:ind w:left="720"/>
        <w:rPr>
          <w:ins w:id="666" w:author="Christopher Bird" w:date="2017-03-17T02:36:00Z"/>
          <w:rFonts w:ascii="Courier New" w:hAnsi="Courier New" w:cs="Courier New"/>
          <w:sz w:val="16"/>
          <w:szCs w:val="16"/>
          <w:rPrChange w:id="667" w:author="Christopher Bird" w:date="2017-03-17T02:37:00Z">
            <w:rPr>
              <w:ins w:id="668" w:author="Christopher Bird" w:date="2017-03-17T02:36:00Z"/>
            </w:rPr>
          </w:rPrChange>
        </w:rPr>
        <w:pPrChange w:id="669" w:author="Christopher Bird" w:date="2017-03-17T02:37:00Z">
          <w:pPr/>
        </w:pPrChange>
      </w:pPr>
    </w:p>
    <w:p w14:paraId="272393F7" w14:textId="77777777" w:rsidR="00092D13" w:rsidRPr="00092D13" w:rsidRDefault="00092D13">
      <w:pPr>
        <w:spacing w:after="0" w:line="240" w:lineRule="auto"/>
        <w:ind w:left="720"/>
        <w:rPr>
          <w:ins w:id="670" w:author="Christopher Bird" w:date="2017-03-17T02:36:00Z"/>
          <w:rFonts w:ascii="Courier New" w:hAnsi="Courier New" w:cs="Courier New"/>
          <w:sz w:val="16"/>
          <w:szCs w:val="16"/>
          <w:rPrChange w:id="671" w:author="Christopher Bird" w:date="2017-03-17T02:37:00Z">
            <w:rPr>
              <w:ins w:id="672" w:author="Christopher Bird" w:date="2017-03-17T02:36:00Z"/>
            </w:rPr>
          </w:rPrChange>
        </w:rPr>
        <w:pPrChange w:id="673" w:author="Christopher Bird" w:date="2017-03-17T02:37:00Z">
          <w:pPr/>
        </w:pPrChange>
      </w:pPr>
      <w:ins w:id="674" w:author="Christopher Bird" w:date="2017-03-17T02:36:00Z">
        <w:r w:rsidRPr="00092D13">
          <w:rPr>
            <w:rFonts w:ascii="Courier New" w:hAnsi="Courier New" w:cs="Courier New"/>
            <w:sz w:val="16"/>
            <w:szCs w:val="16"/>
            <w:rPrChange w:id="675" w:author="Christopher Bird" w:date="2017-03-17T02:37:00Z">
              <w:rPr/>
            </w:rPrChange>
          </w:rPr>
          <w:t>module load parallel/20160722</w:t>
        </w:r>
      </w:ins>
    </w:p>
    <w:p w14:paraId="1AF03BA8" w14:textId="77777777" w:rsidR="00092D13" w:rsidRPr="00092D13" w:rsidRDefault="00092D13">
      <w:pPr>
        <w:spacing w:after="0" w:line="240" w:lineRule="auto"/>
        <w:ind w:left="720"/>
        <w:rPr>
          <w:ins w:id="676" w:author="Christopher Bird" w:date="2017-03-17T02:36:00Z"/>
          <w:rFonts w:ascii="Courier New" w:hAnsi="Courier New" w:cs="Courier New"/>
          <w:sz w:val="16"/>
          <w:szCs w:val="16"/>
          <w:rPrChange w:id="677" w:author="Christopher Bird" w:date="2017-03-17T02:37:00Z">
            <w:rPr>
              <w:ins w:id="678" w:author="Christopher Bird" w:date="2017-03-17T02:36:00Z"/>
            </w:rPr>
          </w:rPrChange>
        </w:rPr>
        <w:pPrChange w:id="679" w:author="Christopher Bird" w:date="2017-03-17T02:37:00Z">
          <w:pPr/>
        </w:pPrChange>
      </w:pPr>
    </w:p>
    <w:p w14:paraId="0D2D561B" w14:textId="77777777" w:rsidR="00092D13" w:rsidRPr="00092D13" w:rsidRDefault="00092D13">
      <w:pPr>
        <w:spacing w:after="0" w:line="240" w:lineRule="auto"/>
        <w:ind w:left="720"/>
        <w:rPr>
          <w:ins w:id="680" w:author="Christopher Bird" w:date="2017-03-17T02:36:00Z"/>
          <w:rFonts w:ascii="Courier New" w:hAnsi="Courier New" w:cs="Courier New"/>
          <w:sz w:val="16"/>
          <w:szCs w:val="16"/>
          <w:rPrChange w:id="681" w:author="Christopher Bird" w:date="2017-03-17T02:37:00Z">
            <w:rPr>
              <w:ins w:id="682" w:author="Christopher Bird" w:date="2017-03-17T02:36:00Z"/>
            </w:rPr>
          </w:rPrChange>
        </w:rPr>
        <w:pPrChange w:id="683" w:author="Christopher Bird" w:date="2017-03-17T02:37:00Z">
          <w:pPr/>
        </w:pPrChange>
      </w:pPr>
      <w:ins w:id="684" w:author="Christopher Bird" w:date="2017-03-17T02:36:00Z">
        <w:r w:rsidRPr="00092D13">
          <w:rPr>
            <w:rFonts w:ascii="Courier New" w:hAnsi="Courier New" w:cs="Courier New"/>
            <w:sz w:val="16"/>
            <w:szCs w:val="16"/>
            <w:rPrChange w:id="685" w:author="Christopher Bird" w:date="2017-03-17T02:37:00Z">
              <w:rPr/>
            </w:rPrChange>
          </w:rPr>
          <w:t>#for this script to run you need to set the file that contains the list of samples that WILL NOT be used in</w:t>
        </w:r>
      </w:ins>
    </w:p>
    <w:p w14:paraId="1F4CF485" w14:textId="77777777" w:rsidR="00092D13" w:rsidRPr="00092D13" w:rsidRDefault="00092D13">
      <w:pPr>
        <w:spacing w:after="0" w:line="240" w:lineRule="auto"/>
        <w:ind w:left="720"/>
        <w:rPr>
          <w:ins w:id="686" w:author="Christopher Bird" w:date="2017-03-17T02:36:00Z"/>
          <w:rFonts w:ascii="Courier New" w:hAnsi="Courier New" w:cs="Courier New"/>
          <w:sz w:val="16"/>
          <w:szCs w:val="16"/>
          <w:rPrChange w:id="687" w:author="Christopher Bird" w:date="2017-03-17T02:37:00Z">
            <w:rPr>
              <w:ins w:id="688" w:author="Christopher Bird" w:date="2017-03-17T02:36:00Z"/>
            </w:rPr>
          </w:rPrChange>
        </w:rPr>
        <w:pPrChange w:id="689" w:author="Christopher Bird" w:date="2017-03-17T02:37:00Z">
          <w:pPr/>
        </w:pPrChange>
      </w:pPr>
      <w:ins w:id="690" w:author="Christopher Bird" w:date="2017-03-17T02:36:00Z">
        <w:r w:rsidRPr="00092D13">
          <w:rPr>
            <w:rFonts w:ascii="Courier New" w:hAnsi="Courier New" w:cs="Courier New"/>
            <w:sz w:val="16"/>
            <w:szCs w:val="16"/>
            <w:rPrChange w:id="691" w:author="Christopher Bird" w:date="2017-03-17T02:37:00Z">
              <w:rPr/>
            </w:rPrChange>
          </w:rPr>
          <w:t>#the assembly</w:t>
        </w:r>
      </w:ins>
    </w:p>
    <w:p w14:paraId="664D5A52" w14:textId="77777777" w:rsidR="00092D13" w:rsidRPr="00092D13" w:rsidRDefault="00092D13">
      <w:pPr>
        <w:spacing w:after="0" w:line="240" w:lineRule="auto"/>
        <w:ind w:left="720"/>
        <w:rPr>
          <w:ins w:id="692" w:author="Christopher Bird" w:date="2017-03-17T02:36:00Z"/>
          <w:rFonts w:ascii="Courier New" w:hAnsi="Courier New" w:cs="Courier New"/>
          <w:sz w:val="16"/>
          <w:szCs w:val="16"/>
          <w:rPrChange w:id="693" w:author="Christopher Bird" w:date="2017-03-17T02:37:00Z">
            <w:rPr>
              <w:ins w:id="694" w:author="Christopher Bird" w:date="2017-03-17T02:36:00Z"/>
            </w:rPr>
          </w:rPrChange>
        </w:rPr>
        <w:pPrChange w:id="695" w:author="Christopher Bird" w:date="2017-03-17T02:37:00Z">
          <w:pPr/>
        </w:pPrChange>
      </w:pPr>
      <w:ins w:id="696" w:author="Christopher Bird" w:date="2017-03-17T02:36:00Z">
        <w:r w:rsidRPr="00092D13">
          <w:rPr>
            <w:rFonts w:ascii="Courier New" w:hAnsi="Courier New" w:cs="Courier New"/>
            <w:sz w:val="16"/>
            <w:szCs w:val="16"/>
            <w:rPrChange w:id="697" w:author="Christopher Bird" w:date="2017-03-17T02:37:00Z">
              <w:rPr/>
            </w:rPrChange>
          </w:rPr>
          <w:t>FilterFile="</w:t>
        </w:r>
        <w:r w:rsidRPr="00C93E47">
          <w:rPr>
            <w:rFonts w:ascii="Courier New" w:hAnsi="Courier New" w:cs="Courier New"/>
            <w:b/>
            <w:color w:val="FF0000"/>
            <w:sz w:val="16"/>
            <w:szCs w:val="16"/>
            <w:rPrChange w:id="698" w:author="Christopher Bird" w:date="2017-03-17T02:38:00Z">
              <w:rPr/>
            </w:rPrChange>
          </w:rPr>
          <w:t>14FishPerSample.txt</w:t>
        </w:r>
        <w:r w:rsidRPr="00092D13">
          <w:rPr>
            <w:rFonts w:ascii="Courier New" w:hAnsi="Courier New" w:cs="Courier New"/>
            <w:sz w:val="16"/>
            <w:szCs w:val="16"/>
            <w:rPrChange w:id="699" w:author="Christopher Bird" w:date="2017-03-17T02:37:00Z">
              <w:rPr/>
            </w:rPrChange>
          </w:rPr>
          <w:t>"</w:t>
        </w:r>
      </w:ins>
    </w:p>
    <w:p w14:paraId="408EEAFC" w14:textId="77777777" w:rsidR="00092D13" w:rsidRPr="00092D13" w:rsidRDefault="00092D13">
      <w:pPr>
        <w:spacing w:after="0" w:line="240" w:lineRule="auto"/>
        <w:ind w:left="720"/>
        <w:rPr>
          <w:ins w:id="700" w:author="Christopher Bird" w:date="2017-03-17T02:36:00Z"/>
          <w:rFonts w:ascii="Courier New" w:hAnsi="Courier New" w:cs="Courier New"/>
          <w:sz w:val="16"/>
          <w:szCs w:val="16"/>
          <w:rPrChange w:id="701" w:author="Christopher Bird" w:date="2017-03-17T02:37:00Z">
            <w:rPr>
              <w:ins w:id="702" w:author="Christopher Bird" w:date="2017-03-17T02:36:00Z"/>
            </w:rPr>
          </w:rPrChange>
        </w:rPr>
        <w:pPrChange w:id="703" w:author="Christopher Bird" w:date="2017-03-17T02:37:00Z">
          <w:pPr/>
        </w:pPrChange>
      </w:pPr>
    </w:p>
    <w:p w14:paraId="45D98E4D" w14:textId="77777777" w:rsidR="00092D13" w:rsidRPr="00092D13" w:rsidRDefault="00092D13">
      <w:pPr>
        <w:spacing w:after="0" w:line="240" w:lineRule="auto"/>
        <w:ind w:left="720"/>
        <w:rPr>
          <w:ins w:id="704" w:author="Christopher Bird" w:date="2017-03-17T02:36:00Z"/>
          <w:rFonts w:ascii="Courier New" w:hAnsi="Courier New" w:cs="Courier New"/>
          <w:sz w:val="16"/>
          <w:szCs w:val="16"/>
          <w:rPrChange w:id="705" w:author="Christopher Bird" w:date="2017-03-17T02:37:00Z">
            <w:rPr>
              <w:ins w:id="706" w:author="Christopher Bird" w:date="2017-03-17T02:36:00Z"/>
            </w:rPr>
          </w:rPrChange>
        </w:rPr>
        <w:pPrChange w:id="707" w:author="Christopher Bird" w:date="2017-03-17T02:37:00Z">
          <w:pPr/>
        </w:pPrChange>
      </w:pPr>
      <w:ins w:id="708" w:author="Christopher Bird" w:date="2017-03-17T02:36:00Z">
        <w:r w:rsidRPr="00092D13">
          <w:rPr>
            <w:rFonts w:ascii="Courier New" w:hAnsi="Courier New" w:cs="Courier New"/>
            <w:sz w:val="16"/>
            <w:szCs w:val="16"/>
            <w:rPrChange w:id="709" w:author="Christopher Bird" w:date="2017-03-17T02:37:00Z">
              <w:rPr/>
            </w:rPrChange>
          </w:rPr>
          <w:t>#reset name of files</w:t>
        </w:r>
      </w:ins>
    </w:p>
    <w:p w14:paraId="4635081F" w14:textId="77777777" w:rsidR="00092D13" w:rsidRPr="00092D13" w:rsidRDefault="00092D13">
      <w:pPr>
        <w:spacing w:after="0" w:line="240" w:lineRule="auto"/>
        <w:ind w:left="720"/>
        <w:rPr>
          <w:ins w:id="710" w:author="Christopher Bird" w:date="2017-03-17T02:36:00Z"/>
          <w:rFonts w:ascii="Courier New" w:hAnsi="Courier New" w:cs="Courier New"/>
          <w:sz w:val="16"/>
          <w:szCs w:val="16"/>
          <w:rPrChange w:id="711" w:author="Christopher Bird" w:date="2017-03-17T02:37:00Z">
            <w:rPr>
              <w:ins w:id="712" w:author="Christopher Bird" w:date="2017-03-17T02:36:00Z"/>
            </w:rPr>
          </w:rPrChange>
        </w:rPr>
        <w:pPrChange w:id="713" w:author="Christopher Bird" w:date="2017-03-17T02:37:00Z">
          <w:pPr/>
        </w:pPrChange>
      </w:pPr>
      <w:ins w:id="714" w:author="Christopher Bird" w:date="2017-03-17T02:36:00Z">
        <w:r w:rsidRPr="00092D13">
          <w:rPr>
            <w:rFonts w:ascii="Courier New" w:hAnsi="Courier New" w:cs="Courier New"/>
            <w:sz w:val="16"/>
            <w:szCs w:val="16"/>
            <w:rPrChange w:id="715" w:author="Christopher Bird" w:date="2017-03-17T02:37:00Z">
              <w:rPr/>
            </w:rPrChange>
          </w:rPr>
          <w:t>ls *.fq.gz | parallel "rename .read .r {}"</w:t>
        </w:r>
      </w:ins>
    </w:p>
    <w:p w14:paraId="7B857988" w14:textId="77777777" w:rsidR="00092D13" w:rsidRPr="00092D13" w:rsidRDefault="00092D13">
      <w:pPr>
        <w:spacing w:after="0" w:line="240" w:lineRule="auto"/>
        <w:ind w:left="720"/>
        <w:rPr>
          <w:ins w:id="716" w:author="Christopher Bird" w:date="2017-03-17T02:36:00Z"/>
          <w:rFonts w:ascii="Courier New" w:hAnsi="Courier New" w:cs="Courier New"/>
          <w:sz w:val="16"/>
          <w:szCs w:val="16"/>
          <w:rPrChange w:id="717" w:author="Christopher Bird" w:date="2017-03-17T02:37:00Z">
            <w:rPr>
              <w:ins w:id="718" w:author="Christopher Bird" w:date="2017-03-17T02:36:00Z"/>
            </w:rPr>
          </w:rPrChange>
        </w:rPr>
        <w:pPrChange w:id="719" w:author="Christopher Bird" w:date="2017-03-17T02:37:00Z">
          <w:pPr/>
        </w:pPrChange>
      </w:pPr>
    </w:p>
    <w:p w14:paraId="4A94424D" w14:textId="77777777" w:rsidR="00092D13" w:rsidRPr="00092D13" w:rsidRDefault="00092D13">
      <w:pPr>
        <w:spacing w:after="0" w:line="240" w:lineRule="auto"/>
        <w:ind w:left="720"/>
        <w:rPr>
          <w:ins w:id="720" w:author="Christopher Bird" w:date="2017-03-17T02:36:00Z"/>
          <w:rFonts w:ascii="Courier New" w:hAnsi="Courier New" w:cs="Courier New"/>
          <w:sz w:val="16"/>
          <w:szCs w:val="16"/>
          <w:rPrChange w:id="721" w:author="Christopher Bird" w:date="2017-03-17T02:37:00Z">
            <w:rPr>
              <w:ins w:id="722" w:author="Christopher Bird" w:date="2017-03-17T02:36:00Z"/>
            </w:rPr>
          </w:rPrChange>
        </w:rPr>
        <w:pPrChange w:id="723" w:author="Christopher Bird" w:date="2017-03-17T02:37:00Z">
          <w:pPr/>
        </w:pPrChange>
      </w:pPr>
      <w:ins w:id="724" w:author="Christopher Bird" w:date="2017-03-17T02:36:00Z">
        <w:r w:rsidRPr="00092D13">
          <w:rPr>
            <w:rFonts w:ascii="Courier New" w:hAnsi="Courier New" w:cs="Courier New"/>
            <w:sz w:val="16"/>
            <w:szCs w:val="16"/>
            <w:rPrChange w:id="725" w:author="Christopher Bird" w:date="2017-03-17T02:37:00Z">
              <w:rPr/>
            </w:rPrChange>
          </w:rPr>
          <w:t>#rename files for assembly</w:t>
        </w:r>
      </w:ins>
    </w:p>
    <w:p w14:paraId="0363C3D8" w14:textId="34C07364" w:rsidR="00092D13" w:rsidRPr="00092D13" w:rsidRDefault="00092D13">
      <w:pPr>
        <w:spacing w:after="0" w:line="240" w:lineRule="auto"/>
        <w:ind w:left="720"/>
        <w:rPr>
          <w:ins w:id="726" w:author="Christopher Bird" w:date="2017-03-17T02:28:00Z"/>
          <w:rFonts w:ascii="Courier New" w:hAnsi="Courier New" w:cs="Courier New"/>
          <w:sz w:val="16"/>
          <w:szCs w:val="16"/>
          <w:rPrChange w:id="727" w:author="Christopher Bird" w:date="2017-03-17T02:37:00Z">
            <w:rPr>
              <w:ins w:id="728" w:author="Christopher Bird" w:date="2017-03-17T02:28:00Z"/>
            </w:rPr>
          </w:rPrChange>
        </w:rPr>
        <w:pPrChange w:id="729" w:author="Christopher Bird" w:date="2017-03-17T02:37:00Z">
          <w:pPr>
            <w:pStyle w:val="ListParagraph"/>
            <w:numPr>
              <w:ilvl w:val="1"/>
              <w:numId w:val="1"/>
            </w:numPr>
            <w:ind w:left="540" w:hanging="360"/>
          </w:pPr>
        </w:pPrChange>
      </w:pPr>
      <w:ins w:id="730" w:author="Christopher Bird" w:date="2017-03-17T02:36:00Z">
        <w:r w:rsidRPr="00092D13">
          <w:rPr>
            <w:rFonts w:ascii="Courier New" w:hAnsi="Courier New" w:cs="Courier New"/>
            <w:sz w:val="16"/>
            <w:szCs w:val="16"/>
            <w:rPrChange w:id="731" w:author="Christopher Bird" w:date="2017-03-17T02:37:00Z">
              <w:rPr/>
            </w:rPrChange>
          </w:rPr>
          <w:t>cat $FilterFile | parallel "rename .r .read {}"</w:t>
        </w:r>
      </w:ins>
    </w:p>
    <w:p w14:paraId="5251269B" w14:textId="77777777" w:rsidR="00092D13" w:rsidRDefault="00092D13">
      <w:pPr>
        <w:pStyle w:val="ListParagraph"/>
        <w:ind w:left="540"/>
        <w:rPr>
          <w:ins w:id="732" w:author="Christopher Bird" w:date="2017-03-17T02:37:00Z"/>
        </w:rPr>
        <w:pPrChange w:id="733" w:author="Christopher Bird" w:date="2017-03-17T02:37:00Z">
          <w:pPr>
            <w:pStyle w:val="ListParagraph"/>
            <w:numPr>
              <w:ilvl w:val="1"/>
              <w:numId w:val="1"/>
            </w:numPr>
            <w:ind w:left="540" w:hanging="360"/>
          </w:pPr>
        </w:pPrChange>
      </w:pPr>
    </w:p>
    <w:p w14:paraId="0CFE8EAC" w14:textId="66054E10" w:rsidR="00177A8F" w:rsidRDefault="00177A8F" w:rsidP="00177A8F">
      <w:pPr>
        <w:pStyle w:val="ListParagraph"/>
        <w:numPr>
          <w:ilvl w:val="1"/>
          <w:numId w:val="1"/>
        </w:numPr>
        <w:ind w:left="540"/>
      </w:pPr>
      <w:r>
        <w:t xml:space="preserve">Script: </w:t>
      </w:r>
      <w:commentRangeStart w:id="734"/>
      <w:r w:rsidR="005E329F">
        <w:t>a</w:t>
      </w:r>
      <w:r w:rsidR="00735AEC">
        <w:t>ss</w:t>
      </w:r>
      <w:r w:rsidR="005E329F">
        <w:t>mFiles.sh</w:t>
      </w:r>
      <w:commentRangeEnd w:id="734"/>
      <w:r w:rsidR="008F5F43">
        <w:rPr>
          <w:rStyle w:val="CommentReference"/>
        </w:rPr>
        <w:commentReference w:id="734"/>
      </w:r>
    </w:p>
    <w:p w14:paraId="1CB41056" w14:textId="77777777" w:rsidR="005E329F" w:rsidRDefault="005E329F" w:rsidP="005E329F">
      <w:pPr>
        <w:pStyle w:val="ListParagraph"/>
        <w:numPr>
          <w:ilvl w:val="2"/>
          <w:numId w:val="1"/>
        </w:numPr>
      </w:pPr>
      <w:r>
        <w:t>Copy the script to the assembly directory</w:t>
      </w:r>
    </w:p>
    <w:p w14:paraId="42E38164" w14:textId="77777777" w:rsidR="005E329F" w:rsidRDefault="005E329F" w:rsidP="005E329F">
      <w:pPr>
        <w:pStyle w:val="ListParagraph"/>
        <w:numPr>
          <w:ilvl w:val="3"/>
          <w:numId w:val="1"/>
        </w:numPr>
      </w:pPr>
      <w:r>
        <w:t>Make sure the script is compatible with the locations of dDocent and the config</w:t>
      </w:r>
      <w:r w:rsidR="00735AEC">
        <w:t>.assm</w:t>
      </w:r>
      <w:r>
        <w:t xml:space="preserve"> file</w:t>
      </w:r>
    </w:p>
    <w:p w14:paraId="2CE7C47A" w14:textId="77777777" w:rsidR="00177A8F" w:rsidRDefault="00177A8F" w:rsidP="00177A8F">
      <w:pPr>
        <w:pStyle w:val="ListParagraph"/>
        <w:numPr>
          <w:ilvl w:val="2"/>
          <w:numId w:val="1"/>
        </w:numPr>
        <w:ind w:left="720"/>
      </w:pPr>
      <w:r>
        <w:t xml:space="preserve">All fastq files </w:t>
      </w:r>
      <w:r w:rsidR="005556B3">
        <w:t xml:space="preserve">used for assembly </w:t>
      </w:r>
      <w:r>
        <w:t>have to have the following format</w:t>
      </w:r>
    </w:p>
    <w:p w14:paraId="52694C6B" w14:textId="77777777" w:rsidR="00177A8F" w:rsidRDefault="00177A8F" w:rsidP="00177A8F">
      <w:pPr>
        <w:pStyle w:val="ListParagraph"/>
        <w:numPr>
          <w:ilvl w:val="3"/>
          <w:numId w:val="1"/>
        </w:numPr>
        <w:ind w:left="1080"/>
      </w:pPr>
      <w:r>
        <w:t>*.r1.fq.gz</w:t>
      </w:r>
    </w:p>
    <w:p w14:paraId="2CA58561" w14:textId="77777777" w:rsidR="00177A8F" w:rsidRDefault="00177A8F" w:rsidP="00177A8F">
      <w:pPr>
        <w:pStyle w:val="ListParagraph"/>
        <w:numPr>
          <w:ilvl w:val="3"/>
          <w:numId w:val="1"/>
        </w:numPr>
        <w:ind w:left="1080"/>
      </w:pPr>
      <w:r>
        <w:t>*.r2.fq.gz</w:t>
      </w:r>
    </w:p>
    <w:p w14:paraId="64FAB247" w14:textId="77777777" w:rsidR="00177A8F" w:rsidRDefault="00C1044D" w:rsidP="00C1044D">
      <w:pPr>
        <w:pStyle w:val="ListParagraph"/>
        <w:numPr>
          <w:ilvl w:val="2"/>
          <w:numId w:val="1"/>
        </w:numPr>
        <w:ind w:left="720"/>
      </w:pPr>
      <w:r>
        <w:t xml:space="preserve">Initial </w:t>
      </w:r>
      <w:r w:rsidR="00177A8F">
        <w:t>Settings</w:t>
      </w:r>
      <w:r>
        <w:t xml:space="preserve"> </w:t>
      </w:r>
      <w:r w:rsidR="00735AEC">
        <w:t>in config.ass</w:t>
      </w:r>
      <w:r w:rsidR="005E329F">
        <w:t>m</w:t>
      </w:r>
    </w:p>
    <w:p w14:paraId="0096380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Number of Processors (Auto, 1, 2, 3, ..., n threads) cbirdq=40 normal=20</w:t>
      </w:r>
    </w:p>
    <w:p w14:paraId="1DF0C7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20</w:t>
      </w:r>
    </w:p>
    <w:p w14:paraId="3916DB2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Maximum Memory (1G,2G,..., 256G)  G=gigabytes</w:t>
      </w:r>
    </w:p>
    <w:p w14:paraId="3CE139AC"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230G</w:t>
      </w:r>
    </w:p>
    <w:p w14:paraId="276E51F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Trimming (yes,no)</w:t>
      </w:r>
    </w:p>
    <w:p w14:paraId="4E4AC8A5"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60034F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FixStacks (yes,no)   Demultiplexing with stacks introduces anomalies.  This removes them.</w:t>
      </w:r>
    </w:p>
    <w:p w14:paraId="70FCA518"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75680D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Assembly? (yes,no)</w:t>
      </w:r>
    </w:p>
    <w:p w14:paraId="3C9A24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006BC625" w14:textId="0BE25530" w:rsidR="00C1044D" w:rsidRPr="00073E8F" w:rsidRDefault="00C1044D" w:rsidP="00C1044D">
      <w:pPr>
        <w:spacing w:after="0" w:line="240" w:lineRule="auto"/>
        <w:ind w:left="360"/>
        <w:rPr>
          <w:rFonts w:ascii="Courier New" w:hAnsi="Courier New" w:cs="Courier New"/>
          <w:b/>
          <w:color w:val="FF0000"/>
          <w:sz w:val="16"/>
          <w:szCs w:val="16"/>
          <w:rPrChange w:id="735"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36" w:author="Christopher Bird" w:date="2017-03-17T16:28:00Z">
            <w:rPr>
              <w:rFonts w:ascii="Courier New" w:hAnsi="Courier New" w:cs="Courier New"/>
              <w:sz w:val="16"/>
              <w:szCs w:val="16"/>
            </w:rPr>
          </w:rPrChange>
        </w:rPr>
        <w:t>Type_of_Assembly (PE, SE, OL, RPE)</w:t>
      </w:r>
      <w:ins w:id="737" w:author="Christopher Bird" w:date="2017-03-17T16:29:00Z">
        <w:r w:rsidR="00073E8F">
          <w:rPr>
            <w:rFonts w:ascii="Courier New" w:hAnsi="Courier New" w:cs="Courier New"/>
            <w:b/>
            <w:color w:val="FF0000"/>
            <w:sz w:val="16"/>
            <w:szCs w:val="16"/>
          </w:rPr>
          <w:t xml:space="preserve"> PE is normal, OL if F&amp;R reads are likely to overlap</w:t>
        </w:r>
      </w:ins>
    </w:p>
    <w:p w14:paraId="419D3875" w14:textId="77777777" w:rsidR="00C1044D" w:rsidRPr="00073E8F" w:rsidRDefault="00C1044D" w:rsidP="00C1044D">
      <w:pPr>
        <w:spacing w:after="0" w:line="240" w:lineRule="auto"/>
        <w:ind w:left="360"/>
        <w:rPr>
          <w:rFonts w:ascii="Courier New" w:hAnsi="Courier New" w:cs="Courier New"/>
          <w:b/>
          <w:color w:val="FF0000"/>
          <w:sz w:val="16"/>
          <w:szCs w:val="16"/>
          <w:rPrChange w:id="738" w:author="Christopher Bird" w:date="2017-03-17T16:28:00Z">
            <w:rPr>
              <w:rFonts w:ascii="Courier New" w:hAnsi="Courier New" w:cs="Courier New"/>
              <w:sz w:val="16"/>
              <w:szCs w:val="16"/>
            </w:rPr>
          </w:rPrChange>
        </w:rPr>
      </w:pPr>
      <w:r w:rsidRPr="00073E8F">
        <w:rPr>
          <w:rFonts w:ascii="Courier New" w:hAnsi="Courier New" w:cs="Courier New"/>
          <w:b/>
          <w:color w:val="FF0000"/>
          <w:sz w:val="16"/>
          <w:szCs w:val="16"/>
          <w:rPrChange w:id="739" w:author="Christopher Bird" w:date="2017-03-17T16:28:00Z">
            <w:rPr>
              <w:rFonts w:ascii="Courier New" w:hAnsi="Courier New" w:cs="Courier New"/>
              <w:sz w:val="16"/>
              <w:szCs w:val="16"/>
            </w:rPr>
          </w:rPrChange>
        </w:rPr>
        <w:t>PE</w:t>
      </w:r>
    </w:p>
    <w:p w14:paraId="478BB12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Clustering_Similarity%</w:t>
      </w:r>
    </w:p>
    <w:p w14:paraId="55170F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0.9</w:t>
      </w:r>
    </w:p>
    <w:p w14:paraId="70A7BFA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Mapping_Reads?</w:t>
      </w:r>
    </w:p>
    <w:p w14:paraId="6E6F5FA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41B54D5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Mapping_Match_Value</w:t>
      </w:r>
    </w:p>
    <w:p w14:paraId="63646A40"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1</w:t>
      </w:r>
    </w:p>
    <w:p w14:paraId="1E4D182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Mapping_MisMatch_Value</w:t>
      </w:r>
    </w:p>
    <w:p w14:paraId="0EA56B0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3</w:t>
      </w:r>
    </w:p>
    <w:p w14:paraId="7B0724CF"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Mapping_GapOpen_Penalty</w:t>
      </w:r>
    </w:p>
    <w:p w14:paraId="5C1C076B"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5</w:t>
      </w:r>
    </w:p>
    <w:p w14:paraId="3A557534"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Calling_SNPs?</w:t>
      </w:r>
    </w:p>
    <w:p w14:paraId="7B7E23D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31326BD7"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Email</w:t>
      </w:r>
    </w:p>
    <w:p w14:paraId="765FE481"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cbird@tamucc.edu</w:t>
      </w:r>
    </w:p>
    <w:p w14:paraId="57CE1B0E"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HPC, Get graphs for cutoffs, then stop? (yes,no)</w:t>
      </w:r>
    </w:p>
    <w:p w14:paraId="18F0BB09"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yes</w:t>
      </w:r>
    </w:p>
    <w:p w14:paraId="6643FEAA"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Manually set cutoffs? (yes,no)  If yes is selected then dDocent will prompt you to enter cutoff values.</w:t>
      </w:r>
    </w:p>
    <w:p w14:paraId="598DBB0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no</w:t>
      </w:r>
    </w:p>
    <w:p w14:paraId="2D4C5A93"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Cutoff1</w:t>
      </w:r>
    </w:p>
    <w:p w14:paraId="653B963D" w14:textId="77777777" w:rsidR="00C1044D" w:rsidRP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39FF7E06" w14:textId="77777777" w:rsidR="00C1044D" w:rsidRPr="00C1044D" w:rsidRDefault="00C1044D" w:rsidP="00C1044D">
      <w:pPr>
        <w:spacing w:after="0" w:line="240" w:lineRule="auto"/>
        <w:ind w:left="360"/>
        <w:rPr>
          <w:rFonts w:ascii="Courier New" w:hAnsi="Courier New" w:cs="Courier New"/>
          <w:sz w:val="16"/>
          <w:szCs w:val="16"/>
        </w:rPr>
      </w:pPr>
      <w:r w:rsidRPr="00C1044D">
        <w:rPr>
          <w:rFonts w:ascii="Courier New" w:hAnsi="Courier New" w:cs="Courier New"/>
          <w:sz w:val="16"/>
          <w:szCs w:val="16"/>
        </w:rPr>
        <w:t>Cutoff2</w:t>
      </w:r>
    </w:p>
    <w:p w14:paraId="19927A2F" w14:textId="77777777" w:rsidR="00C1044D" w:rsidRDefault="00CE1459" w:rsidP="00C1044D">
      <w:pPr>
        <w:spacing w:after="0" w:line="240" w:lineRule="auto"/>
        <w:ind w:left="360"/>
        <w:rPr>
          <w:rFonts w:ascii="Courier New" w:hAnsi="Courier New" w:cs="Courier New"/>
          <w:sz w:val="16"/>
          <w:szCs w:val="16"/>
        </w:rPr>
      </w:pPr>
      <w:r>
        <w:rPr>
          <w:rFonts w:ascii="Courier New" w:hAnsi="Courier New" w:cs="Courier New"/>
          <w:sz w:val="16"/>
          <w:szCs w:val="16"/>
        </w:rPr>
        <w:t>4</w:t>
      </w:r>
    </w:p>
    <w:p w14:paraId="236613EC" w14:textId="77777777" w:rsidR="00735AEC" w:rsidRPr="00C1044D" w:rsidRDefault="00735AEC" w:rsidP="00C1044D">
      <w:pPr>
        <w:spacing w:after="0" w:line="240" w:lineRule="auto"/>
        <w:ind w:left="360"/>
        <w:rPr>
          <w:rFonts w:ascii="Courier New" w:hAnsi="Courier New" w:cs="Courier New"/>
          <w:sz w:val="16"/>
          <w:szCs w:val="16"/>
        </w:rPr>
      </w:pPr>
    </w:p>
    <w:p w14:paraId="1E171D14" w14:textId="77777777" w:rsidR="00C1044D" w:rsidRDefault="00C1044D" w:rsidP="00C1044D">
      <w:pPr>
        <w:pStyle w:val="ListParagraph"/>
        <w:numPr>
          <w:ilvl w:val="1"/>
          <w:numId w:val="1"/>
        </w:numPr>
        <w:ind w:left="540"/>
      </w:pPr>
      <w:r>
        <w:t>Run dDocent</w:t>
      </w:r>
      <w:r w:rsidR="00735AEC">
        <w:t xml:space="preserve"> from within your assembly directory</w:t>
      </w:r>
    </w:p>
    <w:p w14:paraId="77C341A8" w14:textId="7AD403FF" w:rsidR="00735AEC" w:rsidRDefault="000C4634" w:rsidP="00735AEC">
      <w:pPr>
        <w:pStyle w:val="ListParagraph"/>
        <w:numPr>
          <w:ilvl w:val="2"/>
          <w:numId w:val="1"/>
        </w:numPr>
      </w:pPr>
      <w:ins w:id="740" w:author="Christopher Bird" w:date="2017-03-17T05:46:00Z">
        <w:r>
          <w:t>s</w:t>
        </w:r>
      </w:ins>
      <w:del w:id="741" w:author="Christopher Bird" w:date="2017-03-17T05:46:00Z">
        <w:r w:rsidR="00735AEC" w:rsidDel="000C4634">
          <w:delText>S</w:delText>
        </w:r>
      </w:del>
      <w:r w:rsidR="00735AEC">
        <w:t>batch assmFiles.sh</w:t>
      </w:r>
    </w:p>
    <w:p w14:paraId="18BACF7B" w14:textId="6DF8BF69" w:rsidR="00735AEC" w:rsidRDefault="000C4634" w:rsidP="00C1044D">
      <w:pPr>
        <w:pStyle w:val="ListParagraph"/>
        <w:numPr>
          <w:ilvl w:val="1"/>
          <w:numId w:val="1"/>
        </w:numPr>
        <w:ind w:left="540"/>
      </w:pPr>
      <w:ins w:id="742" w:author="Christopher Bird" w:date="2017-03-17T05:46:00Z">
        <w:r>
          <w:t>s</w:t>
        </w:r>
      </w:ins>
      <w:del w:id="743" w:author="Christopher Bird" w:date="2017-03-17T05:46:00Z">
        <w:r w:rsidR="00735AEC" w:rsidDel="000C4634">
          <w:delText>S</w:delText>
        </w:r>
      </w:del>
      <w:r w:rsidR="00735AEC">
        <w:t>queue to make sure the job is running</w:t>
      </w:r>
    </w:p>
    <w:p w14:paraId="51B6687D" w14:textId="77777777" w:rsidR="00C1044D" w:rsidRDefault="00C1044D" w:rsidP="00C1044D">
      <w:pPr>
        <w:pStyle w:val="ListParagraph"/>
        <w:numPr>
          <w:ilvl w:val="1"/>
          <w:numId w:val="1"/>
        </w:numPr>
        <w:ind w:left="540"/>
      </w:pPr>
      <w:r>
        <w:t>Open slurm*.out file to check results, output, and error messages</w:t>
      </w:r>
    </w:p>
    <w:p w14:paraId="5DD37633" w14:textId="77777777" w:rsidR="00C1044D" w:rsidRDefault="00C1044D" w:rsidP="00C1044D">
      <w:pPr>
        <w:pStyle w:val="ListParagraph"/>
        <w:numPr>
          <w:ilvl w:val="2"/>
          <w:numId w:val="1"/>
        </w:numPr>
        <w:ind w:left="720"/>
      </w:pPr>
      <w:r>
        <w:t>If there are error messages, check the dDocent script and filenames for errors</w:t>
      </w:r>
    </w:p>
    <w:p w14:paraId="146A66DC" w14:textId="06B90A5B" w:rsidR="007B367C" w:rsidRDefault="007B367C" w:rsidP="004E3B63">
      <w:pPr>
        <w:pStyle w:val="ListParagraph"/>
        <w:numPr>
          <w:ilvl w:val="3"/>
          <w:numId w:val="1"/>
        </w:numPr>
        <w:ind w:left="1800"/>
      </w:pPr>
      <w:r>
        <w:t xml:space="preserve">If there are errors, </w:t>
      </w:r>
      <w:del w:id="744" w:author="Christopher Bird" w:date="2017-03-17T05:45:00Z">
        <w:r w:rsidDel="00934895">
          <w:delText xml:space="preserve">erroneous </w:delText>
        </w:r>
      </w:del>
      <w:r>
        <w:t>files created in this run of ddocent should be deleted</w:t>
      </w:r>
    </w:p>
    <w:p w14:paraId="50F8C1B7" w14:textId="77777777" w:rsidR="007B367C" w:rsidRDefault="007B367C" w:rsidP="007B367C">
      <w:pPr>
        <w:pStyle w:val="ListParagraph"/>
        <w:numPr>
          <w:ilvl w:val="4"/>
          <w:numId w:val="1"/>
        </w:numPr>
      </w:pPr>
      <w:r>
        <w:t>Run the following command to list files in reverse chronological order</w:t>
      </w:r>
    </w:p>
    <w:p w14:paraId="722C615E" w14:textId="77777777" w:rsidR="007B367C" w:rsidRDefault="007B367C" w:rsidP="007B367C">
      <w:pPr>
        <w:pStyle w:val="ListParagraph"/>
        <w:numPr>
          <w:ilvl w:val="5"/>
          <w:numId w:val="1"/>
        </w:numPr>
      </w:pPr>
      <w:r>
        <w:t>ls -ltr</w:t>
      </w:r>
    </w:p>
    <w:p w14:paraId="2BA055D3" w14:textId="77777777" w:rsidR="007B367C" w:rsidRDefault="007B367C" w:rsidP="007B367C">
      <w:pPr>
        <w:pStyle w:val="ListParagraph"/>
        <w:numPr>
          <w:ilvl w:val="4"/>
          <w:numId w:val="1"/>
        </w:numPr>
      </w:pPr>
      <w:r>
        <w:t>Run the following command to delete erroneous files</w:t>
      </w:r>
    </w:p>
    <w:p w14:paraId="4109511A" w14:textId="737955E4" w:rsidR="007B367C" w:rsidRDefault="007B367C" w:rsidP="007B367C">
      <w:pPr>
        <w:pStyle w:val="ListParagraph"/>
        <w:numPr>
          <w:ilvl w:val="5"/>
          <w:numId w:val="1"/>
        </w:numPr>
        <w:rPr>
          <w:ins w:id="745" w:author="Christopher Bird" w:date="2017-03-17T05:44:00Z"/>
        </w:rPr>
      </w:pPr>
      <w:r>
        <w:lastRenderedPageBreak/>
        <w:t xml:space="preserve">rm </w:t>
      </w:r>
      <w:ins w:id="746" w:author="Christopher Bird" w:date="2017-03-17T05:44:00Z">
        <w:r w:rsidR="00934895">
          <w:t xml:space="preserve">–rf </w:t>
        </w:r>
      </w:ins>
      <w:r>
        <w:t>erroneousfiles</w:t>
      </w:r>
    </w:p>
    <w:p w14:paraId="10E0FE52" w14:textId="4509095D" w:rsidR="00934895" w:rsidRDefault="00934895">
      <w:pPr>
        <w:pStyle w:val="ListParagraph"/>
        <w:numPr>
          <w:ilvl w:val="6"/>
          <w:numId w:val="1"/>
        </w:numPr>
        <w:pPrChange w:id="747" w:author="Christopher Bird" w:date="2017-03-17T05:44:00Z">
          <w:pPr>
            <w:pStyle w:val="ListParagraph"/>
            <w:numPr>
              <w:ilvl w:val="5"/>
              <w:numId w:val="1"/>
            </w:numPr>
            <w:ind w:left="4320" w:hanging="180"/>
          </w:pPr>
        </w:pPrChange>
      </w:pPr>
      <w:ins w:id="748" w:author="Christopher Bird" w:date="2017-03-17T05:44:00Z">
        <w:r>
          <w:t>replace erroneousfiles with a file that you want to delete</w:t>
        </w:r>
      </w:ins>
    </w:p>
    <w:p w14:paraId="1D7916EF" w14:textId="77777777" w:rsidR="007B367C" w:rsidRDefault="007B367C" w:rsidP="007B367C">
      <w:pPr>
        <w:pStyle w:val="ListParagraph"/>
        <w:numPr>
          <w:ilvl w:val="4"/>
          <w:numId w:val="1"/>
        </w:numPr>
      </w:pPr>
      <w:r>
        <w:t>Run the following command to list files newer than a particular date</w:t>
      </w:r>
    </w:p>
    <w:p w14:paraId="4971830D" w14:textId="77777777" w:rsidR="007B367C" w:rsidRDefault="007B367C" w:rsidP="007B367C">
      <w:pPr>
        <w:pStyle w:val="ListParagraph"/>
        <w:numPr>
          <w:ilvl w:val="5"/>
          <w:numId w:val="1"/>
        </w:numPr>
      </w:pPr>
      <w:r>
        <w:t>find –newermt “Dec 27 08:01:31”</w:t>
      </w:r>
    </w:p>
    <w:p w14:paraId="22BD545A" w14:textId="77777777" w:rsidR="007B367C" w:rsidRDefault="007B367C" w:rsidP="007B367C">
      <w:pPr>
        <w:pStyle w:val="ListParagraph"/>
        <w:numPr>
          <w:ilvl w:val="4"/>
          <w:numId w:val="1"/>
        </w:numPr>
      </w:pPr>
      <w:r>
        <w:t>Run the following command to delete files newer than a particular date (be careful!)</w:t>
      </w:r>
    </w:p>
    <w:p w14:paraId="5459D73D" w14:textId="77777777" w:rsidR="007B367C" w:rsidRDefault="007B367C" w:rsidP="007B367C">
      <w:pPr>
        <w:pStyle w:val="ListParagraph"/>
        <w:numPr>
          <w:ilvl w:val="5"/>
          <w:numId w:val="1"/>
        </w:numPr>
      </w:pPr>
      <w:r>
        <w:t>find –newermt “Dec 27 08:01:31” -delete</w:t>
      </w:r>
    </w:p>
    <w:p w14:paraId="15A31122" w14:textId="77777777" w:rsidR="007B367C" w:rsidRDefault="007B367C" w:rsidP="007B367C">
      <w:pPr>
        <w:pStyle w:val="ListParagraph"/>
        <w:numPr>
          <w:ilvl w:val="3"/>
          <w:numId w:val="1"/>
        </w:numPr>
      </w:pPr>
      <w:r>
        <w:t>Once ddocent is run to this point, it will skip over most of the things it did the first time through if the files are created.</w:t>
      </w:r>
      <w:r w:rsidR="00673D2A">
        <w:t xml:space="preserve"> This increases speed.</w:t>
      </w:r>
    </w:p>
    <w:p w14:paraId="66A933AA" w14:textId="75EFEFBA" w:rsidR="00443EB7" w:rsidRPr="002C4892" w:rsidRDefault="00443EB7" w:rsidP="00C1044D">
      <w:pPr>
        <w:pStyle w:val="ListParagraph"/>
        <w:numPr>
          <w:ilvl w:val="2"/>
          <w:numId w:val="1"/>
        </w:numPr>
        <w:ind w:left="720"/>
        <w:rPr>
          <w:ins w:id="749" w:author="Christopher Bird" w:date="2017-03-17T16:32:00Z"/>
          <w:b/>
          <w:i/>
          <w:rPrChange w:id="750" w:author="Christopher Bird" w:date="2017-03-17T20:28:00Z">
            <w:rPr>
              <w:ins w:id="751" w:author="Christopher Bird" w:date="2017-03-17T16:32:00Z"/>
            </w:rPr>
          </w:rPrChange>
        </w:rPr>
      </w:pPr>
      <w:ins w:id="752" w:author="Christopher Bird" w:date="2017-03-17T16:30:00Z">
        <w:r w:rsidRPr="002C4892">
          <w:rPr>
            <w:b/>
            <w:i/>
            <w:rPrChange w:id="753" w:author="Christopher Bird" w:date="2017-03-17T20:28:00Z">
              <w:rPr/>
            </w:rPrChange>
          </w:rPr>
          <w:t xml:space="preserve">If you selected OL, view the PEAR output and determine if Pear is </w:t>
        </w:r>
      </w:ins>
      <w:ins w:id="754" w:author="Christopher Bird" w:date="2017-03-17T16:33:00Z">
        <w:r w:rsidRPr="002C4892">
          <w:rPr>
            <w:b/>
            <w:i/>
            <w:rPrChange w:id="755" w:author="Christopher Bird" w:date="2017-03-17T20:28:00Z">
              <w:rPr/>
            </w:rPrChange>
          </w:rPr>
          <w:t>assembling</w:t>
        </w:r>
      </w:ins>
      <w:ins w:id="756" w:author="Christopher Bird" w:date="2017-03-17T16:30:00Z">
        <w:r w:rsidRPr="002C4892">
          <w:rPr>
            <w:b/>
            <w:i/>
            <w:rPrChange w:id="757" w:author="Christopher Bird" w:date="2017-03-17T20:28:00Z">
              <w:rPr/>
            </w:rPrChange>
          </w:rPr>
          <w:t xml:space="preserve"> a high proportion of reads.</w:t>
        </w:r>
      </w:ins>
    </w:p>
    <w:p w14:paraId="792EB9F9" w14:textId="77777777" w:rsidR="00443EB7" w:rsidRPr="00443EB7" w:rsidRDefault="00443EB7">
      <w:pPr>
        <w:pStyle w:val="ListParagraph"/>
        <w:spacing w:after="0" w:line="240" w:lineRule="auto"/>
        <w:rPr>
          <w:ins w:id="758" w:author="Christopher Bird" w:date="2017-03-17T16:32:00Z"/>
          <w:rFonts w:ascii="Courier New" w:hAnsi="Courier New" w:cs="Courier New"/>
          <w:sz w:val="16"/>
          <w:szCs w:val="16"/>
          <w:rPrChange w:id="759" w:author="Christopher Bird" w:date="2017-03-17T16:32:00Z">
            <w:rPr>
              <w:ins w:id="760" w:author="Christopher Bird" w:date="2017-03-17T16:32:00Z"/>
            </w:rPr>
          </w:rPrChange>
        </w:rPr>
        <w:pPrChange w:id="761" w:author="Christopher Bird" w:date="2017-03-17T16:33:00Z">
          <w:pPr>
            <w:pStyle w:val="ListParagraph"/>
          </w:pPr>
        </w:pPrChange>
      </w:pPr>
      <w:ins w:id="762" w:author="Christopher Bird" w:date="2017-03-17T16:32:00Z">
        <w:r w:rsidRPr="00443EB7">
          <w:rPr>
            <w:rFonts w:ascii="Courier New" w:hAnsi="Courier New" w:cs="Courier New"/>
            <w:sz w:val="16"/>
            <w:szCs w:val="16"/>
            <w:rPrChange w:id="763" w:author="Christopher Bird" w:date="2017-03-17T16:32:00Z">
              <w:rPr/>
            </w:rPrChange>
          </w:rPr>
          <w:t>Fri Mar 17 15:28:24 CDT 2017  OL assembly: PEAR</w:t>
        </w:r>
      </w:ins>
    </w:p>
    <w:p w14:paraId="10A16B70" w14:textId="77777777" w:rsidR="00443EB7" w:rsidRPr="00443EB7" w:rsidRDefault="00443EB7">
      <w:pPr>
        <w:pStyle w:val="ListParagraph"/>
        <w:spacing w:after="0" w:line="240" w:lineRule="auto"/>
        <w:rPr>
          <w:ins w:id="764" w:author="Christopher Bird" w:date="2017-03-17T16:32:00Z"/>
          <w:rFonts w:ascii="Courier New" w:hAnsi="Courier New" w:cs="Courier New"/>
          <w:sz w:val="16"/>
          <w:szCs w:val="16"/>
          <w:rPrChange w:id="765" w:author="Christopher Bird" w:date="2017-03-17T16:32:00Z">
            <w:rPr>
              <w:ins w:id="766" w:author="Christopher Bird" w:date="2017-03-17T16:32:00Z"/>
            </w:rPr>
          </w:rPrChange>
        </w:rPr>
        <w:pPrChange w:id="767" w:author="Christopher Bird" w:date="2017-03-17T16:33:00Z">
          <w:pPr>
            <w:pStyle w:val="ListParagraph"/>
          </w:pPr>
        </w:pPrChange>
      </w:pPr>
      <w:ins w:id="768" w:author="Christopher Bird" w:date="2017-03-17T16:32:00Z">
        <w:r w:rsidRPr="00443EB7">
          <w:rPr>
            <w:rFonts w:ascii="Courier New" w:hAnsi="Courier New" w:cs="Courier New"/>
            <w:sz w:val="16"/>
            <w:szCs w:val="16"/>
            <w:rPrChange w:id="769" w:author="Christopher Bird" w:date="2017-03-17T16:32:00Z">
              <w:rPr/>
            </w:rPrChange>
          </w:rPr>
          <w:t xml:space="preserve"> ____  _____    _    ____</w:t>
        </w:r>
      </w:ins>
    </w:p>
    <w:p w14:paraId="1BA36368" w14:textId="77777777" w:rsidR="00443EB7" w:rsidRPr="00443EB7" w:rsidRDefault="00443EB7">
      <w:pPr>
        <w:pStyle w:val="ListParagraph"/>
        <w:spacing w:after="0" w:line="240" w:lineRule="auto"/>
        <w:rPr>
          <w:ins w:id="770" w:author="Christopher Bird" w:date="2017-03-17T16:32:00Z"/>
          <w:rFonts w:ascii="Courier New" w:hAnsi="Courier New" w:cs="Courier New"/>
          <w:sz w:val="16"/>
          <w:szCs w:val="16"/>
          <w:rPrChange w:id="771" w:author="Christopher Bird" w:date="2017-03-17T16:32:00Z">
            <w:rPr>
              <w:ins w:id="772" w:author="Christopher Bird" w:date="2017-03-17T16:32:00Z"/>
            </w:rPr>
          </w:rPrChange>
        </w:rPr>
        <w:pPrChange w:id="773" w:author="Christopher Bird" w:date="2017-03-17T16:33:00Z">
          <w:pPr>
            <w:pStyle w:val="ListParagraph"/>
          </w:pPr>
        </w:pPrChange>
      </w:pPr>
      <w:ins w:id="774" w:author="Christopher Bird" w:date="2017-03-17T16:32:00Z">
        <w:r w:rsidRPr="00443EB7">
          <w:rPr>
            <w:rFonts w:ascii="Courier New" w:hAnsi="Courier New" w:cs="Courier New"/>
            <w:sz w:val="16"/>
            <w:szCs w:val="16"/>
            <w:rPrChange w:id="775" w:author="Christopher Bird" w:date="2017-03-17T16:32:00Z">
              <w:rPr/>
            </w:rPrChange>
          </w:rPr>
          <w:t>|  _ \| ____|  / \  |  _ \</w:t>
        </w:r>
      </w:ins>
    </w:p>
    <w:p w14:paraId="66295DB4" w14:textId="77777777" w:rsidR="00443EB7" w:rsidRPr="00443EB7" w:rsidRDefault="00443EB7">
      <w:pPr>
        <w:pStyle w:val="ListParagraph"/>
        <w:spacing w:after="0" w:line="240" w:lineRule="auto"/>
        <w:rPr>
          <w:ins w:id="776" w:author="Christopher Bird" w:date="2017-03-17T16:32:00Z"/>
          <w:rFonts w:ascii="Courier New" w:hAnsi="Courier New" w:cs="Courier New"/>
          <w:sz w:val="16"/>
          <w:szCs w:val="16"/>
          <w:rPrChange w:id="777" w:author="Christopher Bird" w:date="2017-03-17T16:32:00Z">
            <w:rPr>
              <w:ins w:id="778" w:author="Christopher Bird" w:date="2017-03-17T16:32:00Z"/>
            </w:rPr>
          </w:rPrChange>
        </w:rPr>
        <w:pPrChange w:id="779" w:author="Christopher Bird" w:date="2017-03-17T16:33:00Z">
          <w:pPr>
            <w:pStyle w:val="ListParagraph"/>
          </w:pPr>
        </w:pPrChange>
      </w:pPr>
      <w:ins w:id="780" w:author="Christopher Bird" w:date="2017-03-17T16:32:00Z">
        <w:r w:rsidRPr="00443EB7">
          <w:rPr>
            <w:rFonts w:ascii="Courier New" w:hAnsi="Courier New" w:cs="Courier New"/>
            <w:sz w:val="16"/>
            <w:szCs w:val="16"/>
            <w:rPrChange w:id="781" w:author="Christopher Bird" w:date="2017-03-17T16:32:00Z">
              <w:rPr/>
            </w:rPrChange>
          </w:rPr>
          <w:t>| |_) |  _|   / _ \ | |_) |</w:t>
        </w:r>
      </w:ins>
    </w:p>
    <w:p w14:paraId="5BFCA2D2" w14:textId="77777777" w:rsidR="00443EB7" w:rsidRPr="00443EB7" w:rsidRDefault="00443EB7">
      <w:pPr>
        <w:pStyle w:val="ListParagraph"/>
        <w:spacing w:after="0" w:line="240" w:lineRule="auto"/>
        <w:rPr>
          <w:ins w:id="782" w:author="Christopher Bird" w:date="2017-03-17T16:32:00Z"/>
          <w:rFonts w:ascii="Courier New" w:hAnsi="Courier New" w:cs="Courier New"/>
          <w:sz w:val="16"/>
          <w:szCs w:val="16"/>
          <w:rPrChange w:id="783" w:author="Christopher Bird" w:date="2017-03-17T16:32:00Z">
            <w:rPr>
              <w:ins w:id="784" w:author="Christopher Bird" w:date="2017-03-17T16:32:00Z"/>
            </w:rPr>
          </w:rPrChange>
        </w:rPr>
        <w:pPrChange w:id="785" w:author="Christopher Bird" w:date="2017-03-17T16:33:00Z">
          <w:pPr>
            <w:pStyle w:val="ListParagraph"/>
          </w:pPr>
        </w:pPrChange>
      </w:pPr>
      <w:ins w:id="786" w:author="Christopher Bird" w:date="2017-03-17T16:32:00Z">
        <w:r w:rsidRPr="00443EB7">
          <w:rPr>
            <w:rFonts w:ascii="Courier New" w:hAnsi="Courier New" w:cs="Courier New"/>
            <w:sz w:val="16"/>
            <w:szCs w:val="16"/>
            <w:rPrChange w:id="787" w:author="Christopher Bird" w:date="2017-03-17T16:32:00Z">
              <w:rPr/>
            </w:rPrChange>
          </w:rPr>
          <w:t>|  __/| |___ / ___ \|  _ &lt;</w:t>
        </w:r>
      </w:ins>
    </w:p>
    <w:p w14:paraId="05FF49BB" w14:textId="77777777" w:rsidR="00443EB7" w:rsidRPr="00443EB7" w:rsidRDefault="00443EB7">
      <w:pPr>
        <w:pStyle w:val="ListParagraph"/>
        <w:spacing w:after="0" w:line="240" w:lineRule="auto"/>
        <w:rPr>
          <w:ins w:id="788" w:author="Christopher Bird" w:date="2017-03-17T16:32:00Z"/>
          <w:rFonts w:ascii="Courier New" w:hAnsi="Courier New" w:cs="Courier New"/>
          <w:sz w:val="16"/>
          <w:szCs w:val="16"/>
          <w:rPrChange w:id="789" w:author="Christopher Bird" w:date="2017-03-17T16:32:00Z">
            <w:rPr>
              <w:ins w:id="790" w:author="Christopher Bird" w:date="2017-03-17T16:32:00Z"/>
            </w:rPr>
          </w:rPrChange>
        </w:rPr>
        <w:pPrChange w:id="791" w:author="Christopher Bird" w:date="2017-03-17T16:33:00Z">
          <w:pPr>
            <w:pStyle w:val="ListParagraph"/>
          </w:pPr>
        </w:pPrChange>
      </w:pPr>
      <w:ins w:id="792" w:author="Christopher Bird" w:date="2017-03-17T16:32:00Z">
        <w:r w:rsidRPr="00443EB7">
          <w:rPr>
            <w:rFonts w:ascii="Courier New" w:hAnsi="Courier New" w:cs="Courier New"/>
            <w:sz w:val="16"/>
            <w:szCs w:val="16"/>
            <w:rPrChange w:id="793" w:author="Christopher Bird" w:date="2017-03-17T16:32:00Z">
              <w:rPr/>
            </w:rPrChange>
          </w:rPr>
          <w:t>|_|   |_____/_/   \_\_| \_\</w:t>
        </w:r>
      </w:ins>
    </w:p>
    <w:p w14:paraId="2DBC2C94" w14:textId="77777777" w:rsidR="00443EB7" w:rsidRPr="00443EB7" w:rsidRDefault="00443EB7">
      <w:pPr>
        <w:pStyle w:val="ListParagraph"/>
        <w:spacing w:after="0" w:line="240" w:lineRule="auto"/>
        <w:rPr>
          <w:ins w:id="794" w:author="Christopher Bird" w:date="2017-03-17T16:32:00Z"/>
          <w:rFonts w:ascii="Courier New" w:hAnsi="Courier New" w:cs="Courier New"/>
          <w:sz w:val="16"/>
          <w:szCs w:val="16"/>
          <w:rPrChange w:id="795" w:author="Christopher Bird" w:date="2017-03-17T16:32:00Z">
            <w:rPr>
              <w:ins w:id="796" w:author="Christopher Bird" w:date="2017-03-17T16:32:00Z"/>
            </w:rPr>
          </w:rPrChange>
        </w:rPr>
        <w:pPrChange w:id="797" w:author="Christopher Bird" w:date="2017-03-17T16:33:00Z">
          <w:pPr>
            <w:pStyle w:val="ListParagraph"/>
          </w:pPr>
        </w:pPrChange>
      </w:pPr>
    </w:p>
    <w:p w14:paraId="2706F299" w14:textId="77777777" w:rsidR="00443EB7" w:rsidRPr="00443EB7" w:rsidRDefault="00443EB7">
      <w:pPr>
        <w:pStyle w:val="ListParagraph"/>
        <w:spacing w:after="0" w:line="240" w:lineRule="auto"/>
        <w:rPr>
          <w:ins w:id="798" w:author="Christopher Bird" w:date="2017-03-17T16:32:00Z"/>
          <w:rFonts w:ascii="Courier New" w:hAnsi="Courier New" w:cs="Courier New"/>
          <w:sz w:val="16"/>
          <w:szCs w:val="16"/>
          <w:rPrChange w:id="799" w:author="Christopher Bird" w:date="2017-03-17T16:32:00Z">
            <w:rPr>
              <w:ins w:id="800" w:author="Christopher Bird" w:date="2017-03-17T16:32:00Z"/>
            </w:rPr>
          </w:rPrChange>
        </w:rPr>
        <w:pPrChange w:id="801" w:author="Christopher Bird" w:date="2017-03-17T16:33:00Z">
          <w:pPr>
            <w:pStyle w:val="ListParagraph"/>
          </w:pPr>
        </w:pPrChange>
      </w:pPr>
      <w:ins w:id="802" w:author="Christopher Bird" w:date="2017-03-17T16:32:00Z">
        <w:r w:rsidRPr="00443EB7">
          <w:rPr>
            <w:rFonts w:ascii="Courier New" w:hAnsi="Courier New" w:cs="Courier New"/>
            <w:sz w:val="16"/>
            <w:szCs w:val="16"/>
            <w:rPrChange w:id="803" w:author="Christopher Bird" w:date="2017-03-17T16:32:00Z">
              <w:rPr/>
            </w:rPrChange>
          </w:rPr>
          <w:t>PEAR v0.9.6 [January 15, 2015]</w:t>
        </w:r>
      </w:ins>
    </w:p>
    <w:p w14:paraId="5095A056" w14:textId="77777777" w:rsidR="00443EB7" w:rsidRPr="00443EB7" w:rsidRDefault="00443EB7">
      <w:pPr>
        <w:pStyle w:val="ListParagraph"/>
        <w:spacing w:after="0" w:line="240" w:lineRule="auto"/>
        <w:rPr>
          <w:ins w:id="804" w:author="Christopher Bird" w:date="2017-03-17T16:32:00Z"/>
          <w:rFonts w:ascii="Courier New" w:hAnsi="Courier New" w:cs="Courier New"/>
          <w:sz w:val="16"/>
          <w:szCs w:val="16"/>
          <w:rPrChange w:id="805" w:author="Christopher Bird" w:date="2017-03-17T16:32:00Z">
            <w:rPr>
              <w:ins w:id="806" w:author="Christopher Bird" w:date="2017-03-17T16:32:00Z"/>
            </w:rPr>
          </w:rPrChange>
        </w:rPr>
        <w:pPrChange w:id="807" w:author="Christopher Bird" w:date="2017-03-17T16:33:00Z">
          <w:pPr>
            <w:pStyle w:val="ListParagraph"/>
          </w:pPr>
        </w:pPrChange>
      </w:pPr>
    </w:p>
    <w:p w14:paraId="1734EB65" w14:textId="77777777" w:rsidR="00443EB7" w:rsidRPr="00443EB7" w:rsidRDefault="00443EB7">
      <w:pPr>
        <w:pStyle w:val="ListParagraph"/>
        <w:spacing w:after="0" w:line="240" w:lineRule="auto"/>
        <w:rPr>
          <w:ins w:id="808" w:author="Christopher Bird" w:date="2017-03-17T16:32:00Z"/>
          <w:rFonts w:ascii="Courier New" w:hAnsi="Courier New" w:cs="Courier New"/>
          <w:sz w:val="16"/>
          <w:szCs w:val="16"/>
          <w:rPrChange w:id="809" w:author="Christopher Bird" w:date="2017-03-17T16:32:00Z">
            <w:rPr>
              <w:ins w:id="810" w:author="Christopher Bird" w:date="2017-03-17T16:32:00Z"/>
            </w:rPr>
          </w:rPrChange>
        </w:rPr>
        <w:pPrChange w:id="811" w:author="Christopher Bird" w:date="2017-03-17T16:33:00Z">
          <w:pPr>
            <w:pStyle w:val="ListParagraph"/>
          </w:pPr>
        </w:pPrChange>
      </w:pPr>
      <w:ins w:id="812" w:author="Christopher Bird" w:date="2017-03-17T16:32:00Z">
        <w:r w:rsidRPr="00443EB7">
          <w:rPr>
            <w:rFonts w:ascii="Courier New" w:hAnsi="Courier New" w:cs="Courier New"/>
            <w:sz w:val="16"/>
            <w:szCs w:val="16"/>
            <w:rPrChange w:id="813" w:author="Christopher Bird" w:date="2017-03-17T16:32:00Z">
              <w:rPr/>
            </w:rPrChange>
          </w:rPr>
          <w:t>Citation - PEAR: a fast and accurate Illumina Paired-End reAd mergeR</w:t>
        </w:r>
      </w:ins>
    </w:p>
    <w:p w14:paraId="64374799" w14:textId="77777777" w:rsidR="00443EB7" w:rsidRPr="00443EB7" w:rsidRDefault="00443EB7">
      <w:pPr>
        <w:pStyle w:val="ListParagraph"/>
        <w:spacing w:after="0" w:line="240" w:lineRule="auto"/>
        <w:rPr>
          <w:ins w:id="814" w:author="Christopher Bird" w:date="2017-03-17T16:32:00Z"/>
          <w:rFonts w:ascii="Courier New" w:hAnsi="Courier New" w:cs="Courier New"/>
          <w:sz w:val="16"/>
          <w:szCs w:val="16"/>
          <w:rPrChange w:id="815" w:author="Christopher Bird" w:date="2017-03-17T16:32:00Z">
            <w:rPr>
              <w:ins w:id="816" w:author="Christopher Bird" w:date="2017-03-17T16:32:00Z"/>
            </w:rPr>
          </w:rPrChange>
        </w:rPr>
        <w:pPrChange w:id="817" w:author="Christopher Bird" w:date="2017-03-17T16:33:00Z">
          <w:pPr>
            <w:pStyle w:val="ListParagraph"/>
          </w:pPr>
        </w:pPrChange>
      </w:pPr>
      <w:ins w:id="818" w:author="Christopher Bird" w:date="2017-03-17T16:32:00Z">
        <w:r w:rsidRPr="00443EB7">
          <w:rPr>
            <w:rFonts w:ascii="Courier New" w:hAnsi="Courier New" w:cs="Courier New"/>
            <w:sz w:val="16"/>
            <w:szCs w:val="16"/>
            <w:rPrChange w:id="819" w:author="Christopher Bird" w:date="2017-03-17T16:32:00Z">
              <w:rPr/>
            </w:rPrChange>
          </w:rPr>
          <w:t>Zhang et al (2014) Bioinformatics 30(5): 614-620 | doi:10.1093/bioinformatics/btt593</w:t>
        </w:r>
      </w:ins>
    </w:p>
    <w:p w14:paraId="37C2A47B" w14:textId="77777777" w:rsidR="00443EB7" w:rsidRPr="00443EB7" w:rsidRDefault="00443EB7">
      <w:pPr>
        <w:pStyle w:val="ListParagraph"/>
        <w:spacing w:after="0" w:line="240" w:lineRule="auto"/>
        <w:rPr>
          <w:ins w:id="820" w:author="Christopher Bird" w:date="2017-03-17T16:32:00Z"/>
          <w:rFonts w:ascii="Courier New" w:hAnsi="Courier New" w:cs="Courier New"/>
          <w:sz w:val="16"/>
          <w:szCs w:val="16"/>
          <w:rPrChange w:id="821" w:author="Christopher Bird" w:date="2017-03-17T16:32:00Z">
            <w:rPr>
              <w:ins w:id="822" w:author="Christopher Bird" w:date="2017-03-17T16:32:00Z"/>
            </w:rPr>
          </w:rPrChange>
        </w:rPr>
        <w:pPrChange w:id="823" w:author="Christopher Bird" w:date="2017-03-17T16:33:00Z">
          <w:pPr>
            <w:pStyle w:val="ListParagraph"/>
          </w:pPr>
        </w:pPrChange>
      </w:pPr>
    </w:p>
    <w:p w14:paraId="412CCBBD" w14:textId="77777777" w:rsidR="00443EB7" w:rsidRPr="00443EB7" w:rsidRDefault="00443EB7">
      <w:pPr>
        <w:pStyle w:val="ListParagraph"/>
        <w:spacing w:after="0" w:line="240" w:lineRule="auto"/>
        <w:rPr>
          <w:ins w:id="824" w:author="Christopher Bird" w:date="2017-03-17T16:32:00Z"/>
          <w:rFonts w:ascii="Courier New" w:hAnsi="Courier New" w:cs="Courier New"/>
          <w:sz w:val="16"/>
          <w:szCs w:val="16"/>
          <w:rPrChange w:id="825" w:author="Christopher Bird" w:date="2017-03-17T16:32:00Z">
            <w:rPr>
              <w:ins w:id="826" w:author="Christopher Bird" w:date="2017-03-17T16:32:00Z"/>
            </w:rPr>
          </w:rPrChange>
        </w:rPr>
        <w:pPrChange w:id="827" w:author="Christopher Bird" w:date="2017-03-17T16:33:00Z">
          <w:pPr>
            <w:pStyle w:val="ListParagraph"/>
          </w:pPr>
        </w:pPrChange>
      </w:pPr>
      <w:ins w:id="828" w:author="Christopher Bird" w:date="2017-03-17T16:32:00Z">
        <w:r w:rsidRPr="00443EB7">
          <w:rPr>
            <w:rFonts w:ascii="Courier New" w:hAnsi="Courier New" w:cs="Courier New"/>
            <w:sz w:val="16"/>
            <w:szCs w:val="16"/>
            <w:rPrChange w:id="829" w:author="Christopher Bird" w:date="2017-03-17T16:32:00Z">
              <w:rPr/>
            </w:rPrChange>
          </w:rPr>
          <w:t>Forward reads file.................: Barnacle_Plate1Pool1runs1and2.r1.fq.gz</w:t>
        </w:r>
      </w:ins>
    </w:p>
    <w:p w14:paraId="6E90EF51" w14:textId="77777777" w:rsidR="00443EB7" w:rsidRPr="00443EB7" w:rsidRDefault="00443EB7">
      <w:pPr>
        <w:pStyle w:val="ListParagraph"/>
        <w:spacing w:after="0" w:line="240" w:lineRule="auto"/>
        <w:rPr>
          <w:ins w:id="830" w:author="Christopher Bird" w:date="2017-03-17T16:32:00Z"/>
          <w:rFonts w:ascii="Courier New" w:hAnsi="Courier New" w:cs="Courier New"/>
          <w:sz w:val="16"/>
          <w:szCs w:val="16"/>
          <w:rPrChange w:id="831" w:author="Christopher Bird" w:date="2017-03-17T16:32:00Z">
            <w:rPr>
              <w:ins w:id="832" w:author="Christopher Bird" w:date="2017-03-17T16:32:00Z"/>
            </w:rPr>
          </w:rPrChange>
        </w:rPr>
        <w:pPrChange w:id="833" w:author="Christopher Bird" w:date="2017-03-17T16:33:00Z">
          <w:pPr>
            <w:pStyle w:val="ListParagraph"/>
          </w:pPr>
        </w:pPrChange>
      </w:pPr>
      <w:ins w:id="834" w:author="Christopher Bird" w:date="2017-03-17T16:32:00Z">
        <w:r w:rsidRPr="00443EB7">
          <w:rPr>
            <w:rFonts w:ascii="Courier New" w:hAnsi="Courier New" w:cs="Courier New"/>
            <w:sz w:val="16"/>
            <w:szCs w:val="16"/>
            <w:rPrChange w:id="835" w:author="Christopher Bird" w:date="2017-03-17T16:32:00Z">
              <w:rPr/>
            </w:rPrChange>
          </w:rPr>
          <w:t>Reverse reads file.................: Barnacle_Plate1Pool1runs1and2.r2.fq.gz</w:t>
        </w:r>
      </w:ins>
    </w:p>
    <w:p w14:paraId="4939F893" w14:textId="77777777" w:rsidR="00443EB7" w:rsidRPr="00443EB7" w:rsidRDefault="00443EB7">
      <w:pPr>
        <w:pStyle w:val="ListParagraph"/>
        <w:spacing w:after="0" w:line="240" w:lineRule="auto"/>
        <w:rPr>
          <w:ins w:id="836" w:author="Christopher Bird" w:date="2017-03-17T16:32:00Z"/>
          <w:rFonts w:ascii="Courier New" w:hAnsi="Courier New" w:cs="Courier New"/>
          <w:sz w:val="16"/>
          <w:szCs w:val="16"/>
          <w:rPrChange w:id="837" w:author="Christopher Bird" w:date="2017-03-17T16:32:00Z">
            <w:rPr>
              <w:ins w:id="838" w:author="Christopher Bird" w:date="2017-03-17T16:32:00Z"/>
            </w:rPr>
          </w:rPrChange>
        </w:rPr>
        <w:pPrChange w:id="839" w:author="Christopher Bird" w:date="2017-03-17T16:33:00Z">
          <w:pPr>
            <w:pStyle w:val="ListParagraph"/>
          </w:pPr>
        </w:pPrChange>
      </w:pPr>
      <w:ins w:id="840" w:author="Christopher Bird" w:date="2017-03-17T16:32:00Z">
        <w:r w:rsidRPr="00443EB7">
          <w:rPr>
            <w:rFonts w:ascii="Courier New" w:hAnsi="Courier New" w:cs="Courier New"/>
            <w:sz w:val="16"/>
            <w:szCs w:val="16"/>
            <w:rPrChange w:id="841" w:author="Christopher Bird" w:date="2017-03-17T16:32:00Z">
              <w:rPr/>
            </w:rPrChange>
          </w:rPr>
          <w:t>PHRED..............................: 33</w:t>
        </w:r>
      </w:ins>
    </w:p>
    <w:p w14:paraId="50020CDF" w14:textId="77777777" w:rsidR="00443EB7" w:rsidRPr="00443EB7" w:rsidRDefault="00443EB7">
      <w:pPr>
        <w:pStyle w:val="ListParagraph"/>
        <w:spacing w:after="0" w:line="240" w:lineRule="auto"/>
        <w:rPr>
          <w:ins w:id="842" w:author="Christopher Bird" w:date="2017-03-17T16:32:00Z"/>
          <w:rFonts w:ascii="Courier New" w:hAnsi="Courier New" w:cs="Courier New"/>
          <w:sz w:val="16"/>
          <w:szCs w:val="16"/>
          <w:rPrChange w:id="843" w:author="Christopher Bird" w:date="2017-03-17T16:32:00Z">
            <w:rPr>
              <w:ins w:id="844" w:author="Christopher Bird" w:date="2017-03-17T16:32:00Z"/>
            </w:rPr>
          </w:rPrChange>
        </w:rPr>
        <w:pPrChange w:id="845" w:author="Christopher Bird" w:date="2017-03-17T16:33:00Z">
          <w:pPr>
            <w:pStyle w:val="ListParagraph"/>
          </w:pPr>
        </w:pPrChange>
      </w:pPr>
      <w:ins w:id="846" w:author="Christopher Bird" w:date="2017-03-17T16:32:00Z">
        <w:r w:rsidRPr="00443EB7">
          <w:rPr>
            <w:rFonts w:ascii="Courier New" w:hAnsi="Courier New" w:cs="Courier New"/>
            <w:sz w:val="16"/>
            <w:szCs w:val="16"/>
            <w:rPrChange w:id="847" w:author="Christopher Bird" w:date="2017-03-17T16:32:00Z">
              <w:rPr/>
            </w:rPrChange>
          </w:rPr>
          <w:t>Using empirical frequencies........: YES</w:t>
        </w:r>
      </w:ins>
    </w:p>
    <w:p w14:paraId="79B4AF4F" w14:textId="77777777" w:rsidR="00443EB7" w:rsidRPr="00443EB7" w:rsidRDefault="00443EB7">
      <w:pPr>
        <w:pStyle w:val="ListParagraph"/>
        <w:spacing w:after="0" w:line="240" w:lineRule="auto"/>
        <w:rPr>
          <w:ins w:id="848" w:author="Christopher Bird" w:date="2017-03-17T16:32:00Z"/>
          <w:rFonts w:ascii="Courier New" w:hAnsi="Courier New" w:cs="Courier New"/>
          <w:sz w:val="16"/>
          <w:szCs w:val="16"/>
          <w:rPrChange w:id="849" w:author="Christopher Bird" w:date="2017-03-17T16:32:00Z">
            <w:rPr>
              <w:ins w:id="850" w:author="Christopher Bird" w:date="2017-03-17T16:32:00Z"/>
            </w:rPr>
          </w:rPrChange>
        </w:rPr>
        <w:pPrChange w:id="851" w:author="Christopher Bird" w:date="2017-03-17T16:33:00Z">
          <w:pPr>
            <w:pStyle w:val="ListParagraph"/>
          </w:pPr>
        </w:pPrChange>
      </w:pPr>
      <w:ins w:id="852" w:author="Christopher Bird" w:date="2017-03-17T16:32:00Z">
        <w:r w:rsidRPr="00443EB7">
          <w:rPr>
            <w:rFonts w:ascii="Courier New" w:hAnsi="Courier New" w:cs="Courier New"/>
            <w:sz w:val="16"/>
            <w:szCs w:val="16"/>
            <w:rPrChange w:id="853" w:author="Christopher Bird" w:date="2017-03-17T16:32:00Z">
              <w:rPr/>
            </w:rPrChange>
          </w:rPr>
          <w:t>Statistical method.................: OES</w:t>
        </w:r>
      </w:ins>
    </w:p>
    <w:p w14:paraId="23B663E9" w14:textId="77777777" w:rsidR="00443EB7" w:rsidRPr="00443EB7" w:rsidRDefault="00443EB7">
      <w:pPr>
        <w:pStyle w:val="ListParagraph"/>
        <w:spacing w:after="0" w:line="240" w:lineRule="auto"/>
        <w:rPr>
          <w:ins w:id="854" w:author="Christopher Bird" w:date="2017-03-17T16:32:00Z"/>
          <w:rFonts w:ascii="Courier New" w:hAnsi="Courier New" w:cs="Courier New"/>
          <w:sz w:val="16"/>
          <w:szCs w:val="16"/>
          <w:rPrChange w:id="855" w:author="Christopher Bird" w:date="2017-03-17T16:32:00Z">
            <w:rPr>
              <w:ins w:id="856" w:author="Christopher Bird" w:date="2017-03-17T16:32:00Z"/>
            </w:rPr>
          </w:rPrChange>
        </w:rPr>
        <w:pPrChange w:id="857" w:author="Christopher Bird" w:date="2017-03-17T16:33:00Z">
          <w:pPr>
            <w:pStyle w:val="ListParagraph"/>
          </w:pPr>
        </w:pPrChange>
      </w:pPr>
      <w:ins w:id="858" w:author="Christopher Bird" w:date="2017-03-17T16:32:00Z">
        <w:r w:rsidRPr="00443EB7">
          <w:rPr>
            <w:rFonts w:ascii="Courier New" w:hAnsi="Courier New" w:cs="Courier New"/>
            <w:sz w:val="16"/>
            <w:szCs w:val="16"/>
            <w:rPrChange w:id="859" w:author="Christopher Bird" w:date="2017-03-17T16:32:00Z">
              <w:rPr/>
            </w:rPrChange>
          </w:rPr>
          <w:t>Maximum assembly length............: 999999</w:t>
        </w:r>
      </w:ins>
    </w:p>
    <w:p w14:paraId="27239F03" w14:textId="77777777" w:rsidR="00443EB7" w:rsidRPr="00443EB7" w:rsidRDefault="00443EB7">
      <w:pPr>
        <w:pStyle w:val="ListParagraph"/>
        <w:spacing w:after="0" w:line="240" w:lineRule="auto"/>
        <w:rPr>
          <w:ins w:id="860" w:author="Christopher Bird" w:date="2017-03-17T16:32:00Z"/>
          <w:rFonts w:ascii="Courier New" w:hAnsi="Courier New" w:cs="Courier New"/>
          <w:sz w:val="16"/>
          <w:szCs w:val="16"/>
          <w:rPrChange w:id="861" w:author="Christopher Bird" w:date="2017-03-17T16:32:00Z">
            <w:rPr>
              <w:ins w:id="862" w:author="Christopher Bird" w:date="2017-03-17T16:32:00Z"/>
            </w:rPr>
          </w:rPrChange>
        </w:rPr>
        <w:pPrChange w:id="863" w:author="Christopher Bird" w:date="2017-03-17T16:33:00Z">
          <w:pPr>
            <w:pStyle w:val="ListParagraph"/>
          </w:pPr>
        </w:pPrChange>
      </w:pPr>
      <w:ins w:id="864" w:author="Christopher Bird" w:date="2017-03-17T16:32:00Z">
        <w:r w:rsidRPr="00443EB7">
          <w:rPr>
            <w:rFonts w:ascii="Courier New" w:hAnsi="Courier New" w:cs="Courier New"/>
            <w:sz w:val="16"/>
            <w:szCs w:val="16"/>
            <w:rPrChange w:id="865" w:author="Christopher Bird" w:date="2017-03-17T16:32:00Z">
              <w:rPr/>
            </w:rPrChange>
          </w:rPr>
          <w:t>Minimum assembly length............: 100</w:t>
        </w:r>
      </w:ins>
    </w:p>
    <w:p w14:paraId="1C9806DD" w14:textId="77777777" w:rsidR="00443EB7" w:rsidRPr="00443EB7" w:rsidRDefault="00443EB7">
      <w:pPr>
        <w:pStyle w:val="ListParagraph"/>
        <w:spacing w:after="0" w:line="240" w:lineRule="auto"/>
        <w:rPr>
          <w:ins w:id="866" w:author="Christopher Bird" w:date="2017-03-17T16:32:00Z"/>
          <w:rFonts w:ascii="Courier New" w:hAnsi="Courier New" w:cs="Courier New"/>
          <w:sz w:val="16"/>
          <w:szCs w:val="16"/>
          <w:rPrChange w:id="867" w:author="Christopher Bird" w:date="2017-03-17T16:32:00Z">
            <w:rPr>
              <w:ins w:id="868" w:author="Christopher Bird" w:date="2017-03-17T16:32:00Z"/>
            </w:rPr>
          </w:rPrChange>
        </w:rPr>
        <w:pPrChange w:id="869" w:author="Christopher Bird" w:date="2017-03-17T16:33:00Z">
          <w:pPr>
            <w:pStyle w:val="ListParagraph"/>
          </w:pPr>
        </w:pPrChange>
      </w:pPr>
      <w:ins w:id="870" w:author="Christopher Bird" w:date="2017-03-17T16:32:00Z">
        <w:r w:rsidRPr="00443EB7">
          <w:rPr>
            <w:rFonts w:ascii="Courier New" w:hAnsi="Courier New" w:cs="Courier New"/>
            <w:sz w:val="16"/>
            <w:szCs w:val="16"/>
            <w:rPrChange w:id="871" w:author="Christopher Bird" w:date="2017-03-17T16:32:00Z">
              <w:rPr/>
            </w:rPrChange>
          </w:rPr>
          <w:t>p-value............................: 0.010000</w:t>
        </w:r>
      </w:ins>
    </w:p>
    <w:p w14:paraId="0F4C1EC9" w14:textId="77777777" w:rsidR="00443EB7" w:rsidRPr="00443EB7" w:rsidRDefault="00443EB7">
      <w:pPr>
        <w:pStyle w:val="ListParagraph"/>
        <w:spacing w:after="0" w:line="240" w:lineRule="auto"/>
        <w:rPr>
          <w:ins w:id="872" w:author="Christopher Bird" w:date="2017-03-17T16:32:00Z"/>
          <w:rFonts w:ascii="Courier New" w:hAnsi="Courier New" w:cs="Courier New"/>
          <w:sz w:val="16"/>
          <w:szCs w:val="16"/>
          <w:rPrChange w:id="873" w:author="Christopher Bird" w:date="2017-03-17T16:32:00Z">
            <w:rPr>
              <w:ins w:id="874" w:author="Christopher Bird" w:date="2017-03-17T16:32:00Z"/>
            </w:rPr>
          </w:rPrChange>
        </w:rPr>
        <w:pPrChange w:id="875" w:author="Christopher Bird" w:date="2017-03-17T16:33:00Z">
          <w:pPr>
            <w:pStyle w:val="ListParagraph"/>
          </w:pPr>
        </w:pPrChange>
      </w:pPr>
      <w:ins w:id="876" w:author="Christopher Bird" w:date="2017-03-17T16:32:00Z">
        <w:r w:rsidRPr="00443EB7">
          <w:rPr>
            <w:rFonts w:ascii="Courier New" w:hAnsi="Courier New" w:cs="Courier New"/>
            <w:sz w:val="16"/>
            <w:szCs w:val="16"/>
            <w:rPrChange w:id="877" w:author="Christopher Bird" w:date="2017-03-17T16:32:00Z">
              <w:rPr/>
            </w:rPrChange>
          </w:rPr>
          <w:t>Quality score threshold (trimming).: 0</w:t>
        </w:r>
      </w:ins>
    </w:p>
    <w:p w14:paraId="7645B7F8" w14:textId="77777777" w:rsidR="00443EB7" w:rsidRPr="00443EB7" w:rsidRDefault="00443EB7">
      <w:pPr>
        <w:pStyle w:val="ListParagraph"/>
        <w:spacing w:after="0" w:line="240" w:lineRule="auto"/>
        <w:rPr>
          <w:ins w:id="878" w:author="Christopher Bird" w:date="2017-03-17T16:32:00Z"/>
          <w:rFonts w:ascii="Courier New" w:hAnsi="Courier New" w:cs="Courier New"/>
          <w:sz w:val="16"/>
          <w:szCs w:val="16"/>
          <w:rPrChange w:id="879" w:author="Christopher Bird" w:date="2017-03-17T16:32:00Z">
            <w:rPr>
              <w:ins w:id="880" w:author="Christopher Bird" w:date="2017-03-17T16:32:00Z"/>
            </w:rPr>
          </w:rPrChange>
        </w:rPr>
        <w:pPrChange w:id="881" w:author="Christopher Bird" w:date="2017-03-17T16:33:00Z">
          <w:pPr>
            <w:pStyle w:val="ListParagraph"/>
          </w:pPr>
        </w:pPrChange>
      </w:pPr>
      <w:ins w:id="882" w:author="Christopher Bird" w:date="2017-03-17T16:32:00Z">
        <w:r w:rsidRPr="00443EB7">
          <w:rPr>
            <w:rFonts w:ascii="Courier New" w:hAnsi="Courier New" w:cs="Courier New"/>
            <w:sz w:val="16"/>
            <w:szCs w:val="16"/>
            <w:rPrChange w:id="883" w:author="Christopher Bird" w:date="2017-03-17T16:32:00Z">
              <w:rPr/>
            </w:rPrChange>
          </w:rPr>
          <w:t>Minimum read size after trimming...: 1</w:t>
        </w:r>
      </w:ins>
    </w:p>
    <w:p w14:paraId="6BAF92B6" w14:textId="77777777" w:rsidR="00443EB7" w:rsidRPr="00443EB7" w:rsidRDefault="00443EB7">
      <w:pPr>
        <w:pStyle w:val="ListParagraph"/>
        <w:spacing w:after="0" w:line="240" w:lineRule="auto"/>
        <w:rPr>
          <w:ins w:id="884" w:author="Christopher Bird" w:date="2017-03-17T16:32:00Z"/>
          <w:rFonts w:ascii="Courier New" w:hAnsi="Courier New" w:cs="Courier New"/>
          <w:sz w:val="16"/>
          <w:szCs w:val="16"/>
          <w:rPrChange w:id="885" w:author="Christopher Bird" w:date="2017-03-17T16:32:00Z">
            <w:rPr>
              <w:ins w:id="886" w:author="Christopher Bird" w:date="2017-03-17T16:32:00Z"/>
            </w:rPr>
          </w:rPrChange>
        </w:rPr>
        <w:pPrChange w:id="887" w:author="Christopher Bird" w:date="2017-03-17T16:33:00Z">
          <w:pPr>
            <w:pStyle w:val="ListParagraph"/>
          </w:pPr>
        </w:pPrChange>
      </w:pPr>
      <w:ins w:id="888" w:author="Christopher Bird" w:date="2017-03-17T16:32:00Z">
        <w:r w:rsidRPr="00443EB7">
          <w:rPr>
            <w:rFonts w:ascii="Courier New" w:hAnsi="Courier New" w:cs="Courier New"/>
            <w:sz w:val="16"/>
            <w:szCs w:val="16"/>
            <w:rPrChange w:id="889" w:author="Christopher Bird" w:date="2017-03-17T16:32:00Z">
              <w:rPr/>
            </w:rPrChange>
          </w:rPr>
          <w:t>Maximal ratio of uncalled bases....: 1.000000</w:t>
        </w:r>
      </w:ins>
    </w:p>
    <w:p w14:paraId="499C466E" w14:textId="77777777" w:rsidR="00443EB7" w:rsidRPr="00443EB7" w:rsidRDefault="00443EB7">
      <w:pPr>
        <w:pStyle w:val="ListParagraph"/>
        <w:spacing w:after="0" w:line="240" w:lineRule="auto"/>
        <w:rPr>
          <w:ins w:id="890" w:author="Christopher Bird" w:date="2017-03-17T16:32:00Z"/>
          <w:rFonts w:ascii="Courier New" w:hAnsi="Courier New" w:cs="Courier New"/>
          <w:sz w:val="16"/>
          <w:szCs w:val="16"/>
          <w:rPrChange w:id="891" w:author="Christopher Bird" w:date="2017-03-17T16:32:00Z">
            <w:rPr>
              <w:ins w:id="892" w:author="Christopher Bird" w:date="2017-03-17T16:32:00Z"/>
            </w:rPr>
          </w:rPrChange>
        </w:rPr>
        <w:pPrChange w:id="893" w:author="Christopher Bird" w:date="2017-03-17T16:33:00Z">
          <w:pPr>
            <w:pStyle w:val="ListParagraph"/>
          </w:pPr>
        </w:pPrChange>
      </w:pPr>
      <w:ins w:id="894" w:author="Christopher Bird" w:date="2017-03-17T16:32:00Z">
        <w:r w:rsidRPr="00443EB7">
          <w:rPr>
            <w:rFonts w:ascii="Courier New" w:hAnsi="Courier New" w:cs="Courier New"/>
            <w:sz w:val="16"/>
            <w:szCs w:val="16"/>
            <w:rPrChange w:id="895" w:author="Christopher Bird" w:date="2017-03-17T16:32:00Z">
              <w:rPr/>
            </w:rPrChange>
          </w:rPr>
          <w:t>Minimum overlap....................: 10</w:t>
        </w:r>
      </w:ins>
    </w:p>
    <w:p w14:paraId="0B46BC9C" w14:textId="77777777" w:rsidR="00443EB7" w:rsidRPr="00443EB7" w:rsidRDefault="00443EB7">
      <w:pPr>
        <w:pStyle w:val="ListParagraph"/>
        <w:spacing w:after="0" w:line="240" w:lineRule="auto"/>
        <w:rPr>
          <w:ins w:id="896" w:author="Christopher Bird" w:date="2017-03-17T16:32:00Z"/>
          <w:rFonts w:ascii="Courier New" w:hAnsi="Courier New" w:cs="Courier New"/>
          <w:sz w:val="16"/>
          <w:szCs w:val="16"/>
          <w:rPrChange w:id="897" w:author="Christopher Bird" w:date="2017-03-17T16:32:00Z">
            <w:rPr>
              <w:ins w:id="898" w:author="Christopher Bird" w:date="2017-03-17T16:32:00Z"/>
            </w:rPr>
          </w:rPrChange>
        </w:rPr>
        <w:pPrChange w:id="899" w:author="Christopher Bird" w:date="2017-03-17T16:33:00Z">
          <w:pPr>
            <w:pStyle w:val="ListParagraph"/>
          </w:pPr>
        </w:pPrChange>
      </w:pPr>
      <w:ins w:id="900" w:author="Christopher Bird" w:date="2017-03-17T16:32:00Z">
        <w:r w:rsidRPr="00443EB7">
          <w:rPr>
            <w:rFonts w:ascii="Courier New" w:hAnsi="Courier New" w:cs="Courier New"/>
            <w:sz w:val="16"/>
            <w:szCs w:val="16"/>
            <w:rPrChange w:id="901" w:author="Christopher Bird" w:date="2017-03-17T16:32:00Z">
              <w:rPr/>
            </w:rPrChange>
          </w:rPr>
          <w:t>Scoring method.....................: Scaled score</w:t>
        </w:r>
      </w:ins>
    </w:p>
    <w:p w14:paraId="33BE6D90" w14:textId="77777777" w:rsidR="00443EB7" w:rsidRPr="00443EB7" w:rsidRDefault="00443EB7">
      <w:pPr>
        <w:pStyle w:val="ListParagraph"/>
        <w:spacing w:after="0" w:line="240" w:lineRule="auto"/>
        <w:rPr>
          <w:ins w:id="902" w:author="Christopher Bird" w:date="2017-03-17T16:32:00Z"/>
          <w:rFonts w:ascii="Courier New" w:hAnsi="Courier New" w:cs="Courier New"/>
          <w:sz w:val="16"/>
          <w:szCs w:val="16"/>
          <w:rPrChange w:id="903" w:author="Christopher Bird" w:date="2017-03-17T16:32:00Z">
            <w:rPr>
              <w:ins w:id="904" w:author="Christopher Bird" w:date="2017-03-17T16:32:00Z"/>
            </w:rPr>
          </w:rPrChange>
        </w:rPr>
        <w:pPrChange w:id="905" w:author="Christopher Bird" w:date="2017-03-17T16:33:00Z">
          <w:pPr>
            <w:pStyle w:val="ListParagraph"/>
          </w:pPr>
        </w:pPrChange>
      </w:pPr>
      <w:ins w:id="906" w:author="Christopher Bird" w:date="2017-03-17T16:32:00Z">
        <w:r w:rsidRPr="00443EB7">
          <w:rPr>
            <w:rFonts w:ascii="Courier New" w:hAnsi="Courier New" w:cs="Courier New"/>
            <w:sz w:val="16"/>
            <w:szCs w:val="16"/>
            <w:rPrChange w:id="907" w:author="Christopher Bird" w:date="2017-03-17T16:32:00Z">
              <w:rPr/>
            </w:rPrChange>
          </w:rPr>
          <w:t>Threads............................: 40</w:t>
        </w:r>
      </w:ins>
    </w:p>
    <w:p w14:paraId="2B7DEC54" w14:textId="77777777" w:rsidR="00443EB7" w:rsidRPr="00443EB7" w:rsidRDefault="00443EB7">
      <w:pPr>
        <w:pStyle w:val="ListParagraph"/>
        <w:spacing w:after="0" w:line="240" w:lineRule="auto"/>
        <w:rPr>
          <w:ins w:id="908" w:author="Christopher Bird" w:date="2017-03-17T16:32:00Z"/>
          <w:rFonts w:ascii="Courier New" w:hAnsi="Courier New" w:cs="Courier New"/>
          <w:sz w:val="16"/>
          <w:szCs w:val="16"/>
          <w:rPrChange w:id="909" w:author="Christopher Bird" w:date="2017-03-17T16:32:00Z">
            <w:rPr>
              <w:ins w:id="910" w:author="Christopher Bird" w:date="2017-03-17T16:32:00Z"/>
            </w:rPr>
          </w:rPrChange>
        </w:rPr>
        <w:pPrChange w:id="911" w:author="Christopher Bird" w:date="2017-03-17T16:33:00Z">
          <w:pPr>
            <w:pStyle w:val="ListParagraph"/>
          </w:pPr>
        </w:pPrChange>
      </w:pPr>
    </w:p>
    <w:p w14:paraId="18E02324" w14:textId="77777777" w:rsidR="00443EB7" w:rsidRPr="00443EB7" w:rsidRDefault="00443EB7">
      <w:pPr>
        <w:pStyle w:val="ListParagraph"/>
        <w:spacing w:after="0" w:line="240" w:lineRule="auto"/>
        <w:rPr>
          <w:ins w:id="912" w:author="Christopher Bird" w:date="2017-03-17T16:32:00Z"/>
          <w:rFonts w:ascii="Courier New" w:hAnsi="Courier New" w:cs="Courier New"/>
          <w:sz w:val="16"/>
          <w:szCs w:val="16"/>
          <w:rPrChange w:id="913" w:author="Christopher Bird" w:date="2017-03-17T16:32:00Z">
            <w:rPr>
              <w:ins w:id="914" w:author="Christopher Bird" w:date="2017-03-17T16:32:00Z"/>
            </w:rPr>
          </w:rPrChange>
        </w:rPr>
        <w:pPrChange w:id="915" w:author="Christopher Bird" w:date="2017-03-17T16:33:00Z">
          <w:pPr>
            <w:pStyle w:val="ListParagraph"/>
          </w:pPr>
        </w:pPrChange>
      </w:pPr>
      <w:ins w:id="916" w:author="Christopher Bird" w:date="2017-03-17T16:32:00Z">
        <w:r w:rsidRPr="00443EB7">
          <w:rPr>
            <w:rFonts w:ascii="Courier New" w:hAnsi="Courier New" w:cs="Courier New"/>
            <w:sz w:val="16"/>
            <w:szCs w:val="16"/>
            <w:rPrChange w:id="917" w:author="Christopher Bird" w:date="2017-03-17T16:32:00Z">
              <w:rPr/>
            </w:rPrChange>
          </w:rPr>
          <w:t>Allocating memory..................: 200,000,000 bytes</w:t>
        </w:r>
      </w:ins>
    </w:p>
    <w:p w14:paraId="69B0E0A3" w14:textId="77777777" w:rsidR="00443EB7" w:rsidRPr="00443EB7" w:rsidRDefault="00443EB7">
      <w:pPr>
        <w:pStyle w:val="ListParagraph"/>
        <w:spacing w:after="0" w:line="240" w:lineRule="auto"/>
        <w:rPr>
          <w:ins w:id="918" w:author="Christopher Bird" w:date="2017-03-17T16:32:00Z"/>
          <w:rFonts w:ascii="Courier New" w:hAnsi="Courier New" w:cs="Courier New"/>
          <w:sz w:val="16"/>
          <w:szCs w:val="16"/>
          <w:rPrChange w:id="919" w:author="Christopher Bird" w:date="2017-03-17T16:32:00Z">
            <w:rPr>
              <w:ins w:id="920" w:author="Christopher Bird" w:date="2017-03-17T16:32:00Z"/>
            </w:rPr>
          </w:rPrChange>
        </w:rPr>
        <w:pPrChange w:id="921" w:author="Christopher Bird" w:date="2017-03-17T16:33:00Z">
          <w:pPr>
            <w:pStyle w:val="ListParagraph"/>
          </w:pPr>
        </w:pPrChange>
      </w:pPr>
      <w:ins w:id="922" w:author="Christopher Bird" w:date="2017-03-17T16:32:00Z">
        <w:r w:rsidRPr="00443EB7">
          <w:rPr>
            <w:rFonts w:ascii="Courier New" w:hAnsi="Courier New" w:cs="Courier New"/>
            <w:sz w:val="16"/>
            <w:szCs w:val="16"/>
            <w:rPrChange w:id="923" w:author="Christopher Bird" w:date="2017-03-17T16:32:00Z">
              <w:rPr/>
            </w:rPrChange>
          </w:rPr>
          <w:t>Computing empirical frequencies....: DONE</w:t>
        </w:r>
      </w:ins>
    </w:p>
    <w:p w14:paraId="41A6AEC6" w14:textId="77777777" w:rsidR="00443EB7" w:rsidRPr="00443EB7" w:rsidRDefault="00443EB7">
      <w:pPr>
        <w:pStyle w:val="ListParagraph"/>
        <w:spacing w:after="0" w:line="240" w:lineRule="auto"/>
        <w:rPr>
          <w:ins w:id="924" w:author="Christopher Bird" w:date="2017-03-17T16:32:00Z"/>
          <w:rFonts w:ascii="Courier New" w:hAnsi="Courier New" w:cs="Courier New"/>
          <w:sz w:val="16"/>
          <w:szCs w:val="16"/>
          <w:rPrChange w:id="925" w:author="Christopher Bird" w:date="2017-03-17T16:32:00Z">
            <w:rPr>
              <w:ins w:id="926" w:author="Christopher Bird" w:date="2017-03-17T16:32:00Z"/>
            </w:rPr>
          </w:rPrChange>
        </w:rPr>
        <w:pPrChange w:id="927" w:author="Christopher Bird" w:date="2017-03-17T16:33:00Z">
          <w:pPr>
            <w:pStyle w:val="ListParagraph"/>
          </w:pPr>
        </w:pPrChange>
      </w:pPr>
      <w:ins w:id="928" w:author="Christopher Bird" w:date="2017-03-17T16:32:00Z">
        <w:r w:rsidRPr="00443EB7">
          <w:rPr>
            <w:rFonts w:ascii="Courier New" w:hAnsi="Courier New" w:cs="Courier New"/>
            <w:sz w:val="16"/>
            <w:szCs w:val="16"/>
            <w:rPrChange w:id="929" w:author="Christopher Bird" w:date="2017-03-17T16:32:00Z">
              <w:rPr/>
            </w:rPrChange>
          </w:rPr>
          <w:t xml:space="preserve">  A: 0.274348</w:t>
        </w:r>
      </w:ins>
    </w:p>
    <w:p w14:paraId="328BA870" w14:textId="77777777" w:rsidR="00443EB7" w:rsidRPr="00443EB7" w:rsidRDefault="00443EB7">
      <w:pPr>
        <w:pStyle w:val="ListParagraph"/>
        <w:spacing w:after="0" w:line="240" w:lineRule="auto"/>
        <w:rPr>
          <w:ins w:id="930" w:author="Christopher Bird" w:date="2017-03-17T16:32:00Z"/>
          <w:rFonts w:ascii="Courier New" w:hAnsi="Courier New" w:cs="Courier New"/>
          <w:sz w:val="16"/>
          <w:szCs w:val="16"/>
          <w:rPrChange w:id="931" w:author="Christopher Bird" w:date="2017-03-17T16:32:00Z">
            <w:rPr>
              <w:ins w:id="932" w:author="Christopher Bird" w:date="2017-03-17T16:32:00Z"/>
            </w:rPr>
          </w:rPrChange>
        </w:rPr>
        <w:pPrChange w:id="933" w:author="Christopher Bird" w:date="2017-03-17T16:33:00Z">
          <w:pPr>
            <w:pStyle w:val="ListParagraph"/>
          </w:pPr>
        </w:pPrChange>
      </w:pPr>
      <w:ins w:id="934" w:author="Christopher Bird" w:date="2017-03-17T16:32:00Z">
        <w:r w:rsidRPr="00443EB7">
          <w:rPr>
            <w:rFonts w:ascii="Courier New" w:hAnsi="Courier New" w:cs="Courier New"/>
            <w:sz w:val="16"/>
            <w:szCs w:val="16"/>
            <w:rPrChange w:id="935" w:author="Christopher Bird" w:date="2017-03-17T16:32:00Z">
              <w:rPr/>
            </w:rPrChange>
          </w:rPr>
          <w:t xml:space="preserve">  C: 0.226595</w:t>
        </w:r>
      </w:ins>
    </w:p>
    <w:p w14:paraId="32C9A79B" w14:textId="77777777" w:rsidR="00443EB7" w:rsidRPr="00443EB7" w:rsidRDefault="00443EB7">
      <w:pPr>
        <w:pStyle w:val="ListParagraph"/>
        <w:spacing w:after="0" w:line="240" w:lineRule="auto"/>
        <w:rPr>
          <w:ins w:id="936" w:author="Christopher Bird" w:date="2017-03-17T16:32:00Z"/>
          <w:rFonts w:ascii="Courier New" w:hAnsi="Courier New" w:cs="Courier New"/>
          <w:sz w:val="16"/>
          <w:szCs w:val="16"/>
          <w:rPrChange w:id="937" w:author="Christopher Bird" w:date="2017-03-17T16:32:00Z">
            <w:rPr>
              <w:ins w:id="938" w:author="Christopher Bird" w:date="2017-03-17T16:32:00Z"/>
            </w:rPr>
          </w:rPrChange>
        </w:rPr>
        <w:pPrChange w:id="939" w:author="Christopher Bird" w:date="2017-03-17T16:33:00Z">
          <w:pPr>
            <w:pStyle w:val="ListParagraph"/>
          </w:pPr>
        </w:pPrChange>
      </w:pPr>
      <w:ins w:id="940" w:author="Christopher Bird" w:date="2017-03-17T16:32:00Z">
        <w:r w:rsidRPr="00443EB7">
          <w:rPr>
            <w:rFonts w:ascii="Courier New" w:hAnsi="Courier New" w:cs="Courier New"/>
            <w:sz w:val="16"/>
            <w:szCs w:val="16"/>
            <w:rPrChange w:id="941" w:author="Christopher Bird" w:date="2017-03-17T16:32:00Z">
              <w:rPr/>
            </w:rPrChange>
          </w:rPr>
          <w:t xml:space="preserve">  G: 0.221725</w:t>
        </w:r>
      </w:ins>
    </w:p>
    <w:p w14:paraId="7D2FB3C1" w14:textId="77777777" w:rsidR="00443EB7" w:rsidRPr="00443EB7" w:rsidRDefault="00443EB7">
      <w:pPr>
        <w:pStyle w:val="ListParagraph"/>
        <w:spacing w:after="0" w:line="240" w:lineRule="auto"/>
        <w:rPr>
          <w:ins w:id="942" w:author="Christopher Bird" w:date="2017-03-17T16:32:00Z"/>
          <w:rFonts w:ascii="Courier New" w:hAnsi="Courier New" w:cs="Courier New"/>
          <w:sz w:val="16"/>
          <w:szCs w:val="16"/>
          <w:rPrChange w:id="943" w:author="Christopher Bird" w:date="2017-03-17T16:32:00Z">
            <w:rPr>
              <w:ins w:id="944" w:author="Christopher Bird" w:date="2017-03-17T16:32:00Z"/>
            </w:rPr>
          </w:rPrChange>
        </w:rPr>
        <w:pPrChange w:id="945" w:author="Christopher Bird" w:date="2017-03-17T16:33:00Z">
          <w:pPr>
            <w:pStyle w:val="ListParagraph"/>
          </w:pPr>
        </w:pPrChange>
      </w:pPr>
      <w:ins w:id="946" w:author="Christopher Bird" w:date="2017-03-17T16:32:00Z">
        <w:r w:rsidRPr="00443EB7">
          <w:rPr>
            <w:rFonts w:ascii="Courier New" w:hAnsi="Courier New" w:cs="Courier New"/>
            <w:sz w:val="16"/>
            <w:szCs w:val="16"/>
            <w:rPrChange w:id="947" w:author="Christopher Bird" w:date="2017-03-17T16:32:00Z">
              <w:rPr/>
            </w:rPrChange>
          </w:rPr>
          <w:t xml:space="preserve">  T: 0.277331</w:t>
        </w:r>
      </w:ins>
    </w:p>
    <w:p w14:paraId="2A0FFA23" w14:textId="77777777" w:rsidR="00443EB7" w:rsidRPr="00443EB7" w:rsidRDefault="00443EB7">
      <w:pPr>
        <w:pStyle w:val="ListParagraph"/>
        <w:spacing w:after="0" w:line="240" w:lineRule="auto"/>
        <w:rPr>
          <w:ins w:id="948" w:author="Christopher Bird" w:date="2017-03-17T16:32:00Z"/>
          <w:rFonts w:ascii="Courier New" w:hAnsi="Courier New" w:cs="Courier New"/>
          <w:sz w:val="16"/>
          <w:szCs w:val="16"/>
          <w:rPrChange w:id="949" w:author="Christopher Bird" w:date="2017-03-17T16:32:00Z">
            <w:rPr>
              <w:ins w:id="950" w:author="Christopher Bird" w:date="2017-03-17T16:32:00Z"/>
            </w:rPr>
          </w:rPrChange>
        </w:rPr>
        <w:pPrChange w:id="951" w:author="Christopher Bird" w:date="2017-03-17T16:33:00Z">
          <w:pPr>
            <w:pStyle w:val="ListParagraph"/>
          </w:pPr>
        </w:pPrChange>
      </w:pPr>
      <w:ins w:id="952" w:author="Christopher Bird" w:date="2017-03-17T16:32:00Z">
        <w:r w:rsidRPr="00443EB7">
          <w:rPr>
            <w:rFonts w:ascii="Courier New" w:hAnsi="Courier New" w:cs="Courier New"/>
            <w:sz w:val="16"/>
            <w:szCs w:val="16"/>
            <w:rPrChange w:id="953" w:author="Christopher Bird" w:date="2017-03-17T16:32:00Z">
              <w:rPr/>
            </w:rPrChange>
          </w:rPr>
          <w:t xml:space="preserve">  194843 uncalled bases</w:t>
        </w:r>
      </w:ins>
    </w:p>
    <w:p w14:paraId="41FBD07B" w14:textId="77777777" w:rsidR="00443EB7" w:rsidRPr="00443EB7" w:rsidRDefault="00443EB7">
      <w:pPr>
        <w:pStyle w:val="ListParagraph"/>
        <w:spacing w:after="0" w:line="240" w:lineRule="auto"/>
        <w:rPr>
          <w:ins w:id="954" w:author="Christopher Bird" w:date="2017-03-17T16:32:00Z"/>
          <w:rFonts w:ascii="Courier New" w:hAnsi="Courier New" w:cs="Courier New"/>
          <w:sz w:val="16"/>
          <w:szCs w:val="16"/>
          <w:rPrChange w:id="955" w:author="Christopher Bird" w:date="2017-03-17T16:32:00Z">
            <w:rPr>
              <w:ins w:id="956" w:author="Christopher Bird" w:date="2017-03-17T16:32:00Z"/>
            </w:rPr>
          </w:rPrChange>
        </w:rPr>
        <w:pPrChange w:id="957" w:author="Christopher Bird" w:date="2017-03-17T16:33:00Z">
          <w:pPr>
            <w:pStyle w:val="ListParagraph"/>
          </w:pPr>
        </w:pPrChange>
      </w:pPr>
      <w:ins w:id="958" w:author="Christopher Bird" w:date="2017-03-17T16:32:00Z">
        <w:r w:rsidRPr="00443EB7">
          <w:rPr>
            <w:rFonts w:ascii="Courier New" w:hAnsi="Courier New" w:cs="Courier New"/>
            <w:sz w:val="16"/>
            <w:szCs w:val="16"/>
            <w:rPrChange w:id="959" w:author="Christopher Bird" w:date="2017-03-17T16:32:00Z">
              <w:rPr/>
            </w:rPrChange>
          </w:rPr>
          <w:t>Assemblying reads: 0%^MAssemblying reads: 10%^MAssemblying reads: 20%^MAssemblying reads: 30%^MAssemblying reads$</w:t>
        </w:r>
      </w:ins>
    </w:p>
    <w:p w14:paraId="7479C843" w14:textId="77777777" w:rsidR="00443EB7" w:rsidRPr="00443EB7" w:rsidRDefault="00443EB7">
      <w:pPr>
        <w:pStyle w:val="ListParagraph"/>
        <w:spacing w:after="0" w:line="240" w:lineRule="auto"/>
        <w:rPr>
          <w:ins w:id="960" w:author="Christopher Bird" w:date="2017-03-17T16:32:00Z"/>
          <w:rFonts w:ascii="Courier New" w:hAnsi="Courier New" w:cs="Courier New"/>
          <w:sz w:val="16"/>
          <w:szCs w:val="16"/>
          <w:rPrChange w:id="961" w:author="Christopher Bird" w:date="2017-03-17T16:32:00Z">
            <w:rPr>
              <w:ins w:id="962" w:author="Christopher Bird" w:date="2017-03-17T16:32:00Z"/>
            </w:rPr>
          </w:rPrChange>
        </w:rPr>
        <w:pPrChange w:id="963" w:author="Christopher Bird" w:date="2017-03-17T16:33:00Z">
          <w:pPr>
            <w:pStyle w:val="ListParagraph"/>
          </w:pPr>
        </w:pPrChange>
      </w:pPr>
    </w:p>
    <w:p w14:paraId="7F049A69" w14:textId="77777777" w:rsidR="00443EB7" w:rsidRPr="00443EB7" w:rsidRDefault="00443EB7">
      <w:pPr>
        <w:pStyle w:val="ListParagraph"/>
        <w:spacing w:after="0" w:line="240" w:lineRule="auto"/>
        <w:rPr>
          <w:ins w:id="964" w:author="Christopher Bird" w:date="2017-03-17T16:32:00Z"/>
          <w:rFonts w:ascii="Courier New" w:hAnsi="Courier New" w:cs="Courier New"/>
          <w:b/>
          <w:color w:val="FF0000"/>
          <w:sz w:val="16"/>
          <w:szCs w:val="16"/>
          <w:rPrChange w:id="965" w:author="Christopher Bird" w:date="2017-03-17T16:33:00Z">
            <w:rPr>
              <w:ins w:id="966" w:author="Christopher Bird" w:date="2017-03-17T16:32:00Z"/>
            </w:rPr>
          </w:rPrChange>
        </w:rPr>
        <w:pPrChange w:id="967" w:author="Christopher Bird" w:date="2017-03-17T16:33:00Z">
          <w:pPr>
            <w:pStyle w:val="ListParagraph"/>
          </w:pPr>
        </w:pPrChange>
      </w:pPr>
      <w:ins w:id="968" w:author="Christopher Bird" w:date="2017-03-17T16:32:00Z">
        <w:r w:rsidRPr="00443EB7">
          <w:rPr>
            <w:rFonts w:ascii="Courier New" w:hAnsi="Courier New" w:cs="Courier New"/>
            <w:b/>
            <w:color w:val="FF0000"/>
            <w:sz w:val="16"/>
            <w:szCs w:val="16"/>
            <w:rPrChange w:id="969" w:author="Christopher Bird" w:date="2017-03-17T16:33:00Z">
              <w:rPr/>
            </w:rPrChange>
          </w:rPr>
          <w:t>Assembled reads ...................: 714,045 / 720,278 (99.135%)</w:t>
        </w:r>
      </w:ins>
    </w:p>
    <w:p w14:paraId="6EA4B9E2" w14:textId="77777777" w:rsidR="00443EB7" w:rsidRPr="00443EB7" w:rsidRDefault="00443EB7">
      <w:pPr>
        <w:pStyle w:val="ListParagraph"/>
        <w:spacing w:after="0" w:line="240" w:lineRule="auto"/>
        <w:rPr>
          <w:ins w:id="970" w:author="Christopher Bird" w:date="2017-03-17T16:32:00Z"/>
          <w:rFonts w:ascii="Courier New" w:hAnsi="Courier New" w:cs="Courier New"/>
          <w:b/>
          <w:color w:val="FF0000"/>
          <w:sz w:val="16"/>
          <w:szCs w:val="16"/>
          <w:rPrChange w:id="971" w:author="Christopher Bird" w:date="2017-03-17T16:33:00Z">
            <w:rPr>
              <w:ins w:id="972" w:author="Christopher Bird" w:date="2017-03-17T16:32:00Z"/>
            </w:rPr>
          </w:rPrChange>
        </w:rPr>
        <w:pPrChange w:id="973" w:author="Christopher Bird" w:date="2017-03-17T16:33:00Z">
          <w:pPr>
            <w:pStyle w:val="ListParagraph"/>
          </w:pPr>
        </w:pPrChange>
      </w:pPr>
      <w:ins w:id="974" w:author="Christopher Bird" w:date="2017-03-17T16:32:00Z">
        <w:r w:rsidRPr="00443EB7">
          <w:rPr>
            <w:rFonts w:ascii="Courier New" w:hAnsi="Courier New" w:cs="Courier New"/>
            <w:b/>
            <w:color w:val="FF0000"/>
            <w:sz w:val="16"/>
            <w:szCs w:val="16"/>
            <w:rPrChange w:id="975" w:author="Christopher Bird" w:date="2017-03-17T16:33:00Z">
              <w:rPr/>
            </w:rPrChange>
          </w:rPr>
          <w:t>Discarded reads ...................: 0 / 720,278 (0.000%)</w:t>
        </w:r>
      </w:ins>
    </w:p>
    <w:p w14:paraId="407C0A2A" w14:textId="77777777" w:rsidR="00443EB7" w:rsidRPr="00443EB7" w:rsidRDefault="00443EB7">
      <w:pPr>
        <w:pStyle w:val="ListParagraph"/>
        <w:spacing w:after="0" w:line="240" w:lineRule="auto"/>
        <w:rPr>
          <w:ins w:id="976" w:author="Christopher Bird" w:date="2017-03-17T16:32:00Z"/>
          <w:rFonts w:ascii="Courier New" w:hAnsi="Courier New" w:cs="Courier New"/>
          <w:b/>
          <w:color w:val="FF0000"/>
          <w:sz w:val="16"/>
          <w:szCs w:val="16"/>
          <w:rPrChange w:id="977" w:author="Christopher Bird" w:date="2017-03-17T16:33:00Z">
            <w:rPr>
              <w:ins w:id="978" w:author="Christopher Bird" w:date="2017-03-17T16:32:00Z"/>
            </w:rPr>
          </w:rPrChange>
        </w:rPr>
        <w:pPrChange w:id="979" w:author="Christopher Bird" w:date="2017-03-17T16:33:00Z">
          <w:pPr>
            <w:pStyle w:val="ListParagraph"/>
          </w:pPr>
        </w:pPrChange>
      </w:pPr>
      <w:ins w:id="980" w:author="Christopher Bird" w:date="2017-03-17T16:32:00Z">
        <w:r w:rsidRPr="00443EB7">
          <w:rPr>
            <w:rFonts w:ascii="Courier New" w:hAnsi="Courier New" w:cs="Courier New"/>
            <w:b/>
            <w:color w:val="FF0000"/>
            <w:sz w:val="16"/>
            <w:szCs w:val="16"/>
            <w:rPrChange w:id="981" w:author="Christopher Bird" w:date="2017-03-17T16:33:00Z">
              <w:rPr/>
            </w:rPrChange>
          </w:rPr>
          <w:t>Not assembled reads ...............: 6,233 / 720,278 (0.865%)</w:t>
        </w:r>
      </w:ins>
    </w:p>
    <w:p w14:paraId="719EB8DC" w14:textId="77777777" w:rsidR="00443EB7" w:rsidRPr="00443EB7" w:rsidRDefault="00443EB7">
      <w:pPr>
        <w:pStyle w:val="ListParagraph"/>
        <w:spacing w:after="0" w:line="240" w:lineRule="auto"/>
        <w:rPr>
          <w:ins w:id="982" w:author="Christopher Bird" w:date="2017-03-17T16:32:00Z"/>
          <w:rFonts w:ascii="Courier New" w:hAnsi="Courier New" w:cs="Courier New"/>
          <w:sz w:val="16"/>
          <w:szCs w:val="16"/>
          <w:rPrChange w:id="983" w:author="Christopher Bird" w:date="2017-03-17T16:32:00Z">
            <w:rPr>
              <w:ins w:id="984" w:author="Christopher Bird" w:date="2017-03-17T16:32:00Z"/>
            </w:rPr>
          </w:rPrChange>
        </w:rPr>
        <w:pPrChange w:id="985" w:author="Christopher Bird" w:date="2017-03-17T16:33:00Z">
          <w:pPr>
            <w:pStyle w:val="ListParagraph"/>
          </w:pPr>
        </w:pPrChange>
      </w:pPr>
      <w:ins w:id="986" w:author="Christopher Bird" w:date="2017-03-17T16:32:00Z">
        <w:r w:rsidRPr="00443EB7">
          <w:rPr>
            <w:rFonts w:ascii="Courier New" w:hAnsi="Courier New" w:cs="Courier New"/>
            <w:sz w:val="16"/>
            <w:szCs w:val="16"/>
            <w:rPrChange w:id="987" w:author="Christopher Bird" w:date="2017-03-17T16:32:00Z">
              <w:rPr/>
            </w:rPrChange>
          </w:rPr>
          <w:t>Assembled reads file...............: Barnacle_Plate1Pool1runs1and2.assembled.fastq</w:t>
        </w:r>
      </w:ins>
    </w:p>
    <w:p w14:paraId="7126B453" w14:textId="77777777" w:rsidR="00443EB7" w:rsidRPr="00443EB7" w:rsidRDefault="00443EB7">
      <w:pPr>
        <w:pStyle w:val="ListParagraph"/>
        <w:spacing w:after="0" w:line="240" w:lineRule="auto"/>
        <w:rPr>
          <w:ins w:id="988" w:author="Christopher Bird" w:date="2017-03-17T16:32:00Z"/>
          <w:rFonts w:ascii="Courier New" w:hAnsi="Courier New" w:cs="Courier New"/>
          <w:sz w:val="16"/>
          <w:szCs w:val="16"/>
          <w:rPrChange w:id="989" w:author="Christopher Bird" w:date="2017-03-17T16:32:00Z">
            <w:rPr>
              <w:ins w:id="990" w:author="Christopher Bird" w:date="2017-03-17T16:32:00Z"/>
            </w:rPr>
          </w:rPrChange>
        </w:rPr>
        <w:pPrChange w:id="991" w:author="Christopher Bird" w:date="2017-03-17T16:33:00Z">
          <w:pPr>
            <w:pStyle w:val="ListParagraph"/>
          </w:pPr>
        </w:pPrChange>
      </w:pPr>
      <w:ins w:id="992" w:author="Christopher Bird" w:date="2017-03-17T16:32:00Z">
        <w:r w:rsidRPr="00443EB7">
          <w:rPr>
            <w:rFonts w:ascii="Courier New" w:hAnsi="Courier New" w:cs="Courier New"/>
            <w:sz w:val="16"/>
            <w:szCs w:val="16"/>
            <w:rPrChange w:id="993" w:author="Christopher Bird" w:date="2017-03-17T16:32:00Z">
              <w:rPr/>
            </w:rPrChange>
          </w:rPr>
          <w:t>Discarded reads file...............: Barnacle_Plate1Pool1runs1and2.discarded.fastq</w:t>
        </w:r>
      </w:ins>
    </w:p>
    <w:p w14:paraId="74E0BD46" w14:textId="77777777" w:rsidR="00443EB7" w:rsidRPr="00443EB7" w:rsidRDefault="00443EB7">
      <w:pPr>
        <w:pStyle w:val="ListParagraph"/>
        <w:spacing w:after="0" w:line="240" w:lineRule="auto"/>
        <w:rPr>
          <w:ins w:id="994" w:author="Christopher Bird" w:date="2017-03-17T16:32:00Z"/>
          <w:rFonts w:ascii="Courier New" w:hAnsi="Courier New" w:cs="Courier New"/>
          <w:sz w:val="16"/>
          <w:szCs w:val="16"/>
          <w:rPrChange w:id="995" w:author="Christopher Bird" w:date="2017-03-17T16:32:00Z">
            <w:rPr>
              <w:ins w:id="996" w:author="Christopher Bird" w:date="2017-03-17T16:32:00Z"/>
            </w:rPr>
          </w:rPrChange>
        </w:rPr>
        <w:pPrChange w:id="997" w:author="Christopher Bird" w:date="2017-03-17T16:33:00Z">
          <w:pPr>
            <w:pStyle w:val="ListParagraph"/>
          </w:pPr>
        </w:pPrChange>
      </w:pPr>
      <w:ins w:id="998" w:author="Christopher Bird" w:date="2017-03-17T16:32:00Z">
        <w:r w:rsidRPr="00443EB7">
          <w:rPr>
            <w:rFonts w:ascii="Courier New" w:hAnsi="Courier New" w:cs="Courier New"/>
            <w:sz w:val="16"/>
            <w:szCs w:val="16"/>
            <w:rPrChange w:id="999" w:author="Christopher Bird" w:date="2017-03-17T16:32:00Z">
              <w:rPr/>
            </w:rPrChange>
          </w:rPr>
          <w:t>Unassembled forward reads file.....: Barnacle_Plate1Pool1runs1and2.unassembled.forward.fastq</w:t>
        </w:r>
      </w:ins>
    </w:p>
    <w:p w14:paraId="3E90C6D6" w14:textId="6CCA20A3" w:rsidR="00443EB7" w:rsidRPr="00443EB7" w:rsidRDefault="00443EB7">
      <w:pPr>
        <w:pStyle w:val="ListParagraph"/>
        <w:spacing w:after="0" w:line="240" w:lineRule="auto"/>
        <w:rPr>
          <w:ins w:id="1000" w:author="Christopher Bird" w:date="2017-03-17T16:30:00Z"/>
          <w:rFonts w:ascii="Courier New" w:hAnsi="Courier New" w:cs="Courier New"/>
          <w:sz w:val="16"/>
          <w:szCs w:val="16"/>
          <w:rPrChange w:id="1001" w:author="Christopher Bird" w:date="2017-03-17T16:32:00Z">
            <w:rPr>
              <w:ins w:id="1002" w:author="Christopher Bird" w:date="2017-03-17T16:30:00Z"/>
            </w:rPr>
          </w:rPrChange>
        </w:rPr>
        <w:pPrChange w:id="1003" w:author="Christopher Bird" w:date="2017-03-17T16:33:00Z">
          <w:pPr>
            <w:pStyle w:val="ListParagraph"/>
            <w:numPr>
              <w:ilvl w:val="2"/>
              <w:numId w:val="1"/>
            </w:numPr>
            <w:ind w:left="2160" w:hanging="180"/>
          </w:pPr>
        </w:pPrChange>
      </w:pPr>
      <w:ins w:id="1004" w:author="Christopher Bird" w:date="2017-03-17T16:32:00Z">
        <w:r w:rsidRPr="00443EB7">
          <w:rPr>
            <w:rFonts w:ascii="Courier New" w:hAnsi="Courier New" w:cs="Courier New"/>
            <w:sz w:val="16"/>
            <w:szCs w:val="16"/>
            <w:rPrChange w:id="1005" w:author="Christopher Bird" w:date="2017-03-17T16:32:00Z">
              <w:rPr/>
            </w:rPrChange>
          </w:rPr>
          <w:t>Unassembled reverse reads file.....: Barnacle_Plate1Pool1runs1and2.unassembled.reverse.fastq</w:t>
        </w:r>
      </w:ins>
    </w:p>
    <w:p w14:paraId="10CCB493" w14:textId="557CEAC1" w:rsidR="00443EB7" w:rsidRDefault="00443EB7">
      <w:pPr>
        <w:pStyle w:val="ListParagraph"/>
        <w:numPr>
          <w:ilvl w:val="3"/>
          <w:numId w:val="1"/>
        </w:numPr>
        <w:rPr>
          <w:ins w:id="1006" w:author="Christopher Bird" w:date="2017-03-17T16:33:00Z"/>
        </w:rPr>
        <w:pPrChange w:id="1007" w:author="Christopher Bird" w:date="2017-03-17T16:32:00Z">
          <w:pPr>
            <w:pStyle w:val="ListParagraph"/>
            <w:numPr>
              <w:ilvl w:val="2"/>
              <w:numId w:val="1"/>
            </w:numPr>
            <w:ind w:left="2160" w:hanging="180"/>
          </w:pPr>
        </w:pPrChange>
      </w:pPr>
      <w:ins w:id="1008" w:author="Christopher Bird" w:date="2017-03-17T16:33:00Z">
        <w:r>
          <w:t xml:space="preserve">If </w:t>
        </w:r>
      </w:ins>
      <w:ins w:id="1009" w:author="Christopher Bird" w:date="2017-03-17T16:34:00Z">
        <w:r>
          <w:t>a high proportion of reads are being assembled</w:t>
        </w:r>
      </w:ins>
      <w:ins w:id="1010" w:author="Christopher Bird" w:date="2017-03-17T16:33:00Z">
        <w:r>
          <w:t xml:space="preserve">, then </w:t>
        </w:r>
      </w:ins>
      <w:ins w:id="1011" w:author="Christopher Bird" w:date="2017-03-17T16:34:00Z">
        <w:r>
          <w:t xml:space="preserve">you’ll want to </w:t>
        </w:r>
      </w:ins>
      <w:ins w:id="1012" w:author="Christopher Bird" w:date="2017-03-17T16:41:00Z">
        <w:r w:rsidR="005648A5">
          <w:t>be sure that you paid close attention to the FASTQC output</w:t>
        </w:r>
      </w:ins>
      <w:ins w:id="1013" w:author="Christopher Bird" w:date="2017-03-17T16:42:00Z">
        <w:r w:rsidR="005648A5">
          <w:t xml:space="preserve"> for the </w:t>
        </w:r>
        <w:r w:rsidR="005648A5">
          <w:lastRenderedPageBreak/>
          <w:t>trimmed assembly *.fq.gz files</w:t>
        </w:r>
      </w:ins>
      <w:ins w:id="1014" w:author="Christopher Bird" w:date="2017-03-17T16:41:00Z">
        <w:r w:rsidR="005648A5">
          <w:t xml:space="preserve"> at the end of the previous section (Trimming) </w:t>
        </w:r>
      </w:ins>
    </w:p>
    <w:p w14:paraId="2E8DEB80" w14:textId="0B412412" w:rsidR="00443EB7" w:rsidRDefault="00443EB7">
      <w:pPr>
        <w:pStyle w:val="ListParagraph"/>
        <w:numPr>
          <w:ilvl w:val="3"/>
          <w:numId w:val="1"/>
        </w:numPr>
        <w:rPr>
          <w:ins w:id="1015" w:author="Christopher Bird" w:date="2017-03-17T16:44:00Z"/>
        </w:rPr>
        <w:pPrChange w:id="1016" w:author="Christopher Bird" w:date="2017-03-17T16:32:00Z">
          <w:pPr>
            <w:pStyle w:val="ListParagraph"/>
            <w:numPr>
              <w:ilvl w:val="2"/>
              <w:numId w:val="1"/>
            </w:numPr>
            <w:ind w:left="2160" w:hanging="180"/>
          </w:pPr>
        </w:pPrChange>
      </w:pPr>
      <w:ins w:id="1017" w:author="Christopher Bird" w:date="2017-03-17T16:30:00Z">
        <w:r>
          <w:t xml:space="preserve">you can run </w:t>
        </w:r>
      </w:ins>
      <w:ins w:id="1018" w:author="Christopher Bird" w:date="2017-03-17T16:31:00Z">
        <w:r>
          <w:t xml:space="preserve">FASTQC on your </w:t>
        </w:r>
      </w:ins>
      <w:ins w:id="1019" w:author="Christopher Bird" w:date="2017-03-17T16:43:00Z">
        <w:r w:rsidR="001800F8">
          <w:t>*.assembled.fastq and *unassembled*fastq</w:t>
        </w:r>
      </w:ins>
      <w:ins w:id="1020" w:author="Christopher Bird" w:date="2017-03-17T16:44:00Z">
        <w:r w:rsidR="001800F8">
          <w:t xml:space="preserve"> files if you want to be sure that the results are good.</w:t>
        </w:r>
      </w:ins>
    </w:p>
    <w:p w14:paraId="02317520" w14:textId="77777777" w:rsidR="001800F8" w:rsidRDefault="001800F8">
      <w:pPr>
        <w:pStyle w:val="ListParagraph"/>
        <w:numPr>
          <w:ilvl w:val="4"/>
          <w:numId w:val="1"/>
        </w:numPr>
        <w:rPr>
          <w:ins w:id="1021" w:author="Christopher Bird" w:date="2017-03-17T19:42:00Z"/>
        </w:rPr>
        <w:pPrChange w:id="1022" w:author="Christopher Bird" w:date="2017-03-17T16:44:00Z">
          <w:pPr>
            <w:pStyle w:val="ListParagraph"/>
            <w:numPr>
              <w:ilvl w:val="2"/>
              <w:numId w:val="1"/>
            </w:numPr>
            <w:ind w:left="2160" w:hanging="180"/>
          </w:pPr>
        </w:pPrChange>
      </w:pPr>
      <w:ins w:id="1023" w:author="Christopher Bird" w:date="2017-03-17T16:44:00Z">
        <w:r>
          <w:t>Indications of a problem would be an unusually unstable q scored in the overlap region (middle, remember that the middle should have the lowest quality because that where the and of read1 and 2 overlap) or discernable adapter content in the middle.</w:t>
        </w:r>
      </w:ins>
    </w:p>
    <w:p w14:paraId="08386617" w14:textId="3FFC9AD6" w:rsidR="00F12143" w:rsidRDefault="00F12143">
      <w:pPr>
        <w:pStyle w:val="ListParagraph"/>
        <w:numPr>
          <w:ilvl w:val="4"/>
          <w:numId w:val="1"/>
        </w:numPr>
        <w:rPr>
          <w:ins w:id="1024" w:author="Christopher Bird" w:date="2017-03-17T16:44:00Z"/>
        </w:rPr>
        <w:pPrChange w:id="1025" w:author="Christopher Bird" w:date="2017-03-17T16:44:00Z">
          <w:pPr>
            <w:pStyle w:val="ListParagraph"/>
            <w:numPr>
              <w:ilvl w:val="2"/>
              <w:numId w:val="1"/>
            </w:numPr>
            <w:ind w:left="2160" w:hanging="180"/>
          </w:pPr>
        </w:pPrChange>
      </w:pPr>
      <w:ins w:id="1026" w:author="Christopher Bird" w:date="2017-03-17T19:42:00Z">
        <w:r>
          <w:t xml:space="preserve">Here is an example of acceptable </w:t>
        </w:r>
      </w:ins>
      <w:ins w:id="1027" w:author="Christopher Bird" w:date="2017-03-17T19:44:00Z">
        <w:r w:rsidR="00AA6580">
          <w:t xml:space="preserve">FASTQC </w:t>
        </w:r>
      </w:ins>
      <w:ins w:id="1028" w:author="Christopher Bird" w:date="2017-03-17T19:42:00Z">
        <w:r>
          <w:t>output</w:t>
        </w:r>
      </w:ins>
      <w:ins w:id="1029" w:author="Christopher Bird" w:date="2017-03-17T19:45:00Z">
        <w:r w:rsidR="00AA6580">
          <w:t xml:space="preserve"> from a *assembled.fastq file</w:t>
        </w:r>
      </w:ins>
      <w:ins w:id="1030" w:author="Christopher Bird" w:date="2017-03-17T19:42:00Z">
        <w:r>
          <w:t xml:space="preserve"> where r1 and r2 overlapped substantially</w:t>
        </w:r>
      </w:ins>
    </w:p>
    <w:p w14:paraId="3C4DAF0C" w14:textId="1686CFA9" w:rsidR="001800F8" w:rsidRDefault="00F12143">
      <w:pPr>
        <w:rPr>
          <w:ins w:id="1031" w:author="Christopher Bird" w:date="2017-03-17T19:43:00Z"/>
        </w:rPr>
        <w:pPrChange w:id="1032" w:author="Christopher Bird" w:date="2017-03-17T19:42:00Z">
          <w:pPr>
            <w:pStyle w:val="ListParagraph"/>
            <w:numPr>
              <w:ilvl w:val="2"/>
              <w:numId w:val="1"/>
            </w:numPr>
            <w:ind w:left="2160" w:hanging="180"/>
          </w:pPr>
        </w:pPrChange>
      </w:pPr>
      <w:ins w:id="1033" w:author="Christopher Bird" w:date="2017-03-17T19:42:00Z">
        <w:r>
          <w:rPr>
            <w:noProof/>
          </w:rPr>
          <w:drawing>
            <wp:inline distT="0" distB="0" distL="0" distR="0" wp14:anchorId="4CD94961" wp14:editId="55956F2F">
              <wp:extent cx="5862638" cy="370736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91813" cy="3725816"/>
                      </a:xfrm>
                      <a:prstGeom prst="rect">
                        <a:avLst/>
                      </a:prstGeom>
                    </pic:spPr>
                  </pic:pic>
                </a:graphicData>
              </a:graphic>
            </wp:inline>
          </w:drawing>
        </w:r>
      </w:ins>
    </w:p>
    <w:p w14:paraId="5E2121E5" w14:textId="539E30E2" w:rsidR="00F12143" w:rsidRDefault="00F12143">
      <w:pPr>
        <w:rPr>
          <w:ins w:id="1034" w:author="Christopher Bird" w:date="2017-03-17T19:44:00Z"/>
        </w:rPr>
        <w:pPrChange w:id="1035" w:author="Christopher Bird" w:date="2017-03-17T19:42:00Z">
          <w:pPr>
            <w:pStyle w:val="ListParagraph"/>
            <w:numPr>
              <w:ilvl w:val="2"/>
              <w:numId w:val="1"/>
            </w:numPr>
            <w:ind w:left="2160" w:hanging="180"/>
          </w:pPr>
        </w:pPrChange>
      </w:pPr>
      <w:ins w:id="1036" w:author="Christopher Bird" w:date="2017-03-17T19:43:00Z">
        <w:r>
          <w:rPr>
            <w:noProof/>
          </w:rPr>
          <w:lastRenderedPageBreak/>
          <w:drawing>
            <wp:inline distT="0" distB="0" distL="0" distR="0" wp14:anchorId="76C635E0" wp14:editId="35AAFD22">
              <wp:extent cx="5024438" cy="3907359"/>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734" cy="3908367"/>
                      </a:xfrm>
                      <a:prstGeom prst="rect">
                        <a:avLst/>
                      </a:prstGeom>
                    </pic:spPr>
                  </pic:pic>
                </a:graphicData>
              </a:graphic>
            </wp:inline>
          </w:drawing>
        </w:r>
      </w:ins>
    </w:p>
    <w:p w14:paraId="60D73870" w14:textId="3813CD0D" w:rsidR="00F12143" w:rsidRDefault="00AA6580">
      <w:pPr>
        <w:rPr>
          <w:ins w:id="1037" w:author="Christopher Bird" w:date="2017-03-17T16:30:00Z"/>
        </w:rPr>
        <w:pPrChange w:id="1038" w:author="Christopher Bird" w:date="2017-03-17T19:42:00Z">
          <w:pPr>
            <w:pStyle w:val="ListParagraph"/>
            <w:numPr>
              <w:ilvl w:val="2"/>
              <w:numId w:val="1"/>
            </w:numPr>
            <w:ind w:left="2160" w:hanging="180"/>
          </w:pPr>
        </w:pPrChange>
      </w:pPr>
      <w:ins w:id="1039" w:author="Christopher Bird" w:date="2017-03-17T19:44:00Z">
        <w:r>
          <w:rPr>
            <w:noProof/>
          </w:rPr>
          <w:drawing>
            <wp:inline distT="0" distB="0" distL="0" distR="0" wp14:anchorId="6AAE4ACE" wp14:editId="13AAE978">
              <wp:extent cx="4838700" cy="307743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0952" cy="3078866"/>
                      </a:xfrm>
                      <a:prstGeom prst="rect">
                        <a:avLst/>
                      </a:prstGeom>
                    </pic:spPr>
                  </pic:pic>
                </a:graphicData>
              </a:graphic>
            </wp:inline>
          </w:drawing>
        </w:r>
      </w:ins>
    </w:p>
    <w:p w14:paraId="2BD51441" w14:textId="77777777" w:rsidR="00C1044D" w:rsidRDefault="00673D2A" w:rsidP="00C1044D">
      <w:pPr>
        <w:pStyle w:val="ListParagraph"/>
        <w:numPr>
          <w:ilvl w:val="2"/>
          <w:numId w:val="1"/>
        </w:numPr>
        <w:ind w:left="720"/>
      </w:pPr>
      <w:r>
        <w:t>If all is well, v</w:t>
      </w:r>
      <w:r w:rsidR="00C1044D">
        <w:t>iew the first graph to select first cutoff: #uniq seqs with at least X coverage</w:t>
      </w:r>
    </w:p>
    <w:p w14:paraId="2876BF5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Number of Unique Sequences with More than X Coverage (Counted within individuals)        $</w:t>
      </w:r>
    </w:p>
    <w:p w14:paraId="6E97D34F"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w:t>
      </w:r>
    </w:p>
    <w:p w14:paraId="519261F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3.5e+06 +-+---+----------+----------+----------+----------+----------+-----------+----------+----------+------$</w:t>
      </w:r>
    </w:p>
    <w:p w14:paraId="77C4A8F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          +      $</w:t>
      </w:r>
    </w:p>
    <w:p w14:paraId="4E9368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827216A"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0399CC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3e+06 +-+      *                                                                                            $</w:t>
      </w:r>
    </w:p>
    <w:p w14:paraId="1D412E4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6899306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lastRenderedPageBreak/>
        <w:t xml:space="preserve">          |          *                                                                                          $</w:t>
      </w:r>
    </w:p>
    <w:p w14:paraId="57E3051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B46E7C5"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2.5e+06 +-+         *                                                                                         $</w:t>
      </w:r>
    </w:p>
    <w:p w14:paraId="2A36550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169771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60A7D01"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2e+06 +-+            *                                                                                      $</w:t>
      </w:r>
    </w:p>
    <w:p w14:paraId="1B6A6C6E"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CCE6777"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7564203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1D34AB9C"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1.5e+06 +-+                     ***                                                                           $</w:t>
      </w:r>
    </w:p>
    <w:p w14:paraId="08A83A0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38C77E94"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84FD1A6"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092ABE00"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1e+06 +-+                                             **                                                    $</w:t>
      </w:r>
    </w:p>
    <w:p w14:paraId="47C7C0A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5537429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w:t>
      </w:r>
    </w:p>
    <w:p w14:paraId="4401F52B"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     +          +          +          +          +          +           +          ******************$</w:t>
      </w:r>
    </w:p>
    <w:p w14:paraId="1A273E73"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500000 +-+---+----------+----------+----------+----------+----------+-----------+----------+----------+------$</w:t>
      </w:r>
    </w:p>
    <w:p w14:paraId="6E9394B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2          4          6          8          10         12          14         16         18     $</w:t>
      </w:r>
    </w:p>
    <w:p w14:paraId="2EBD59F8" w14:textId="77777777" w:rsidR="00C1044D" w:rsidRPr="00C1044D" w:rsidRDefault="00C1044D" w:rsidP="00C1044D">
      <w:pPr>
        <w:spacing w:after="0" w:line="240" w:lineRule="auto"/>
        <w:ind w:left="720"/>
        <w:rPr>
          <w:rFonts w:ascii="Courier New" w:hAnsi="Courier New" w:cs="Courier New"/>
          <w:sz w:val="12"/>
          <w:szCs w:val="12"/>
        </w:rPr>
      </w:pPr>
      <w:r w:rsidRPr="00C1044D">
        <w:rPr>
          <w:rFonts w:ascii="Courier New" w:hAnsi="Courier New" w:cs="Courier New"/>
          <w:sz w:val="12"/>
          <w:szCs w:val="12"/>
        </w:rPr>
        <w:t xml:space="preserve">                                                           Coverage                                             $</w:t>
      </w:r>
    </w:p>
    <w:p w14:paraId="31315423" w14:textId="77777777" w:rsidR="00826951" w:rsidRDefault="00826951" w:rsidP="00826951">
      <w:pPr>
        <w:pStyle w:val="ListParagraph"/>
        <w:numPr>
          <w:ilvl w:val="2"/>
          <w:numId w:val="1"/>
        </w:numPr>
      </w:pPr>
      <w:r>
        <w:t>Data from first graph is stored in</w:t>
      </w:r>
    </w:p>
    <w:p w14:paraId="4C75A2C6" w14:textId="77777777" w:rsidR="007B367C" w:rsidRDefault="007B367C" w:rsidP="00673D2A">
      <w:pPr>
        <w:pStyle w:val="ListParagraph"/>
        <w:numPr>
          <w:ilvl w:val="3"/>
          <w:numId w:val="1"/>
        </w:numPr>
      </w:pPr>
      <w:r>
        <w:t>uniqseq.data</w:t>
      </w:r>
    </w:p>
    <w:p w14:paraId="57F25A86" w14:textId="77777777" w:rsidR="00C1044D" w:rsidRDefault="00C1044D" w:rsidP="00C1044D">
      <w:pPr>
        <w:pStyle w:val="ListParagraph"/>
        <w:numPr>
          <w:ilvl w:val="1"/>
          <w:numId w:val="1"/>
        </w:numPr>
        <w:ind w:left="540"/>
      </w:pPr>
      <w:r>
        <w:t>Select 3 cutoffs, realizing that cutoff values will vary depending upon the number of libraries</w:t>
      </w:r>
    </w:p>
    <w:p w14:paraId="0787A34B" w14:textId="77777777" w:rsidR="00C1044D" w:rsidRDefault="00C1044D" w:rsidP="00C1044D">
      <w:pPr>
        <w:pStyle w:val="ListParagraph"/>
        <w:numPr>
          <w:ilvl w:val="2"/>
          <w:numId w:val="1"/>
        </w:numPr>
      </w:pPr>
      <w:r>
        <w:t xml:space="preserve">Here, I will select 4, </w:t>
      </w:r>
      <w:r w:rsidR="00FC62C5">
        <w:t xml:space="preserve">7, </w:t>
      </w:r>
      <w:r>
        <w:t>10, 16</w:t>
      </w:r>
    </w:p>
    <w:p w14:paraId="79903B33" w14:textId="77777777" w:rsidR="00C1044D" w:rsidRDefault="00FC62C5" w:rsidP="00826951">
      <w:pPr>
        <w:pStyle w:val="ListParagraph"/>
        <w:numPr>
          <w:ilvl w:val="1"/>
          <w:numId w:val="1"/>
        </w:numPr>
        <w:ind w:left="540"/>
      </w:pPr>
      <w:r>
        <w:t>Use the second graph to guestimate an appropriate range of second cutoffs</w:t>
      </w:r>
    </w:p>
    <w:p w14:paraId="2D3C1441"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w:t>
      </w:r>
    </w:p>
    <w:p w14:paraId="74E1DDD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Unique Sequences present in more than X Individuals                    $</w:t>
      </w:r>
    </w:p>
    <w:p w14:paraId="1808BE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w:t>
      </w:r>
    </w:p>
    <w:p w14:paraId="2287BB9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300000 +-+------------------+---------------------+--------------------+---------------------+-----------------$</w:t>
      </w:r>
    </w:p>
    <w:p w14:paraId="4C34EB18"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                 $</w:t>
      </w:r>
    </w:p>
    <w:p w14:paraId="252BE3F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FD64CCF"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7B4D6A4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250000 +-+       *                                                                                             $</w:t>
      </w:r>
    </w:p>
    <w:p w14:paraId="63F21D4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A59E25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54E051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5D2728F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200000 +-+         *                                                                                           $</w:t>
      </w:r>
    </w:p>
    <w:p w14:paraId="425C4AA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9A7B85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258924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150000 +-+          **                                                                                         $</w:t>
      </w:r>
    </w:p>
    <w:p w14:paraId="7AF0034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4BBC7E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w:t>
      </w:r>
    </w:p>
    <w:p w14:paraId="12F12A29"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48EB2BAE"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100000 +-+                 *                                                                                   $</w:t>
      </w:r>
    </w:p>
    <w:p w14:paraId="00F7825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24EF135"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988564C"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1E637100"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50000 +-+                           *********                                                                 $</w:t>
      </w:r>
    </w:p>
    <w:p w14:paraId="67F2BE7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6682AD6B"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w:t>
      </w:r>
    </w:p>
    <w:p w14:paraId="3E43C886"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                    +                     +                    +        *******************************$</w:t>
      </w:r>
    </w:p>
    <w:p w14:paraId="497090AD"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w:t>
      </w:r>
    </w:p>
    <w:p w14:paraId="7E6B0812"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0                    5                     10                   15                    20                $</w:t>
      </w:r>
    </w:p>
    <w:p w14:paraId="6B21A8D3" w14:textId="77777777" w:rsidR="00FC62C5" w:rsidRPr="00FC62C5" w:rsidRDefault="00FC62C5" w:rsidP="00FC62C5">
      <w:pPr>
        <w:pStyle w:val="ListParagraph"/>
        <w:spacing w:after="0" w:line="240" w:lineRule="auto"/>
        <w:ind w:left="547"/>
        <w:rPr>
          <w:rFonts w:ascii="Courier New" w:hAnsi="Courier New" w:cs="Courier New"/>
          <w:sz w:val="12"/>
          <w:szCs w:val="12"/>
        </w:rPr>
      </w:pPr>
      <w:r w:rsidRPr="00FC62C5">
        <w:rPr>
          <w:rFonts w:ascii="Courier New" w:hAnsi="Courier New" w:cs="Courier New"/>
          <w:sz w:val="12"/>
          <w:szCs w:val="12"/>
        </w:rPr>
        <w:t xml:space="preserve">                                                    Number of Individuals                                        $</w:t>
      </w:r>
    </w:p>
    <w:p w14:paraId="0556A476" w14:textId="77777777" w:rsidR="00FC62C5" w:rsidRDefault="00FC62C5" w:rsidP="00FC62C5">
      <w:pPr>
        <w:pStyle w:val="ListParagraph"/>
        <w:numPr>
          <w:ilvl w:val="2"/>
          <w:numId w:val="1"/>
        </w:numPr>
      </w:pPr>
      <w:r>
        <w:t>The first cutoff used to make this graph was 3.  Higher values for cutoff1 will cause this graph to decline more precipitously</w:t>
      </w:r>
      <w:r w:rsidR="00EF0C07">
        <w:t>.  The lower the value on the y axis of graph2, the fewer sequences will be used to make the reference.  In this example, we targeted 10,000 loci, so we expect about 10,000 contigs in the reference.  Realize that the values on the y axis are so low because several individuals did not have adequate sequencing depth.</w:t>
      </w:r>
    </w:p>
    <w:p w14:paraId="67EFF571" w14:textId="77777777" w:rsidR="00EF0C07" w:rsidRDefault="00EF0C07" w:rsidP="00FC62C5">
      <w:pPr>
        <w:pStyle w:val="ListParagraph"/>
        <w:numPr>
          <w:ilvl w:val="2"/>
          <w:numId w:val="1"/>
        </w:numPr>
      </w:pPr>
      <w:r>
        <w:t>Ideally, you’d want to select cutoff2 based upon the asymptote, but number of unique sequences must also be considered and balanced</w:t>
      </w:r>
    </w:p>
    <w:p w14:paraId="7BA7E130" w14:textId="77777777" w:rsidR="00EF0C07" w:rsidRDefault="00EF0C07" w:rsidP="00EF0C07">
      <w:pPr>
        <w:pStyle w:val="ListParagraph"/>
        <w:numPr>
          <w:ilvl w:val="2"/>
          <w:numId w:val="1"/>
        </w:numPr>
      </w:pPr>
      <w:r>
        <w:t>Here, I will select 5, 10, 15 if cutoff1 was 3</w:t>
      </w:r>
    </w:p>
    <w:p w14:paraId="7276F947" w14:textId="77777777" w:rsidR="00EF0C07" w:rsidRDefault="00EF0C07" w:rsidP="00EF0C07">
      <w:pPr>
        <w:pStyle w:val="ListParagraph"/>
        <w:numPr>
          <w:ilvl w:val="2"/>
          <w:numId w:val="1"/>
        </w:numPr>
      </w:pPr>
      <w:r>
        <w:t>Because I selected 4,7,10,16 for cutoff 1 I will try the following combos next</w:t>
      </w:r>
    </w:p>
    <w:p w14:paraId="594608F6" w14:textId="77777777" w:rsidR="00EF0C07" w:rsidRDefault="00EF0C07" w:rsidP="00EF0C07">
      <w:pPr>
        <w:pStyle w:val="ListParagraph"/>
        <w:numPr>
          <w:ilvl w:val="3"/>
          <w:numId w:val="1"/>
        </w:numPr>
      </w:pPr>
      <w:r>
        <w:t xml:space="preserve">Cutoff1: 4, Cutoff 2: </w:t>
      </w:r>
      <w:r w:rsidR="0076032E">
        <w:t>5</w:t>
      </w:r>
    </w:p>
    <w:p w14:paraId="6ED29C0F" w14:textId="77777777" w:rsidR="00EF0C07" w:rsidRDefault="00EF0C07" w:rsidP="00EF0C07">
      <w:pPr>
        <w:pStyle w:val="ListParagraph"/>
        <w:numPr>
          <w:ilvl w:val="3"/>
          <w:numId w:val="1"/>
        </w:numPr>
      </w:pPr>
      <w:r>
        <w:t xml:space="preserve">Cutoff1: 7, Cutoff 2: </w:t>
      </w:r>
      <w:r w:rsidR="003377B0">
        <w:t>4</w:t>
      </w:r>
    </w:p>
    <w:p w14:paraId="20B9CB5C" w14:textId="77777777" w:rsidR="00EF0C07" w:rsidRDefault="00EF0C07" w:rsidP="00EF0C07">
      <w:pPr>
        <w:pStyle w:val="ListParagraph"/>
        <w:numPr>
          <w:ilvl w:val="3"/>
          <w:numId w:val="1"/>
        </w:numPr>
      </w:pPr>
      <w:r>
        <w:t xml:space="preserve">Cutoff1: 10, Cutoff 2: </w:t>
      </w:r>
      <w:r w:rsidR="0076032E">
        <w:t>3</w:t>
      </w:r>
    </w:p>
    <w:p w14:paraId="12BB4F15" w14:textId="77777777" w:rsidR="00EF0C07" w:rsidRDefault="00EF0C07" w:rsidP="00EF0C07">
      <w:pPr>
        <w:pStyle w:val="ListParagraph"/>
        <w:numPr>
          <w:ilvl w:val="3"/>
          <w:numId w:val="1"/>
        </w:numPr>
      </w:pPr>
      <w:r>
        <w:t>Cutoff1: 16, Cutoff 2: 3</w:t>
      </w:r>
    </w:p>
    <w:p w14:paraId="36D5971F" w14:textId="77777777" w:rsidR="00DB37FF" w:rsidRDefault="00DB37FF">
      <w:r>
        <w:br w:type="page"/>
      </w:r>
    </w:p>
    <w:p w14:paraId="3B134678" w14:textId="77777777" w:rsidR="00DB37FF" w:rsidRPr="004F2AB5" w:rsidRDefault="00DB37FF" w:rsidP="00DB37FF">
      <w:pPr>
        <w:pStyle w:val="ListParagraph"/>
        <w:numPr>
          <w:ilvl w:val="0"/>
          <w:numId w:val="1"/>
        </w:numPr>
        <w:ind w:left="720"/>
        <w:rPr>
          <w:b/>
        </w:rPr>
      </w:pPr>
      <w:del w:id="1040" w:author="Christopher Bird" w:date="2017-03-17T19:46:00Z">
        <w:r w:rsidRPr="004F2AB5" w:rsidDel="00BA21C9">
          <w:rPr>
            <w:b/>
          </w:rPr>
          <w:lastRenderedPageBreak/>
          <w:delText xml:space="preserve">PE </w:delText>
        </w:r>
      </w:del>
      <w:r w:rsidRPr="004F2AB5">
        <w:rPr>
          <w:b/>
        </w:rPr>
        <w:t>Assembly 2: Make Reference</w:t>
      </w:r>
    </w:p>
    <w:p w14:paraId="6D834B00" w14:textId="77777777" w:rsidR="00DB37FF" w:rsidRDefault="00DB37FF" w:rsidP="00DB37FF">
      <w:pPr>
        <w:pStyle w:val="ListParagraph"/>
        <w:ind w:left="1440"/>
      </w:pPr>
    </w:p>
    <w:p w14:paraId="60E11DEF" w14:textId="77777777" w:rsidR="006E4C07" w:rsidRDefault="006E4C07" w:rsidP="006E4C07">
      <w:pPr>
        <w:ind w:left="720"/>
      </w:pPr>
      <w:r>
        <w:t>The cutoffs have been selected, now you can simultaneously run assmFiles.sh for different values of cutoff1. You cannot yet run two different sets of cutoffs where the cutoff1 values are the same.  But, after the second graph is made in the output files, you can run multiple jobs with the same cutoff1</w:t>
      </w:r>
    </w:p>
    <w:p w14:paraId="3746390F" w14:textId="77777777" w:rsidR="006E4C07" w:rsidRDefault="006E4C07" w:rsidP="00DB37FF">
      <w:pPr>
        <w:pStyle w:val="ListParagraph"/>
        <w:ind w:left="1440"/>
      </w:pPr>
    </w:p>
    <w:p w14:paraId="1C07C91F" w14:textId="77777777" w:rsidR="00EF0C07" w:rsidRDefault="00EF0C07" w:rsidP="00EF0C07">
      <w:pPr>
        <w:pStyle w:val="ListParagraph"/>
        <w:numPr>
          <w:ilvl w:val="1"/>
          <w:numId w:val="1"/>
        </w:numPr>
      </w:pPr>
      <w:r>
        <w:t>Change the config file as follows:</w:t>
      </w:r>
    </w:p>
    <w:p w14:paraId="71BB677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HPC, Get graphs for cutoffs, then stop? (yes,no)</w:t>
      </w:r>
    </w:p>
    <w:p w14:paraId="3D7D9C85"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no</w:t>
      </w:r>
    </w:p>
    <w:p w14:paraId="16EA750F" w14:textId="77777777" w:rsidR="00EF0C07" w:rsidRPr="00EF0C07" w:rsidRDefault="00EF0C07" w:rsidP="00EF0C07">
      <w:pPr>
        <w:pStyle w:val="ListParagraph"/>
        <w:ind w:left="1440"/>
        <w:rPr>
          <w:rFonts w:ascii="Courier New" w:hAnsi="Courier New" w:cs="Courier New"/>
          <w:sz w:val="16"/>
          <w:szCs w:val="16"/>
        </w:rPr>
      </w:pPr>
    </w:p>
    <w:p w14:paraId="3B9972A7"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Cutoff1</w:t>
      </w:r>
    </w:p>
    <w:p w14:paraId="08D03EF9"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4</w:t>
      </w:r>
    </w:p>
    <w:p w14:paraId="380C82D1" w14:textId="77777777" w:rsidR="00EF0C07" w:rsidRPr="00EF0C07" w:rsidRDefault="00EF0C07" w:rsidP="00EF0C07">
      <w:pPr>
        <w:pStyle w:val="ListParagraph"/>
        <w:ind w:left="1440"/>
        <w:rPr>
          <w:rFonts w:ascii="Courier New" w:hAnsi="Courier New" w:cs="Courier New"/>
          <w:sz w:val="16"/>
          <w:szCs w:val="16"/>
        </w:rPr>
      </w:pPr>
    </w:p>
    <w:p w14:paraId="530353C8"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Cutoff2</w:t>
      </w:r>
    </w:p>
    <w:p w14:paraId="41B200EA" w14:textId="77777777" w:rsidR="00EF0C07" w:rsidRPr="00EF0C07" w:rsidRDefault="00EF0C07" w:rsidP="00EF0C07">
      <w:pPr>
        <w:pStyle w:val="ListParagraph"/>
        <w:ind w:left="1440"/>
        <w:rPr>
          <w:rFonts w:ascii="Courier New" w:hAnsi="Courier New" w:cs="Courier New"/>
          <w:sz w:val="16"/>
          <w:szCs w:val="16"/>
        </w:rPr>
      </w:pPr>
      <w:r w:rsidRPr="00EF0C07">
        <w:rPr>
          <w:rFonts w:ascii="Courier New" w:hAnsi="Courier New" w:cs="Courier New"/>
          <w:sz w:val="16"/>
          <w:szCs w:val="16"/>
        </w:rPr>
        <w:t>5</w:t>
      </w:r>
    </w:p>
    <w:p w14:paraId="64D9E201" w14:textId="77777777" w:rsidR="00EF0C07" w:rsidRDefault="003377B0" w:rsidP="00EF0C07">
      <w:pPr>
        <w:pStyle w:val="ListParagraph"/>
        <w:numPr>
          <w:ilvl w:val="1"/>
          <w:numId w:val="1"/>
        </w:numPr>
      </w:pPr>
      <w:r>
        <w:t xml:space="preserve">Run 4 of the </w:t>
      </w:r>
      <w:r w:rsidR="00EF0C07">
        <w:t>proposed cutoff combos</w:t>
      </w:r>
      <w:r>
        <w:t xml:space="preserve">, </w:t>
      </w:r>
      <w:r w:rsidRPr="00DB37FF">
        <w:rPr>
          <w:b/>
        </w:rPr>
        <w:t>one per cutoff 1</w:t>
      </w:r>
      <w:r>
        <w:t>, each combo in a different job</w:t>
      </w:r>
      <w:r w:rsidR="00CA4E70">
        <w:t xml:space="preserve"> (these will vary depending upon your data set</w:t>
      </w:r>
      <w:r w:rsidR="00DB37FF">
        <w:t>)</w:t>
      </w:r>
      <w:r w:rsidR="00CA4E70">
        <w:t>.</w:t>
      </w:r>
    </w:p>
    <w:p w14:paraId="15C027C4" w14:textId="77777777" w:rsidR="003377B0" w:rsidRDefault="003377B0" w:rsidP="003377B0">
      <w:pPr>
        <w:pStyle w:val="ListParagraph"/>
        <w:numPr>
          <w:ilvl w:val="2"/>
          <w:numId w:val="1"/>
        </w:numPr>
      </w:pPr>
      <w:r>
        <w:t>4,5</w:t>
      </w:r>
    </w:p>
    <w:p w14:paraId="07C25729" w14:textId="77777777" w:rsidR="003377B0" w:rsidRDefault="003377B0" w:rsidP="003377B0">
      <w:pPr>
        <w:pStyle w:val="ListParagraph"/>
        <w:numPr>
          <w:ilvl w:val="2"/>
          <w:numId w:val="1"/>
        </w:numPr>
      </w:pPr>
      <w:r>
        <w:t>7,4</w:t>
      </w:r>
    </w:p>
    <w:p w14:paraId="459661E9" w14:textId="77777777" w:rsidR="003377B0" w:rsidRDefault="003377B0" w:rsidP="003377B0">
      <w:pPr>
        <w:pStyle w:val="ListParagraph"/>
        <w:numPr>
          <w:ilvl w:val="2"/>
          <w:numId w:val="1"/>
        </w:numPr>
      </w:pPr>
      <w:r>
        <w:t>10,3</w:t>
      </w:r>
    </w:p>
    <w:p w14:paraId="35371351" w14:textId="77777777" w:rsidR="003377B0" w:rsidRDefault="003377B0" w:rsidP="003377B0">
      <w:pPr>
        <w:pStyle w:val="ListParagraph"/>
        <w:numPr>
          <w:ilvl w:val="2"/>
          <w:numId w:val="1"/>
        </w:numPr>
      </w:pPr>
      <w:r>
        <w:t>16,3</w:t>
      </w:r>
    </w:p>
    <w:p w14:paraId="1CECE4F1" w14:textId="77777777" w:rsidR="0076032E" w:rsidRDefault="0076032E" w:rsidP="003377B0">
      <w:pPr>
        <w:pStyle w:val="ListParagraph"/>
        <w:numPr>
          <w:ilvl w:val="2"/>
          <w:numId w:val="1"/>
        </w:numPr>
      </w:pPr>
      <w:r>
        <w:t>If I were to use cutoff1=3, then I could run all of the combos now because the required files have been made previously</w:t>
      </w:r>
    </w:p>
    <w:p w14:paraId="4717B536" w14:textId="77777777" w:rsidR="00BF48F8" w:rsidRDefault="00BF48F8" w:rsidP="00BF48F8">
      <w:pPr>
        <w:pStyle w:val="ListParagraph"/>
        <w:numPr>
          <w:ilvl w:val="3"/>
          <w:numId w:val="1"/>
        </w:numPr>
        <w:rPr>
          <w:ins w:id="1041" w:author="Christopher Bird" w:date="2017-03-17T13:35:00Z"/>
        </w:rPr>
      </w:pPr>
      <w:r>
        <w:t>uniqCperindiv.CUTOFF1</w:t>
      </w:r>
    </w:p>
    <w:p w14:paraId="14AA4708" w14:textId="67D2C122" w:rsidR="006A0302" w:rsidRDefault="006A0302">
      <w:pPr>
        <w:pStyle w:val="ListParagraph"/>
        <w:numPr>
          <w:ilvl w:val="2"/>
          <w:numId w:val="1"/>
        </w:numPr>
        <w:rPr>
          <w:ins w:id="1042" w:author="Christopher Bird" w:date="2017-03-17T13:46:00Z"/>
        </w:rPr>
        <w:pPrChange w:id="1043" w:author="Christopher Bird" w:date="2017-03-17T13:35:00Z">
          <w:pPr>
            <w:pStyle w:val="ListParagraph"/>
            <w:numPr>
              <w:ilvl w:val="3"/>
              <w:numId w:val="1"/>
            </w:numPr>
            <w:ind w:left="2880" w:hanging="360"/>
          </w:pPr>
        </w:pPrChange>
      </w:pPr>
      <w:ins w:id="1044" w:author="Christopher Bird" w:date="2017-03-17T13:35:00Z">
        <w:r>
          <w:t>If the assembly ends prematurely due to an error during Pear</w:t>
        </w:r>
      </w:ins>
      <w:ins w:id="1045" w:author="Christopher Bird" w:date="2017-03-17T13:42:00Z">
        <w:r w:rsidR="002C01F9">
          <w:t xml:space="preserve"> (see your slurm file)</w:t>
        </w:r>
      </w:ins>
      <w:ins w:id="1046" w:author="Christopher Bird" w:date="2017-03-17T13:36:00Z">
        <w:r>
          <w:t>…</w:t>
        </w:r>
      </w:ins>
    </w:p>
    <w:p w14:paraId="0AE8B818" w14:textId="77777777" w:rsidR="002C01F9" w:rsidRPr="002C01F9" w:rsidRDefault="002C01F9" w:rsidP="002C01F9">
      <w:pPr>
        <w:pStyle w:val="ListParagraph"/>
        <w:ind w:left="1440"/>
        <w:rPr>
          <w:ins w:id="1047" w:author="Christopher Bird" w:date="2017-03-17T13:46:00Z"/>
          <w:rFonts w:ascii="Courier New" w:hAnsi="Courier New" w:cs="Courier New"/>
          <w:sz w:val="16"/>
          <w:szCs w:val="16"/>
          <w:rPrChange w:id="1048" w:author="Christopher Bird" w:date="2017-03-17T13:46:00Z">
            <w:rPr>
              <w:ins w:id="1049" w:author="Christopher Bird" w:date="2017-03-17T13:46:00Z"/>
            </w:rPr>
          </w:rPrChange>
        </w:rPr>
      </w:pPr>
      <w:ins w:id="1050" w:author="Christopher Bird" w:date="2017-03-17T13:46:00Z">
        <w:r w:rsidRPr="002C01F9">
          <w:rPr>
            <w:rFonts w:ascii="Courier New" w:hAnsi="Courier New" w:cs="Courier New"/>
            <w:sz w:val="16"/>
            <w:szCs w:val="16"/>
            <w:rPrChange w:id="1051" w:author="Christopher Bird" w:date="2017-03-17T13:46:00Z">
              <w:rPr/>
            </w:rPrChange>
          </w:rPr>
          <w:t>Check for overlap in paired end reads with PearFri Mar 17 09:34:46 CDT 2017</w:t>
        </w:r>
      </w:ins>
    </w:p>
    <w:p w14:paraId="1B481842" w14:textId="1CEB385A" w:rsidR="002C01F9" w:rsidRPr="002C01F9" w:rsidRDefault="002C01F9">
      <w:pPr>
        <w:pStyle w:val="ListParagraph"/>
        <w:ind w:left="1440"/>
        <w:rPr>
          <w:ins w:id="1052" w:author="Christopher Bird" w:date="2017-03-17T13:46:00Z"/>
          <w:rFonts w:ascii="Courier New" w:hAnsi="Courier New" w:cs="Courier New"/>
          <w:sz w:val="16"/>
          <w:szCs w:val="16"/>
          <w:rPrChange w:id="1053" w:author="Christopher Bird" w:date="2017-03-17T13:46:00Z">
            <w:rPr>
              <w:ins w:id="1054" w:author="Christopher Bird" w:date="2017-03-17T13:46:00Z"/>
            </w:rPr>
          </w:rPrChange>
        </w:rPr>
        <w:pPrChange w:id="1055" w:author="Christopher Bird" w:date="2017-03-17T13:46:00Z">
          <w:pPr>
            <w:pStyle w:val="ListParagraph"/>
            <w:numPr>
              <w:ilvl w:val="3"/>
              <w:numId w:val="1"/>
            </w:numPr>
            <w:ind w:left="2880" w:hanging="360"/>
          </w:pPr>
        </w:pPrChange>
      </w:pPr>
      <w:ins w:id="1056" w:author="Christopher Bird" w:date="2017-03-17T13:46:00Z">
        <w:r w:rsidRPr="002C01F9">
          <w:rPr>
            <w:rFonts w:ascii="Courier New" w:hAnsi="Courier New" w:cs="Courier New"/>
            <w:sz w:val="16"/>
            <w:szCs w:val="16"/>
            <w:rPrChange w:id="1057" w:author="Christopher Bird" w:date="2017-03-17T13:46:00Z">
              <w:rPr/>
            </w:rPrChange>
          </w:rPr>
          <w:t>/work/GenomicSamples/llopezdemesa/Terrapin2017runs1and2/dDocent224tref_hpc3.bash: line 1011: * 5 / 4: syntax error: operand expected (error token is "* 5 / 4")</w:t>
        </w:r>
      </w:ins>
    </w:p>
    <w:p w14:paraId="06DDA10D" w14:textId="77777777" w:rsidR="002C01F9" w:rsidRDefault="002C01F9">
      <w:pPr>
        <w:pStyle w:val="ListParagraph"/>
        <w:ind w:left="1440"/>
        <w:rPr>
          <w:ins w:id="1058" w:author="Christopher Bird" w:date="2017-03-17T13:36:00Z"/>
        </w:rPr>
        <w:pPrChange w:id="1059" w:author="Christopher Bird" w:date="2017-03-17T13:46:00Z">
          <w:pPr>
            <w:pStyle w:val="ListParagraph"/>
            <w:numPr>
              <w:ilvl w:val="3"/>
              <w:numId w:val="1"/>
            </w:numPr>
            <w:ind w:left="2880" w:hanging="360"/>
          </w:pPr>
        </w:pPrChange>
      </w:pPr>
    </w:p>
    <w:p w14:paraId="09D02B8F" w14:textId="1223D123" w:rsidR="006A0302" w:rsidRDefault="006A0302">
      <w:pPr>
        <w:pStyle w:val="ListParagraph"/>
        <w:numPr>
          <w:ilvl w:val="3"/>
          <w:numId w:val="1"/>
        </w:numPr>
        <w:rPr>
          <w:ins w:id="1060" w:author="Christopher Bird" w:date="2017-03-17T13:38:00Z"/>
        </w:rPr>
      </w:pPr>
      <w:ins w:id="1061" w:author="Christopher Bird" w:date="2017-03-17T13:36:00Z">
        <w:r>
          <w:t>Check the files that have been created</w:t>
        </w:r>
      </w:ins>
    </w:p>
    <w:p w14:paraId="031AEA6F" w14:textId="7561E658" w:rsidR="006A0302" w:rsidRDefault="006A0302">
      <w:pPr>
        <w:pStyle w:val="ListParagraph"/>
        <w:numPr>
          <w:ilvl w:val="4"/>
          <w:numId w:val="1"/>
        </w:numPr>
        <w:rPr>
          <w:ins w:id="1062" w:author="Christopher Bird" w:date="2017-03-17T13:38:00Z"/>
        </w:rPr>
        <w:pPrChange w:id="1063" w:author="Christopher Bird" w:date="2017-03-17T13:38:00Z">
          <w:pPr>
            <w:pStyle w:val="ListParagraph"/>
            <w:numPr>
              <w:ilvl w:val="3"/>
              <w:numId w:val="1"/>
            </w:numPr>
            <w:ind w:left="2880" w:hanging="360"/>
          </w:pPr>
        </w:pPrChange>
      </w:pPr>
      <w:ins w:id="1064" w:author="Christopher Bird" w:date="2017-03-17T13:38:00Z">
        <w:r>
          <w:t>If rbasm*, rainbow*, ref* have a size of zero but rbdiv* and rcluster* do not then you probably need to change PE to OL in the config.assm file.  See the dDocent documentation at ddocent.com</w:t>
        </w:r>
      </w:ins>
    </w:p>
    <w:p w14:paraId="142BF4FA" w14:textId="61EC6986" w:rsidR="006A0302" w:rsidRDefault="006A0302">
      <w:pPr>
        <w:pStyle w:val="ListParagraph"/>
        <w:numPr>
          <w:ilvl w:val="3"/>
          <w:numId w:val="1"/>
        </w:numPr>
      </w:pPr>
      <w:ins w:id="1065" w:author="Christopher Bird" w:date="2017-03-17T13:39:00Z">
        <w:r>
          <w:t>If you have some other error, post it on the HPC forum under the dDocent</w:t>
        </w:r>
      </w:ins>
      <w:ins w:id="1066" w:author="Christopher Bird" w:date="2017-03-17T13:40:00Z">
        <w:r>
          <w:t xml:space="preserve"> </w:t>
        </w:r>
      </w:ins>
      <w:ins w:id="1067" w:author="Christopher Bird" w:date="2017-03-17T13:39:00Z">
        <w:r>
          <w:t>HPC discussion.</w:t>
        </w:r>
      </w:ins>
    </w:p>
    <w:p w14:paraId="738FB347" w14:textId="77777777" w:rsidR="003377B0" w:rsidRDefault="00BF48F8" w:rsidP="00EF0C07">
      <w:pPr>
        <w:pStyle w:val="ListParagraph"/>
        <w:numPr>
          <w:ilvl w:val="1"/>
          <w:numId w:val="1"/>
        </w:numPr>
      </w:pPr>
      <w:r>
        <w:t>When the second cutoff graphs are created in the slurm*.out files, the remaining combos can be chosen and run</w:t>
      </w:r>
    </w:p>
    <w:p w14:paraId="6ADDA2C0" w14:textId="77777777" w:rsidR="00BF48F8" w:rsidRDefault="00BF48F8" w:rsidP="00BF48F8">
      <w:pPr>
        <w:pStyle w:val="ListParagraph"/>
        <w:numPr>
          <w:ilvl w:val="2"/>
          <w:numId w:val="1"/>
        </w:numPr>
      </w:pPr>
      <w:r>
        <w:t>check the slurm*.out file after 30 minutes</w:t>
      </w:r>
    </w:p>
    <w:p w14:paraId="53B9989C" w14:textId="77777777" w:rsidR="00BF48F8" w:rsidRDefault="00CA4E70" w:rsidP="00BF48F8">
      <w:pPr>
        <w:pStyle w:val="ListParagraph"/>
        <w:numPr>
          <w:ilvl w:val="3"/>
          <w:numId w:val="1"/>
        </w:numPr>
      </w:pPr>
      <w:r>
        <w:t>here are the second graphs in order from 4,5 through 16,3</w:t>
      </w:r>
    </w:p>
    <w:p w14:paraId="12207210" w14:textId="77777777" w:rsidR="00CA4E70" w:rsidRDefault="00E412BA" w:rsidP="00CA4E70">
      <w:pPr>
        <w:pStyle w:val="ListParagraph"/>
        <w:ind w:left="2880"/>
      </w:pPr>
      <w:r>
        <w:t>4</w:t>
      </w:r>
    </w:p>
    <w:p w14:paraId="01C49E0B" w14:textId="77777777" w:rsidR="00E412BA" w:rsidRDefault="00E412BA" w:rsidP="00CA4E70">
      <w:pPr>
        <w:pStyle w:val="ListParagraph"/>
        <w:ind w:left="2880"/>
      </w:pPr>
      <w:r>
        <w:t>I’m going to try 9,12,18 for cutoff2</w:t>
      </w:r>
    </w:p>
    <w:p w14:paraId="6EEFB16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7C74EEF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2CFF8B8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250000 +-+------------------+---------------------+--------------------+---------------------+----------------$</w:t>
      </w:r>
    </w:p>
    <w:p w14:paraId="6297F31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7A556C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3A28D9F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3E5BF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         *                                                                                            $</w:t>
      </w:r>
    </w:p>
    <w:p w14:paraId="0F5A723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200000 +-+       *                                                                                            $</w:t>
      </w:r>
    </w:p>
    <w:p w14:paraId="1BDC61E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0A49E0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6504F5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2005E6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150000 +-+         *                                                                                          $</w:t>
      </w:r>
    </w:p>
    <w:p w14:paraId="633245E5"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AB0500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8FB650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60804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14254A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75A436D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7D9E09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8A5AD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2CB133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50000 +-+                           ****                                                                     $</w:t>
      </w:r>
    </w:p>
    <w:p w14:paraId="63ABFDA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82F4BC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7C1101"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7A50D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320F8BC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19711E8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23AC78A9"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2A9DA28B" w14:textId="77777777" w:rsidR="005B4E31" w:rsidRDefault="005B4E31" w:rsidP="00CA4E70">
      <w:pPr>
        <w:pStyle w:val="ListParagraph"/>
        <w:ind w:left="2880"/>
      </w:pPr>
    </w:p>
    <w:p w14:paraId="7C717C58" w14:textId="77777777" w:rsidR="005B4E31" w:rsidRDefault="00E412BA" w:rsidP="00CA4E70">
      <w:pPr>
        <w:pStyle w:val="ListParagraph"/>
        <w:ind w:left="2880"/>
      </w:pPr>
      <w:r>
        <w:t>7</w:t>
      </w:r>
    </w:p>
    <w:p w14:paraId="28BC319C" w14:textId="77777777" w:rsidR="00E412BA" w:rsidRDefault="00E412BA" w:rsidP="00CA4E70">
      <w:pPr>
        <w:pStyle w:val="ListParagraph"/>
        <w:ind w:left="2880"/>
      </w:pPr>
      <w:r>
        <w:t>I’m going to try 7,11</w:t>
      </w:r>
      <w:r w:rsidR="009E64ED">
        <w:t>, 16</w:t>
      </w:r>
      <w:r>
        <w:t xml:space="preserve"> for cutoff2</w:t>
      </w:r>
    </w:p>
    <w:p w14:paraId="56C7E80A"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4E1DB4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64A56FA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160000 +-+------------------+---------------------+--------------------+---------------------+----------------$</w:t>
      </w:r>
    </w:p>
    <w:p w14:paraId="39B92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w:t>
      </w:r>
    </w:p>
    <w:p w14:paraId="0EA6CEA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5358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140000 +-+       *                                                                                            $</w:t>
      </w:r>
    </w:p>
    <w:p w14:paraId="0879F32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72847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95002B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        *                                                                                           $</w:t>
      </w:r>
    </w:p>
    <w:p w14:paraId="1D854F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E59B1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20E090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1F7D54B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628D8F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08182A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w:t>
      </w:r>
    </w:p>
    <w:p w14:paraId="221CFE5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D55DB9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                                                                                  $</w:t>
      </w:r>
    </w:p>
    <w:p w14:paraId="71D6327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15A7CF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779984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1ED4AA2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F8F538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884744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2C6E9D6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A98E2F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4648DFB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74BA9D0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5                     10                   15                    20               $</w:t>
      </w:r>
    </w:p>
    <w:p w14:paraId="362829C8" w14:textId="77777777" w:rsidR="005B4E31"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3DD7B5B3" w14:textId="77777777" w:rsidR="005B4E31" w:rsidRDefault="005B4E31" w:rsidP="00CA4E70">
      <w:pPr>
        <w:pStyle w:val="ListParagraph"/>
        <w:ind w:left="2880"/>
      </w:pPr>
    </w:p>
    <w:p w14:paraId="176257EA" w14:textId="77777777" w:rsidR="00CA4E70" w:rsidRDefault="00E412BA" w:rsidP="00CA4E70">
      <w:pPr>
        <w:pStyle w:val="ListParagraph"/>
        <w:ind w:left="2880"/>
      </w:pPr>
      <w:r>
        <w:t>10</w:t>
      </w:r>
    </w:p>
    <w:p w14:paraId="32D37537" w14:textId="77777777" w:rsidR="00E412BA" w:rsidRDefault="00E412BA" w:rsidP="00CA4E70">
      <w:pPr>
        <w:pStyle w:val="ListParagraph"/>
        <w:ind w:left="2880"/>
      </w:pPr>
      <w:r>
        <w:t>I’m going to try 7,10</w:t>
      </w:r>
      <w:r w:rsidR="009E64ED">
        <w:t>, 15</w:t>
      </w:r>
      <w:r>
        <w:t xml:space="preserve"> for cutoff2</w:t>
      </w:r>
    </w:p>
    <w:p w14:paraId="7544843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Number of Unique Sequences present in more than X Individuals                   $</w:t>
      </w:r>
    </w:p>
    <w:p w14:paraId="6091058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w:t>
      </w:r>
    </w:p>
    <w:p w14:paraId="368DD3E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120000 +-+------------------+---------------------+--------------------+---------------------+----------------$</w:t>
      </w:r>
    </w:p>
    <w:p w14:paraId="7A06FFC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                     +                $</w:t>
      </w:r>
    </w:p>
    <w:p w14:paraId="79909F8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C46186D"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23E19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100000 +-+        *                                                                                           $</w:t>
      </w:r>
    </w:p>
    <w:p w14:paraId="43924F7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5EFEB057"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BBFD0F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8C0B25B"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80000 +-+          *                                                                                         $</w:t>
      </w:r>
    </w:p>
    <w:p w14:paraId="5387151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003FF60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0CD737C"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60000 +-+                                                                                                    $</w:t>
      </w:r>
    </w:p>
    <w:p w14:paraId="54D41DD6"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896F0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B75935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68A37AF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40000 +-+                      *                                                                             $</w:t>
      </w:r>
    </w:p>
    <w:p w14:paraId="62B0BB94"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31190DE9"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293761C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4CAE3F92"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20000 +-+                                        ********                                                    $</w:t>
      </w:r>
    </w:p>
    <w:p w14:paraId="53C993B0"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7733A3FF"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w:t>
      </w:r>
    </w:p>
    <w:p w14:paraId="13275E68"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                    +                     +                    +                **********************$</w:t>
      </w:r>
    </w:p>
    <w:p w14:paraId="685D7D7E"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t xml:space="preserve">       0 +-+------------------+---------------------+--------------------+---------------------+----------------$</w:t>
      </w:r>
    </w:p>
    <w:p w14:paraId="65A43013" w14:textId="77777777" w:rsidR="005B4E31" w:rsidRPr="005B4E31" w:rsidRDefault="005B4E31" w:rsidP="005B4E31">
      <w:pPr>
        <w:pStyle w:val="ListParagraph"/>
        <w:rPr>
          <w:rFonts w:ascii="Courier New" w:hAnsi="Courier New" w:cs="Courier New"/>
          <w:sz w:val="12"/>
          <w:szCs w:val="12"/>
        </w:rPr>
      </w:pPr>
      <w:r w:rsidRPr="005B4E31">
        <w:rPr>
          <w:rFonts w:ascii="Courier New" w:hAnsi="Courier New" w:cs="Courier New"/>
          <w:sz w:val="12"/>
          <w:szCs w:val="12"/>
        </w:rPr>
        <w:lastRenderedPageBreak/>
        <w:t xml:space="preserve">         0                    5                     10                   15                    20               $</w:t>
      </w:r>
    </w:p>
    <w:p w14:paraId="66D538EB" w14:textId="77777777" w:rsidR="00CA4E70" w:rsidRPr="005B4E31" w:rsidRDefault="005B4E31" w:rsidP="005B4E31">
      <w:pPr>
        <w:pStyle w:val="ListParagraph"/>
        <w:ind w:left="0"/>
        <w:rPr>
          <w:rFonts w:ascii="Courier New" w:hAnsi="Courier New" w:cs="Courier New"/>
          <w:sz w:val="12"/>
          <w:szCs w:val="12"/>
        </w:rPr>
      </w:pPr>
      <w:r w:rsidRPr="005B4E31">
        <w:rPr>
          <w:rFonts w:ascii="Courier New" w:hAnsi="Courier New" w:cs="Courier New"/>
          <w:sz w:val="12"/>
          <w:szCs w:val="12"/>
        </w:rPr>
        <w:t xml:space="preserve">                                                    Number of Individuals                                       $</w:t>
      </w:r>
    </w:p>
    <w:p w14:paraId="1CF57E6B" w14:textId="77777777" w:rsidR="00CA4E70" w:rsidRDefault="00CA4E70" w:rsidP="00CA4E70">
      <w:pPr>
        <w:pStyle w:val="ListParagraph"/>
        <w:ind w:left="2880"/>
      </w:pPr>
    </w:p>
    <w:p w14:paraId="10FF89B1" w14:textId="77777777" w:rsidR="005B4E31" w:rsidRDefault="00E412BA" w:rsidP="00CA4E70">
      <w:pPr>
        <w:pStyle w:val="ListParagraph"/>
        <w:ind w:left="2880"/>
      </w:pPr>
      <w:r>
        <w:t>16</w:t>
      </w:r>
    </w:p>
    <w:p w14:paraId="36521555" w14:textId="77777777" w:rsidR="00E412BA" w:rsidRDefault="00E412BA" w:rsidP="00CA4E70">
      <w:pPr>
        <w:pStyle w:val="ListParagraph"/>
        <w:ind w:left="2880"/>
      </w:pPr>
      <w:r>
        <w:t>I’m going to try 6,10</w:t>
      </w:r>
      <w:r w:rsidR="009E64ED">
        <w:t>, 15</w:t>
      </w:r>
      <w:r>
        <w:t xml:space="preserve"> for cutoff2</w:t>
      </w:r>
    </w:p>
    <w:p w14:paraId="0609230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Unique Sequences present in more than X Individuals                   $</w:t>
      </w:r>
    </w:p>
    <w:p w14:paraId="2792033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w:t>
      </w:r>
    </w:p>
    <w:p w14:paraId="2791FA8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90000 +-+-------------------+--------------------+---------------------+--------------------+-----------------$</w:t>
      </w:r>
    </w:p>
    <w:p w14:paraId="26449A3B"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                    +                 $</w:t>
      </w:r>
    </w:p>
    <w:p w14:paraId="30DDA21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19F882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80000 +-+       *                                                                                             $</w:t>
      </w:r>
    </w:p>
    <w:p w14:paraId="2037CE96"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FD18B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70000 +-+        *                                                                                            $</w:t>
      </w:r>
    </w:p>
    <w:p w14:paraId="63AA4EF1"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17A3564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7032D79C"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60000 +-+          *                                                                                          $</w:t>
      </w:r>
    </w:p>
    <w:p w14:paraId="69865D60"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2B926AE"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50000 +-+            **                                                                                       $</w:t>
      </w:r>
    </w:p>
    <w:p w14:paraId="740DD6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w:t>
      </w:r>
    </w:p>
    <w:p w14:paraId="51E12473"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540297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40000 +-+                  *                                                                                  $</w:t>
      </w:r>
    </w:p>
    <w:p w14:paraId="4983A45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5A440C25"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30000 +-+                      *                                                                              $</w:t>
      </w:r>
    </w:p>
    <w:p w14:paraId="7F92DB4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3FF32BF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6EE9FE8A"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20000 +-+                                ********                                                             $</w:t>
      </w:r>
    </w:p>
    <w:p w14:paraId="21D6D83D"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4A32696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10000 +-+                                             ************                                            $</w:t>
      </w:r>
    </w:p>
    <w:p w14:paraId="0B02C567"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w:t>
      </w:r>
    </w:p>
    <w:p w14:paraId="045BB53F"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                     +                    +                     +   ***********************************$</w:t>
      </w:r>
    </w:p>
    <w:p w14:paraId="4D44E78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w:t>
      </w:r>
    </w:p>
    <w:p w14:paraId="67734EB4"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0                     5                    10                    15                   20                $</w:t>
      </w:r>
    </w:p>
    <w:p w14:paraId="4D9F4AB9" w14:textId="77777777" w:rsidR="00CA4E70" w:rsidRPr="00CA4E70" w:rsidRDefault="00CA4E70" w:rsidP="00CA4E70">
      <w:pPr>
        <w:pStyle w:val="ListParagraph"/>
        <w:spacing w:after="0" w:line="240" w:lineRule="auto"/>
        <w:rPr>
          <w:rFonts w:ascii="Courier New" w:hAnsi="Courier New" w:cs="Courier New"/>
          <w:sz w:val="12"/>
          <w:szCs w:val="12"/>
        </w:rPr>
      </w:pPr>
      <w:r w:rsidRPr="00CA4E70">
        <w:rPr>
          <w:rFonts w:ascii="Courier New" w:hAnsi="Courier New" w:cs="Courier New"/>
          <w:sz w:val="12"/>
          <w:szCs w:val="12"/>
        </w:rPr>
        <w:t xml:space="preserve">                                                    Number of Individuals                                       $</w:t>
      </w:r>
    </w:p>
    <w:p w14:paraId="7302744B" w14:textId="77777777" w:rsidR="00CA4E70" w:rsidRPr="00CA4E70" w:rsidRDefault="00CA4E70" w:rsidP="00CA4E70">
      <w:pPr>
        <w:pStyle w:val="ListParagraph"/>
        <w:spacing w:after="0" w:line="240" w:lineRule="auto"/>
        <w:ind w:left="0"/>
        <w:rPr>
          <w:rFonts w:ascii="Courier New" w:hAnsi="Courier New" w:cs="Courier New"/>
          <w:sz w:val="12"/>
          <w:szCs w:val="12"/>
        </w:rPr>
      </w:pPr>
      <w:r w:rsidRPr="00CA4E70">
        <w:rPr>
          <w:rFonts w:ascii="Courier New" w:hAnsi="Courier New" w:cs="Courier New"/>
          <w:sz w:val="12"/>
          <w:szCs w:val="12"/>
        </w:rPr>
        <w:t xml:space="preserve">                                                                                                                $</w:t>
      </w:r>
    </w:p>
    <w:p w14:paraId="40346053" w14:textId="77777777" w:rsidR="00951334" w:rsidRDefault="00BF48F8" w:rsidP="00951334">
      <w:pPr>
        <w:pStyle w:val="ListParagraph"/>
        <w:numPr>
          <w:ilvl w:val="2"/>
          <w:numId w:val="1"/>
        </w:numPr>
      </w:pPr>
      <w:r>
        <w:t xml:space="preserve">If you want to go for it without viewing the second graph, the </w:t>
      </w:r>
      <w:r w:rsidR="00951334">
        <w:t xml:space="preserve">uniqCperindiv.CUTOFF1 </w:t>
      </w:r>
      <w:r>
        <w:t xml:space="preserve">file </w:t>
      </w:r>
      <w:r w:rsidR="00951334">
        <w:t xml:space="preserve">must be complete </w:t>
      </w:r>
      <w:r>
        <w:t>before running more simultaneous assemblies with the same CUTOFF1</w:t>
      </w:r>
    </w:p>
    <w:p w14:paraId="34602C64" w14:textId="77777777" w:rsidR="00951334" w:rsidRDefault="00951334" w:rsidP="00BF48F8">
      <w:pPr>
        <w:pStyle w:val="ListParagraph"/>
        <w:numPr>
          <w:ilvl w:val="3"/>
          <w:numId w:val="1"/>
        </w:numPr>
      </w:pPr>
      <w:r>
        <w:t>the file will be made in between the first and second graphs</w:t>
      </w:r>
    </w:p>
    <w:p w14:paraId="6893C2CE" w14:textId="77777777" w:rsidR="00CA4E70" w:rsidRDefault="00CA4E70" w:rsidP="00CA4E70">
      <w:pPr>
        <w:pStyle w:val="ListParagraph"/>
        <w:numPr>
          <w:ilvl w:val="2"/>
          <w:numId w:val="1"/>
        </w:numPr>
      </w:pPr>
      <w:r>
        <w:t>Make sure you check the completed slurm*.out files for errors</w:t>
      </w:r>
    </w:p>
    <w:p w14:paraId="07A547CF" w14:textId="77777777" w:rsidR="00E412BA" w:rsidRDefault="00E412BA" w:rsidP="00E412BA">
      <w:pPr>
        <w:pStyle w:val="ListParagraph"/>
        <w:numPr>
          <w:ilvl w:val="1"/>
          <w:numId w:val="1"/>
        </w:numPr>
      </w:pPr>
      <w:r>
        <w:t>Run the additional cutoff combinations through ddocent</w:t>
      </w:r>
    </w:p>
    <w:p w14:paraId="6AC0840C" w14:textId="77777777" w:rsidR="00E412BA" w:rsidRDefault="00E412BA" w:rsidP="00E412BA">
      <w:pPr>
        <w:pStyle w:val="ListParagraph"/>
        <w:numPr>
          <w:ilvl w:val="2"/>
          <w:numId w:val="1"/>
        </w:numPr>
      </w:pPr>
      <w:r>
        <w:t>As long as the cutoff1 has been run to this point, there is no limit on how many different combinations of cutoffs can be run simultaneously in different jobs from the same directory</w:t>
      </w:r>
    </w:p>
    <w:p w14:paraId="7696B4DF" w14:textId="77777777" w:rsidR="00E412BA" w:rsidRDefault="00E412BA" w:rsidP="00E412BA">
      <w:pPr>
        <w:pStyle w:val="ListParagraph"/>
        <w:numPr>
          <w:ilvl w:val="2"/>
          <w:numId w:val="1"/>
        </w:numPr>
        <w:rPr>
          <w:ins w:id="1068" w:author="Christopher Bird" w:date="2017-03-17T21:22:00Z"/>
        </w:rPr>
      </w:pPr>
      <w:r>
        <w:t>This process should complete very quickly now</w:t>
      </w:r>
    </w:p>
    <w:p w14:paraId="21CEFD20" w14:textId="4C9ECF55" w:rsidR="0076592B" w:rsidRDefault="0076592B" w:rsidP="00E412BA">
      <w:pPr>
        <w:pStyle w:val="ListParagraph"/>
        <w:numPr>
          <w:ilvl w:val="2"/>
          <w:numId w:val="1"/>
        </w:numPr>
        <w:rPr>
          <w:ins w:id="1069" w:author="Christopher Bird" w:date="2017-03-17T21:23:00Z"/>
        </w:rPr>
      </w:pPr>
      <w:ins w:id="1070" w:author="Christopher Bird" w:date="2017-03-17T21:22:00Z">
        <w:r>
          <w:t xml:space="preserve">When all references are made, run srtContigs.sh if you </w:t>
        </w:r>
      </w:ins>
      <w:ins w:id="1071" w:author="Christopher Bird" w:date="2017-03-17T21:23:00Z">
        <w:r>
          <w:t>assembled in OL mode. This will sort the reference*fasta files and save them as sortedreference*fasta</w:t>
        </w:r>
      </w:ins>
    </w:p>
    <w:p w14:paraId="2CBDEF24" w14:textId="42621945" w:rsidR="0076592B" w:rsidRDefault="0076592B">
      <w:pPr>
        <w:pStyle w:val="ListParagraph"/>
        <w:numPr>
          <w:ilvl w:val="3"/>
          <w:numId w:val="1"/>
        </w:numPr>
        <w:pPrChange w:id="1072" w:author="Christopher Bird" w:date="2017-03-17T21:23:00Z">
          <w:pPr>
            <w:pStyle w:val="ListParagraph"/>
            <w:numPr>
              <w:ilvl w:val="2"/>
              <w:numId w:val="1"/>
            </w:numPr>
            <w:ind w:left="2160" w:hanging="180"/>
          </w:pPr>
        </w:pPrChange>
      </w:pPr>
      <w:ins w:id="1073" w:author="Christopher Bird" w:date="2017-03-17T21:24:00Z">
        <w:r>
          <w:t xml:space="preserve">If you used </w:t>
        </w:r>
      </w:ins>
      <w:ins w:id="1074" w:author="Christopher Bird" w:date="2017-03-17T21:25:00Z">
        <w:r>
          <w:t xml:space="preserve">the </w:t>
        </w:r>
      </w:ins>
      <w:ins w:id="1075" w:author="Christopher Bird" w:date="2017-03-17T21:24:00Z">
        <w:r>
          <w:t>PE</w:t>
        </w:r>
      </w:ins>
      <w:ins w:id="1076" w:author="Christopher Bird" w:date="2017-03-17T21:25:00Z">
        <w:r>
          <w:t xml:space="preserve"> setting</w:t>
        </w:r>
      </w:ins>
      <w:ins w:id="1077" w:author="Christopher Bird" w:date="2017-03-17T21:24:00Z">
        <w:r>
          <w:t>, then don’t run the srtContigs.sh</w:t>
        </w:r>
      </w:ins>
    </w:p>
    <w:p w14:paraId="0EA5BA2A" w14:textId="54F55802" w:rsidR="00CA4E70" w:rsidRDefault="00CA4E70" w:rsidP="00CA4E70">
      <w:pPr>
        <w:pStyle w:val="ListParagraph"/>
        <w:numPr>
          <w:ilvl w:val="1"/>
          <w:numId w:val="1"/>
        </w:numPr>
      </w:pPr>
      <w:r>
        <w:t xml:space="preserve">Finally, you can evaluate the reference.fasta </w:t>
      </w:r>
      <w:ins w:id="1078" w:author="Christopher Bird" w:date="2017-03-17T21:24:00Z">
        <w:r w:rsidR="0076592B">
          <w:t xml:space="preserve">or sortedreference.fasta </w:t>
        </w:r>
      </w:ins>
      <w:r>
        <w:t>sequences</w:t>
      </w:r>
    </w:p>
    <w:p w14:paraId="06E38726" w14:textId="77777777" w:rsidR="00CA4E70" w:rsidRDefault="00CA4E70" w:rsidP="00CA4E70">
      <w:pPr>
        <w:pStyle w:val="ListParagraph"/>
        <w:numPr>
          <w:ilvl w:val="2"/>
          <w:numId w:val="1"/>
        </w:numPr>
      </w:pPr>
      <w:r>
        <w:t>Open the reference.*.fasta files with a graphical alignment viewer</w:t>
      </w:r>
    </w:p>
    <w:p w14:paraId="61C45E85" w14:textId="77777777" w:rsidR="00CA4E70" w:rsidRDefault="00CA4E70" w:rsidP="00CA4E70">
      <w:pPr>
        <w:pStyle w:val="ListParagraph"/>
        <w:numPr>
          <w:ilvl w:val="3"/>
          <w:numId w:val="1"/>
        </w:numPr>
      </w:pPr>
      <w:r>
        <w:t>I use seaview but there are many. The important part is that each base should be highlighted in a different color so that it is easy to see similar sequences</w:t>
      </w:r>
    </w:p>
    <w:p w14:paraId="456B0A7A" w14:textId="77777777" w:rsidR="00CA4E70" w:rsidRDefault="008A1C87" w:rsidP="00CA4E70">
      <w:pPr>
        <w:pStyle w:val="ListParagraph"/>
        <w:numPr>
          <w:ilvl w:val="3"/>
          <w:numId w:val="1"/>
        </w:numPr>
      </w:pPr>
      <w:r>
        <w:t>You want to note the prevalence of contigs with duplication in read1</w:t>
      </w:r>
    </w:p>
    <w:p w14:paraId="367DD552" w14:textId="77777777" w:rsidR="008A1C87" w:rsidRDefault="008A1C87" w:rsidP="008A1C87">
      <w:pPr>
        <w:pStyle w:val="ListParagraph"/>
        <w:ind w:left="450"/>
      </w:pPr>
      <w:r>
        <w:rPr>
          <w:noProof/>
        </w:rPr>
        <w:lastRenderedPageBreak/>
        <w:drawing>
          <wp:inline distT="0" distB="0" distL="0" distR="0" wp14:anchorId="25366BAC" wp14:editId="33CD61BA">
            <wp:extent cx="59436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4495"/>
                    </a:xfrm>
                    <a:prstGeom prst="rect">
                      <a:avLst/>
                    </a:prstGeom>
                  </pic:spPr>
                </pic:pic>
              </a:graphicData>
            </a:graphic>
          </wp:inline>
        </w:drawing>
      </w:r>
    </w:p>
    <w:p w14:paraId="146D6CF4" w14:textId="77777777" w:rsidR="008A1C87" w:rsidRDefault="008A1C87" w:rsidP="008A1C87">
      <w:pPr>
        <w:pStyle w:val="ListParagraph"/>
        <w:numPr>
          <w:ilvl w:val="4"/>
          <w:numId w:val="1"/>
        </w:numPr>
      </w:pPr>
      <w:r>
        <w:t>Count how many unique blocks of duplicates you see in first 1000 contigs and record the score (I would score the above screen as having 1 unique block of contigs)</w:t>
      </w:r>
    </w:p>
    <w:p w14:paraId="44F98F07" w14:textId="77777777" w:rsidR="008A1C87" w:rsidRDefault="008A1C87" w:rsidP="008A1C87">
      <w:pPr>
        <w:pStyle w:val="ListParagraph"/>
        <w:numPr>
          <w:ilvl w:val="5"/>
          <w:numId w:val="1"/>
        </w:numPr>
      </w:pPr>
      <w:r>
        <w:t>I use the pg down feature and spend about a second per screen</w:t>
      </w:r>
    </w:p>
    <w:p w14:paraId="34F0D6D6" w14:textId="77777777" w:rsidR="008A1C87" w:rsidRDefault="008A1C87" w:rsidP="008A1C87">
      <w:pPr>
        <w:pStyle w:val="ListParagraph"/>
        <w:numPr>
          <w:ilvl w:val="4"/>
          <w:numId w:val="1"/>
        </w:numPr>
      </w:pPr>
      <w:r>
        <w:t>They tend to be most concentrated at the beginning</w:t>
      </w:r>
    </w:p>
    <w:p w14:paraId="166E9AAC" w14:textId="77777777" w:rsidR="008A1C87" w:rsidRDefault="008A1C87" w:rsidP="008A1C87">
      <w:pPr>
        <w:pStyle w:val="ListParagraph"/>
        <w:numPr>
          <w:ilvl w:val="4"/>
          <w:numId w:val="1"/>
        </w:numPr>
      </w:pPr>
      <w:r>
        <w:t>You don’t want them in your reference</w:t>
      </w:r>
    </w:p>
    <w:p w14:paraId="2C30848A" w14:textId="77777777" w:rsidR="008A1C87" w:rsidRDefault="008A1C87" w:rsidP="008A1C87">
      <w:pPr>
        <w:pStyle w:val="ListParagraph"/>
        <w:numPr>
          <w:ilvl w:val="4"/>
          <w:numId w:val="1"/>
        </w:numPr>
      </w:pPr>
      <w:r>
        <w:t>Higher cutoffs tend to eliminate these</w:t>
      </w:r>
    </w:p>
    <w:p w14:paraId="5C59639E" w14:textId="77777777" w:rsidR="008A1C87" w:rsidRDefault="008A1C87" w:rsidP="008A1C87">
      <w:pPr>
        <w:pStyle w:val="ListParagraph"/>
        <w:numPr>
          <w:ilvl w:val="3"/>
          <w:numId w:val="1"/>
        </w:numPr>
      </w:pPr>
      <w:r>
        <w:t>Record the number contigs with NNNNNNNNNN in the middle</w:t>
      </w:r>
    </w:p>
    <w:p w14:paraId="6C4F9B28" w14:textId="77777777" w:rsidR="006B3936" w:rsidRDefault="006B3936" w:rsidP="006B3936">
      <w:pPr>
        <w:pStyle w:val="ListParagraph"/>
        <w:numPr>
          <w:ilvl w:val="4"/>
          <w:numId w:val="1"/>
        </w:numPr>
        <w:rPr>
          <w:ins w:id="1079" w:author="RMH" w:date="2017-03-09T10:16:00Z"/>
        </w:rPr>
      </w:pPr>
      <w:r>
        <w:t>grep –c ‘NNNNNNNNNN’ reference.cutoff1.cutoff2.fasta</w:t>
      </w:r>
    </w:p>
    <w:p w14:paraId="36A1F3C1" w14:textId="6E86E5AE" w:rsidR="00E2663E" w:rsidRDefault="00E2663E" w:rsidP="006B3936">
      <w:pPr>
        <w:pStyle w:val="ListParagraph"/>
        <w:numPr>
          <w:ilvl w:val="4"/>
          <w:numId w:val="1"/>
        </w:numPr>
        <w:rPr>
          <w:ins w:id="1080" w:author="RMH" w:date="2017-03-09T10:16:00Z"/>
        </w:rPr>
      </w:pPr>
      <w:ins w:id="1081" w:author="RMH" w:date="2017-03-09T10:16:00Z">
        <w:r>
          <w:t>To count for all references at once</w:t>
        </w:r>
      </w:ins>
    </w:p>
    <w:p w14:paraId="7E1108AE" w14:textId="556F63A1" w:rsidR="00E2663E" w:rsidRDefault="00E2663E" w:rsidP="00A42585">
      <w:pPr>
        <w:pStyle w:val="ListParagraph"/>
        <w:numPr>
          <w:ilvl w:val="5"/>
          <w:numId w:val="1"/>
        </w:numPr>
      </w:pPr>
      <w:ins w:id="1082" w:author="RMH" w:date="2017-03-09T10:16:00Z">
        <w:r>
          <w:t>grep –c ‘NNNNNNNNNN’ reference.*.fasta</w:t>
        </w:r>
      </w:ins>
    </w:p>
    <w:p w14:paraId="450049EA" w14:textId="77777777" w:rsidR="008A1C87" w:rsidRDefault="008A1C87" w:rsidP="008A1C87">
      <w:pPr>
        <w:pStyle w:val="ListParagraph"/>
        <w:numPr>
          <w:ilvl w:val="3"/>
          <w:numId w:val="1"/>
        </w:numPr>
      </w:pPr>
      <w:r>
        <w:t>Record the total number of contigs</w:t>
      </w:r>
    </w:p>
    <w:p w14:paraId="37205D91" w14:textId="77777777" w:rsidR="006B3936" w:rsidRDefault="006B3936" w:rsidP="006B3936">
      <w:pPr>
        <w:pStyle w:val="ListParagraph"/>
        <w:numPr>
          <w:ilvl w:val="4"/>
          <w:numId w:val="1"/>
        </w:numPr>
        <w:rPr>
          <w:ins w:id="1083" w:author="RMH" w:date="2017-03-09T10:16:00Z"/>
        </w:rPr>
      </w:pPr>
      <w:r>
        <w:t>grep –</w:t>
      </w:r>
      <w:r w:rsidR="00846A8D">
        <w:t>c ‘Contig</w:t>
      </w:r>
      <w:r>
        <w:t>’ reference.cutoff1.cutoff2.fasta</w:t>
      </w:r>
    </w:p>
    <w:p w14:paraId="2D4DF753" w14:textId="1ADF2315" w:rsidR="00E2663E" w:rsidRDefault="00E2663E" w:rsidP="006B3936">
      <w:pPr>
        <w:pStyle w:val="ListParagraph"/>
        <w:numPr>
          <w:ilvl w:val="4"/>
          <w:numId w:val="1"/>
        </w:numPr>
        <w:rPr>
          <w:ins w:id="1084" w:author="RMH" w:date="2017-03-09T10:16:00Z"/>
        </w:rPr>
      </w:pPr>
      <w:ins w:id="1085" w:author="RMH" w:date="2017-03-09T10:16:00Z">
        <w:r>
          <w:t>To count for all references at once</w:t>
        </w:r>
      </w:ins>
    </w:p>
    <w:p w14:paraId="2315EAD8" w14:textId="06CAF85D" w:rsidR="00E2663E" w:rsidRDefault="00E2663E" w:rsidP="00A42585">
      <w:pPr>
        <w:pStyle w:val="ListParagraph"/>
        <w:numPr>
          <w:ilvl w:val="5"/>
          <w:numId w:val="1"/>
        </w:numPr>
      </w:pPr>
      <w:ins w:id="1086" w:author="RMH" w:date="2017-03-09T10:16:00Z">
        <w:r>
          <w:t>grep –c ‘Contig’ reference.*.fasta</w:t>
        </w:r>
      </w:ins>
    </w:p>
    <w:p w14:paraId="6FB2490F" w14:textId="77777777" w:rsidR="008A1C87" w:rsidRDefault="008A1C87" w:rsidP="008A1C87">
      <w:pPr>
        <w:pStyle w:val="ListParagraph"/>
        <w:numPr>
          <w:ilvl w:val="3"/>
          <w:numId w:val="1"/>
        </w:numPr>
      </w:pPr>
      <w:r>
        <w:t>Calculate the number of contigs without NNNNNNNNNN</w:t>
      </w:r>
    </w:p>
    <w:p w14:paraId="25A9A5EF" w14:textId="77777777" w:rsidR="008A1C87" w:rsidRDefault="008A1C87" w:rsidP="008A1C87">
      <w:pPr>
        <w:pStyle w:val="ListParagraph"/>
        <w:numPr>
          <w:ilvl w:val="4"/>
          <w:numId w:val="1"/>
        </w:numPr>
      </w:pPr>
      <w:r>
        <w:t>These fall at the end after the contigs with NNNNNNNNNN</w:t>
      </w:r>
    </w:p>
    <w:p w14:paraId="784F816F" w14:textId="77777777" w:rsidR="008A1C87" w:rsidRDefault="008A1C87" w:rsidP="008A1C87">
      <w:pPr>
        <w:pStyle w:val="ListParagraph"/>
        <w:numPr>
          <w:ilvl w:val="4"/>
          <w:numId w:val="1"/>
        </w:numPr>
      </w:pPr>
      <w:r>
        <w:t>Total contigs – non-overlapping contigs = overlapping contigs</w:t>
      </w:r>
    </w:p>
    <w:p w14:paraId="1D2587B2" w14:textId="77777777" w:rsidR="003E2798" w:rsidRDefault="003E2798" w:rsidP="003E2798">
      <w:pPr>
        <w:pStyle w:val="ListParagraph"/>
        <w:ind w:left="3600"/>
      </w:pPr>
    </w:p>
    <w:p w14:paraId="43D3819E" w14:textId="77777777" w:rsidR="008A1C87" w:rsidRDefault="003E2798" w:rsidP="003E2798">
      <w:pPr>
        <w:pStyle w:val="ListParagraph"/>
        <w:ind w:left="0"/>
      </w:pPr>
      <w:r>
        <w:rPr>
          <w:noProof/>
        </w:rPr>
        <w:lastRenderedPageBreak/>
        <w:drawing>
          <wp:inline distT="0" distB="0" distL="0" distR="0" wp14:anchorId="692AF7E8" wp14:editId="3075693B">
            <wp:extent cx="2867025" cy="1997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95302" cy="2016940"/>
                    </a:xfrm>
                    <a:prstGeom prst="rect">
                      <a:avLst/>
                    </a:prstGeom>
                    <a:noFill/>
                  </pic:spPr>
                </pic:pic>
              </a:graphicData>
            </a:graphic>
          </wp:inline>
        </w:drawing>
      </w:r>
      <w:r>
        <w:rPr>
          <w:noProof/>
        </w:rPr>
        <w:drawing>
          <wp:inline distT="0" distB="0" distL="0" distR="0" wp14:anchorId="2352D021" wp14:editId="3B0757B5">
            <wp:extent cx="2857500" cy="19869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746" cy="2003159"/>
                    </a:xfrm>
                    <a:prstGeom prst="rect">
                      <a:avLst/>
                    </a:prstGeom>
                    <a:noFill/>
                  </pic:spPr>
                </pic:pic>
              </a:graphicData>
            </a:graphic>
          </wp:inline>
        </w:drawing>
      </w:r>
    </w:p>
    <w:p w14:paraId="24206EF4" w14:textId="77777777" w:rsidR="009E64ED" w:rsidRDefault="009E64ED" w:rsidP="003E2798">
      <w:pPr>
        <w:pStyle w:val="ListParagraph"/>
        <w:ind w:left="0"/>
      </w:pPr>
    </w:p>
    <w:p w14:paraId="0B4D5758" w14:textId="77777777" w:rsidR="009E64ED" w:rsidRDefault="009E64ED" w:rsidP="009E64ED">
      <w:pPr>
        <w:pStyle w:val="ListParagraph"/>
        <w:numPr>
          <w:ilvl w:val="3"/>
          <w:numId w:val="1"/>
        </w:numPr>
      </w:pPr>
      <w:r>
        <w:t>Select 3 references to move forward with based on graphs similar to those above: small, medium, and large</w:t>
      </w:r>
    </w:p>
    <w:p w14:paraId="311C7022" w14:textId="77777777" w:rsidR="009E64ED" w:rsidRDefault="009E64ED" w:rsidP="009E64ED">
      <w:pPr>
        <w:pStyle w:val="ListParagraph"/>
        <w:numPr>
          <w:ilvl w:val="4"/>
          <w:numId w:val="1"/>
        </w:numPr>
      </w:pPr>
      <w:r>
        <w:t>The graph on the right indicates that a cutoff2 of &gt;</w:t>
      </w:r>
      <w:r w:rsidR="008101A5">
        <w:t>=</w:t>
      </w:r>
      <w:r>
        <w:t>10 is acceptable because there are a low number of duplicate blocks</w:t>
      </w:r>
    </w:p>
    <w:p w14:paraId="2B06A5CA" w14:textId="77777777" w:rsidR="009E64ED" w:rsidRDefault="009E64ED" w:rsidP="009E64ED">
      <w:pPr>
        <w:pStyle w:val="ListParagraph"/>
        <w:numPr>
          <w:ilvl w:val="4"/>
          <w:numId w:val="1"/>
        </w:numPr>
      </w:pPr>
      <w:r>
        <w:t xml:space="preserve">The graph on the left indicates that </w:t>
      </w:r>
    </w:p>
    <w:p w14:paraId="3912FD44" w14:textId="77777777" w:rsidR="009E64ED" w:rsidRDefault="009E64ED" w:rsidP="009E64ED">
      <w:pPr>
        <w:pStyle w:val="ListParagraph"/>
        <w:numPr>
          <w:ilvl w:val="5"/>
          <w:numId w:val="1"/>
        </w:numPr>
      </w:pPr>
      <w:r>
        <w:t>cutoff1 = 4 results in a ref with the most contigs</w:t>
      </w:r>
    </w:p>
    <w:p w14:paraId="288AED1A" w14:textId="77777777" w:rsidR="009E64ED" w:rsidRDefault="005326A0" w:rsidP="009E64ED">
      <w:pPr>
        <w:pStyle w:val="ListParagraph"/>
        <w:numPr>
          <w:ilvl w:val="6"/>
          <w:numId w:val="1"/>
        </w:numPr>
      </w:pPr>
      <w:r>
        <w:t>4,12</w:t>
      </w:r>
    </w:p>
    <w:p w14:paraId="74B6B849" w14:textId="77777777" w:rsidR="009E64ED" w:rsidRDefault="009E64ED" w:rsidP="009E64ED">
      <w:pPr>
        <w:pStyle w:val="ListParagraph"/>
        <w:numPr>
          <w:ilvl w:val="5"/>
          <w:numId w:val="1"/>
        </w:numPr>
      </w:pPr>
      <w:r>
        <w:t>cutoff1 = 16 results in a ref with the least contigs</w:t>
      </w:r>
    </w:p>
    <w:p w14:paraId="20C8D16A" w14:textId="77777777" w:rsidR="009E64ED" w:rsidRDefault="009E64ED" w:rsidP="009E64ED">
      <w:pPr>
        <w:pStyle w:val="ListParagraph"/>
        <w:numPr>
          <w:ilvl w:val="6"/>
          <w:numId w:val="1"/>
        </w:numPr>
      </w:pPr>
      <w:r>
        <w:t>16,15</w:t>
      </w:r>
    </w:p>
    <w:p w14:paraId="5316A3F3" w14:textId="77777777" w:rsidR="009E64ED" w:rsidRDefault="009E64ED" w:rsidP="009E64ED">
      <w:pPr>
        <w:pStyle w:val="ListParagraph"/>
        <w:numPr>
          <w:ilvl w:val="5"/>
          <w:numId w:val="1"/>
        </w:numPr>
      </w:pPr>
      <w:r>
        <w:t>cutoff1 = 10 falls in the middle</w:t>
      </w:r>
    </w:p>
    <w:p w14:paraId="269C9651" w14:textId="77777777" w:rsidR="009E64ED" w:rsidRDefault="009E64ED" w:rsidP="009E64ED">
      <w:pPr>
        <w:pStyle w:val="ListParagraph"/>
        <w:numPr>
          <w:ilvl w:val="6"/>
          <w:numId w:val="1"/>
        </w:numPr>
      </w:pPr>
      <w:r>
        <w:t>10,10</w:t>
      </w:r>
    </w:p>
    <w:p w14:paraId="603F70A0" w14:textId="77777777" w:rsidR="009E64ED" w:rsidRDefault="009E64ED" w:rsidP="008101A5">
      <w:pPr>
        <w:pStyle w:val="ListParagraph"/>
        <w:ind w:left="3600"/>
      </w:pPr>
    </w:p>
    <w:p w14:paraId="7CD083BC" w14:textId="77777777" w:rsidR="009E64ED" w:rsidRDefault="009E64ED" w:rsidP="009E64ED">
      <w:pPr>
        <w:ind w:left="3240"/>
      </w:pPr>
    </w:p>
    <w:p w14:paraId="665ACCCA" w14:textId="77777777" w:rsidR="007870B3" w:rsidRDefault="007870B3">
      <w:r>
        <w:br w:type="page"/>
      </w:r>
    </w:p>
    <w:p w14:paraId="446F4736" w14:textId="77777777" w:rsidR="00372661" w:rsidRPr="004F2AB5" w:rsidRDefault="00372661" w:rsidP="00323381">
      <w:pPr>
        <w:pStyle w:val="ListParagraph"/>
        <w:numPr>
          <w:ilvl w:val="0"/>
          <w:numId w:val="1"/>
        </w:numPr>
        <w:ind w:left="720"/>
        <w:rPr>
          <w:b/>
        </w:rPr>
      </w:pPr>
      <w:r w:rsidRPr="004F2AB5">
        <w:rPr>
          <w:b/>
        </w:rPr>
        <w:lastRenderedPageBreak/>
        <w:t>Mapping</w:t>
      </w:r>
      <w:r w:rsidR="00446D12" w:rsidRPr="004F2AB5">
        <w:rPr>
          <w:b/>
        </w:rPr>
        <w:t xml:space="preserve"> </w:t>
      </w:r>
    </w:p>
    <w:p w14:paraId="7C0BB6AF" w14:textId="77777777" w:rsidR="00406016" w:rsidRDefault="00406016" w:rsidP="00406016">
      <w:pPr>
        <w:pStyle w:val="ListParagraph"/>
      </w:pPr>
      <w:r>
        <w:t>Once you’ve settled on one or a few reference genomes, the next step is to map your reads to the reference.</w:t>
      </w:r>
      <w:r w:rsidR="00446D12">
        <w:t xml:space="preserve">  Note, if you’ve confirmed that mapping is working properly, mapping and genotyping can be run in 1 step.  If this is your first time, then do mapping and genotyping separately.</w:t>
      </w:r>
    </w:p>
    <w:p w14:paraId="686C5022" w14:textId="77777777" w:rsidR="00406016" w:rsidRDefault="00406016" w:rsidP="00406016">
      <w:pPr>
        <w:pStyle w:val="ListParagraph"/>
      </w:pPr>
    </w:p>
    <w:p w14:paraId="34E439CD" w14:textId="5EE49C43" w:rsidR="001209C7" w:rsidRDefault="001209C7" w:rsidP="001209C7">
      <w:pPr>
        <w:pStyle w:val="ListParagraph"/>
        <w:numPr>
          <w:ilvl w:val="1"/>
          <w:numId w:val="1"/>
        </w:numPr>
        <w:ind w:left="540"/>
        <w:rPr>
          <w:ins w:id="1087" w:author="Christopher Bird" w:date="2017-03-17T02:41:00Z"/>
        </w:rPr>
      </w:pPr>
      <w:ins w:id="1088" w:author="Christopher Bird" w:date="2017-03-17T02:41:00Z">
        <w:r>
          <w:t xml:space="preserve">Optional: if you don’t want to use all of your fq.gz files for mapping, you can use the FilterFilesForMap.sh script to remove files from consideration without deleting them </w:t>
        </w:r>
      </w:ins>
    </w:p>
    <w:p w14:paraId="328A3973" w14:textId="77777777" w:rsidR="001209C7" w:rsidRDefault="001209C7" w:rsidP="001209C7">
      <w:pPr>
        <w:pStyle w:val="ListParagraph"/>
        <w:numPr>
          <w:ilvl w:val="2"/>
          <w:numId w:val="1"/>
        </w:numPr>
        <w:rPr>
          <w:ins w:id="1089" w:author="Christopher Bird" w:date="2017-03-17T02:41:00Z"/>
        </w:rPr>
      </w:pPr>
      <w:ins w:id="1090" w:author="Christopher Bird" w:date="2017-03-17T02:41:00Z">
        <w:r>
          <w:t>You would want to do this if there are files that have too few reads to be viable.</w:t>
        </w:r>
      </w:ins>
    </w:p>
    <w:p w14:paraId="7BCAD1A8" w14:textId="034B98CD" w:rsidR="001209C7" w:rsidRDefault="001209C7" w:rsidP="001209C7">
      <w:pPr>
        <w:pStyle w:val="ListParagraph"/>
        <w:numPr>
          <w:ilvl w:val="2"/>
          <w:numId w:val="1"/>
        </w:numPr>
        <w:rPr>
          <w:ins w:id="1091" w:author="Christopher Bird" w:date="2017-03-17T02:41:00Z"/>
        </w:rPr>
      </w:pPr>
      <w:ins w:id="1092" w:author="Christopher Bird" w:date="2017-03-17T02:41:00Z">
        <w:r>
          <w:t>Open the cntMap</w:t>
        </w:r>
      </w:ins>
      <w:ins w:id="1093" w:author="Christopher Bird" w:date="2017-03-17T02:43:00Z">
        <w:r>
          <w:t>ped</w:t>
        </w:r>
      </w:ins>
      <w:ins w:id="1094" w:author="Christopher Bird" w:date="2017-03-17T02:41:00Z">
        <w:r>
          <w:t>Reads.txt file (in excel)</w:t>
        </w:r>
      </w:ins>
    </w:p>
    <w:p w14:paraId="2EDA14EA" w14:textId="77777777" w:rsidR="001209C7" w:rsidRDefault="001209C7" w:rsidP="001209C7">
      <w:pPr>
        <w:pStyle w:val="ListParagraph"/>
        <w:numPr>
          <w:ilvl w:val="3"/>
          <w:numId w:val="1"/>
        </w:numPr>
        <w:rPr>
          <w:ins w:id="1095" w:author="Christopher Bird" w:date="2017-03-17T02:41:00Z"/>
        </w:rPr>
      </w:pPr>
      <w:ins w:id="1096" w:author="Christopher Bird" w:date="2017-03-17T02:41:00Z">
        <w:r>
          <w:t>Use the sort functions and anything else to isolate files that should not be used.</w:t>
        </w:r>
      </w:ins>
    </w:p>
    <w:p w14:paraId="7F612AA6" w14:textId="77777777" w:rsidR="001209C7" w:rsidRDefault="001209C7" w:rsidP="001209C7">
      <w:pPr>
        <w:pStyle w:val="ListParagraph"/>
        <w:numPr>
          <w:ilvl w:val="2"/>
          <w:numId w:val="1"/>
        </w:numPr>
        <w:rPr>
          <w:ins w:id="1097" w:author="Christopher Bird" w:date="2017-03-17T02:41:00Z"/>
        </w:rPr>
      </w:pPr>
      <w:ins w:id="1098" w:author="Christopher Bird" w:date="2017-03-17T02:41:00Z">
        <w:r>
          <w:t xml:space="preserve">Make a *.txt file using nano </w:t>
        </w:r>
      </w:ins>
    </w:p>
    <w:p w14:paraId="4DAE13BF" w14:textId="77777777" w:rsidR="001209C7" w:rsidRDefault="001209C7" w:rsidP="001209C7">
      <w:pPr>
        <w:pStyle w:val="ListParagraph"/>
        <w:numPr>
          <w:ilvl w:val="3"/>
          <w:numId w:val="1"/>
        </w:numPr>
        <w:rPr>
          <w:ins w:id="1099" w:author="Christopher Bird" w:date="2017-03-17T02:41:00Z"/>
        </w:rPr>
      </w:pPr>
      <w:ins w:id="1100" w:author="Christopher Bird" w:date="2017-03-17T02:41:00Z">
        <w:r>
          <w:t>Copy the names of files that should NOT be used in the assembly to the *.txt file, 1 file per row, both r1 and r2 files should be included</w:t>
        </w:r>
      </w:ins>
    </w:p>
    <w:p w14:paraId="2A386087" w14:textId="77777777" w:rsidR="001209C7" w:rsidRDefault="001209C7" w:rsidP="001209C7">
      <w:pPr>
        <w:pStyle w:val="ListParagraph"/>
        <w:numPr>
          <w:ilvl w:val="3"/>
          <w:numId w:val="1"/>
        </w:numPr>
        <w:rPr>
          <w:ins w:id="1101" w:author="Christopher Bird" w:date="2017-03-17T21:57:00Z"/>
        </w:rPr>
      </w:pPr>
      <w:ins w:id="1102" w:author="Christopher Bird" w:date="2017-03-17T02:41:00Z">
        <w:r>
          <w:t>Save the *.txt file</w:t>
        </w:r>
      </w:ins>
    </w:p>
    <w:p w14:paraId="76CD5CD3" w14:textId="3F6F04DC" w:rsidR="0040236E" w:rsidRDefault="0040236E" w:rsidP="001209C7">
      <w:pPr>
        <w:pStyle w:val="ListParagraph"/>
        <w:numPr>
          <w:ilvl w:val="3"/>
          <w:numId w:val="1"/>
        </w:numPr>
        <w:rPr>
          <w:ins w:id="1103" w:author="Christopher Bird" w:date="2017-03-17T02:41:00Z"/>
        </w:rPr>
      </w:pPr>
      <w:ins w:id="1104" w:author="Christopher Bird" w:date="2017-03-17T21:57:00Z">
        <w:r>
          <w:t>These samples should be resequenced</w:t>
        </w:r>
      </w:ins>
    </w:p>
    <w:p w14:paraId="4FDBE239" w14:textId="378E486C" w:rsidR="001209C7" w:rsidRDefault="001209C7" w:rsidP="001209C7">
      <w:pPr>
        <w:pStyle w:val="ListParagraph"/>
        <w:numPr>
          <w:ilvl w:val="2"/>
          <w:numId w:val="1"/>
        </w:numPr>
        <w:rPr>
          <w:ins w:id="1105" w:author="Christopher Bird" w:date="2017-03-17T02:41:00Z"/>
        </w:rPr>
      </w:pPr>
      <w:ins w:id="1106" w:author="Christopher Bird" w:date="2017-03-17T02:41:00Z">
        <w:r>
          <w:t>Open the FilterFilesForMap.sh script</w:t>
        </w:r>
      </w:ins>
    </w:p>
    <w:p w14:paraId="418293FA" w14:textId="77777777" w:rsidR="001209C7" w:rsidRDefault="001209C7" w:rsidP="001209C7">
      <w:pPr>
        <w:pStyle w:val="ListParagraph"/>
        <w:numPr>
          <w:ilvl w:val="3"/>
          <w:numId w:val="1"/>
        </w:numPr>
        <w:rPr>
          <w:ins w:id="1107" w:author="Christopher Bird" w:date="2017-03-17T02:41:00Z"/>
        </w:rPr>
      </w:pPr>
      <w:ins w:id="1108" w:author="Christopher Bird" w:date="2017-03-17T02:41:00Z">
        <w:r>
          <w:t>In the script, modify the *.txt file name so that it matches the one you created in the last step</w:t>
        </w:r>
      </w:ins>
    </w:p>
    <w:p w14:paraId="4973AD8B" w14:textId="77777777" w:rsidR="001209C7" w:rsidRPr="00007622" w:rsidRDefault="001209C7" w:rsidP="001209C7">
      <w:pPr>
        <w:spacing w:after="0" w:line="240" w:lineRule="auto"/>
        <w:ind w:left="720"/>
        <w:rPr>
          <w:ins w:id="1109" w:author="Christopher Bird" w:date="2017-03-17T02:41:00Z"/>
          <w:rFonts w:ascii="Courier New" w:hAnsi="Courier New" w:cs="Courier New"/>
          <w:sz w:val="16"/>
          <w:szCs w:val="16"/>
        </w:rPr>
      </w:pPr>
      <w:ins w:id="1110" w:author="Christopher Bird" w:date="2017-03-17T02:41:00Z">
        <w:r w:rsidRPr="00007622">
          <w:rPr>
            <w:rFonts w:ascii="Courier New" w:hAnsi="Courier New" w:cs="Courier New"/>
            <w:sz w:val="16"/>
            <w:szCs w:val="16"/>
          </w:rPr>
          <w:t>#!/bin/bash</w:t>
        </w:r>
      </w:ins>
    </w:p>
    <w:p w14:paraId="75D59186" w14:textId="77777777" w:rsidR="001209C7" w:rsidRPr="00007622" w:rsidRDefault="001209C7" w:rsidP="001209C7">
      <w:pPr>
        <w:spacing w:after="0" w:line="240" w:lineRule="auto"/>
        <w:ind w:left="720"/>
        <w:rPr>
          <w:ins w:id="1111" w:author="Christopher Bird" w:date="2017-03-17T02:41:00Z"/>
          <w:rFonts w:ascii="Courier New" w:hAnsi="Courier New" w:cs="Courier New"/>
          <w:sz w:val="16"/>
          <w:szCs w:val="16"/>
        </w:rPr>
      </w:pPr>
    </w:p>
    <w:p w14:paraId="1D3CAE54" w14:textId="77777777" w:rsidR="001209C7" w:rsidRPr="00007622" w:rsidRDefault="001209C7" w:rsidP="001209C7">
      <w:pPr>
        <w:spacing w:after="0" w:line="240" w:lineRule="auto"/>
        <w:ind w:left="720"/>
        <w:rPr>
          <w:ins w:id="1112" w:author="Christopher Bird" w:date="2017-03-17T02:41:00Z"/>
          <w:rFonts w:ascii="Courier New" w:hAnsi="Courier New" w:cs="Courier New"/>
          <w:sz w:val="16"/>
          <w:szCs w:val="16"/>
        </w:rPr>
      </w:pPr>
      <w:ins w:id="1113" w:author="Christopher Bird" w:date="2017-03-17T02:41:00Z">
        <w:r w:rsidRPr="00007622">
          <w:rPr>
            <w:rFonts w:ascii="Courier New" w:hAnsi="Courier New" w:cs="Courier New"/>
            <w:sz w:val="16"/>
            <w:szCs w:val="16"/>
          </w:rPr>
          <w:t># This script will change file names for assembly, effectively inactivating some libraries based upon a file</w:t>
        </w:r>
      </w:ins>
    </w:p>
    <w:p w14:paraId="3BF88EAE" w14:textId="77777777" w:rsidR="001209C7" w:rsidRPr="00007622" w:rsidRDefault="001209C7" w:rsidP="001209C7">
      <w:pPr>
        <w:spacing w:after="0" w:line="240" w:lineRule="auto"/>
        <w:ind w:left="720"/>
        <w:rPr>
          <w:ins w:id="1114" w:author="Christopher Bird" w:date="2017-03-17T02:41:00Z"/>
          <w:rFonts w:ascii="Courier New" w:hAnsi="Courier New" w:cs="Courier New"/>
          <w:sz w:val="16"/>
          <w:szCs w:val="16"/>
        </w:rPr>
      </w:pPr>
      <w:ins w:id="1115" w:author="Christopher Bird" w:date="2017-03-17T02:41:00Z">
        <w:r w:rsidRPr="00007622">
          <w:rPr>
            <w:rFonts w:ascii="Courier New" w:hAnsi="Courier New" w:cs="Courier New"/>
            <w:sz w:val="16"/>
            <w:szCs w:val="16"/>
          </w:rPr>
          <w:t># that has a list of the libraries to be inactivated.  Both r1 and r2 file names that should not be used in</w:t>
        </w:r>
      </w:ins>
    </w:p>
    <w:p w14:paraId="49866B99" w14:textId="77777777" w:rsidR="001209C7" w:rsidRPr="00007622" w:rsidRDefault="001209C7" w:rsidP="001209C7">
      <w:pPr>
        <w:spacing w:after="0" w:line="240" w:lineRule="auto"/>
        <w:ind w:left="720"/>
        <w:rPr>
          <w:ins w:id="1116" w:author="Christopher Bird" w:date="2017-03-17T02:41:00Z"/>
          <w:rFonts w:ascii="Courier New" w:hAnsi="Courier New" w:cs="Courier New"/>
          <w:sz w:val="16"/>
          <w:szCs w:val="16"/>
        </w:rPr>
      </w:pPr>
      <w:ins w:id="1117" w:author="Christopher Bird" w:date="2017-03-17T02:41:00Z">
        <w:r w:rsidRPr="00007622">
          <w:rPr>
            <w:rFonts w:ascii="Courier New" w:hAnsi="Courier New" w:cs="Courier New"/>
            <w:sz w:val="16"/>
            <w:szCs w:val="16"/>
          </w:rPr>
          <w:t># the assembly should be in the file.</w:t>
        </w:r>
      </w:ins>
    </w:p>
    <w:p w14:paraId="44DAA3E0" w14:textId="77777777" w:rsidR="001209C7" w:rsidRPr="00007622" w:rsidRDefault="001209C7" w:rsidP="001209C7">
      <w:pPr>
        <w:spacing w:after="0" w:line="240" w:lineRule="auto"/>
        <w:ind w:left="720"/>
        <w:rPr>
          <w:ins w:id="1118" w:author="Christopher Bird" w:date="2017-03-17T02:41:00Z"/>
          <w:rFonts w:ascii="Courier New" w:hAnsi="Courier New" w:cs="Courier New"/>
          <w:sz w:val="16"/>
          <w:szCs w:val="16"/>
        </w:rPr>
      </w:pPr>
    </w:p>
    <w:p w14:paraId="12CD934E" w14:textId="77777777" w:rsidR="001209C7" w:rsidRPr="00007622" w:rsidRDefault="001209C7" w:rsidP="001209C7">
      <w:pPr>
        <w:spacing w:after="0" w:line="240" w:lineRule="auto"/>
        <w:ind w:left="720"/>
        <w:rPr>
          <w:ins w:id="1119" w:author="Christopher Bird" w:date="2017-03-17T02:41:00Z"/>
          <w:rFonts w:ascii="Courier New" w:hAnsi="Courier New" w:cs="Courier New"/>
          <w:sz w:val="16"/>
          <w:szCs w:val="16"/>
        </w:rPr>
      </w:pPr>
      <w:ins w:id="1120" w:author="Christopher Bird" w:date="2017-03-17T02:41:00Z">
        <w:r w:rsidRPr="00007622">
          <w:rPr>
            <w:rFonts w:ascii="Courier New" w:hAnsi="Courier New" w:cs="Courier New"/>
            <w:sz w:val="16"/>
            <w:szCs w:val="16"/>
          </w:rPr>
          <w:t>#SBATCH --job-name=FltrAssm</w:t>
        </w:r>
      </w:ins>
    </w:p>
    <w:p w14:paraId="7398E363" w14:textId="77777777" w:rsidR="001209C7" w:rsidRPr="00007622" w:rsidRDefault="001209C7" w:rsidP="001209C7">
      <w:pPr>
        <w:spacing w:after="0" w:line="240" w:lineRule="auto"/>
        <w:ind w:left="720"/>
        <w:rPr>
          <w:ins w:id="1121" w:author="Christopher Bird" w:date="2017-03-17T02:41:00Z"/>
          <w:rFonts w:ascii="Courier New" w:hAnsi="Courier New" w:cs="Courier New"/>
          <w:sz w:val="16"/>
          <w:szCs w:val="16"/>
        </w:rPr>
      </w:pPr>
      <w:ins w:id="1122" w:author="Christopher Bird" w:date="2017-03-17T02:41:00Z">
        <w:r w:rsidRPr="00007622">
          <w:rPr>
            <w:rFonts w:ascii="Courier New" w:hAnsi="Courier New" w:cs="Courier New"/>
            <w:sz w:val="16"/>
            <w:szCs w:val="16"/>
          </w:rPr>
          <w:t>#SBATCH --time=2:00:00</w:t>
        </w:r>
      </w:ins>
    </w:p>
    <w:p w14:paraId="4B5834D1" w14:textId="77777777" w:rsidR="001209C7" w:rsidRPr="00007622" w:rsidRDefault="001209C7" w:rsidP="001209C7">
      <w:pPr>
        <w:spacing w:after="0" w:line="240" w:lineRule="auto"/>
        <w:ind w:left="720"/>
        <w:rPr>
          <w:ins w:id="1123" w:author="Christopher Bird" w:date="2017-03-17T02:41:00Z"/>
          <w:rFonts w:ascii="Courier New" w:hAnsi="Courier New" w:cs="Courier New"/>
          <w:sz w:val="16"/>
          <w:szCs w:val="16"/>
        </w:rPr>
      </w:pPr>
      <w:ins w:id="1124" w:author="Christopher Bird" w:date="2017-03-17T02:41:00Z">
        <w:r w:rsidRPr="00007622">
          <w:rPr>
            <w:rFonts w:ascii="Courier New" w:hAnsi="Courier New" w:cs="Courier New"/>
            <w:sz w:val="16"/>
            <w:szCs w:val="16"/>
          </w:rPr>
          <w:t>#SBATCH -p dev</w:t>
        </w:r>
      </w:ins>
    </w:p>
    <w:p w14:paraId="11EF067A" w14:textId="77777777" w:rsidR="001209C7" w:rsidRPr="00007622" w:rsidRDefault="001209C7" w:rsidP="001209C7">
      <w:pPr>
        <w:spacing w:after="0" w:line="240" w:lineRule="auto"/>
        <w:ind w:left="720"/>
        <w:rPr>
          <w:ins w:id="1125" w:author="Christopher Bird" w:date="2017-03-17T02:41:00Z"/>
          <w:rFonts w:ascii="Courier New" w:hAnsi="Courier New" w:cs="Courier New"/>
          <w:sz w:val="16"/>
          <w:szCs w:val="16"/>
        </w:rPr>
      </w:pPr>
      <w:ins w:id="1126" w:author="Christopher Bird" w:date="2017-03-17T02:41:00Z">
        <w:r w:rsidRPr="00007622">
          <w:rPr>
            <w:rFonts w:ascii="Courier New" w:hAnsi="Courier New" w:cs="Courier New"/>
            <w:sz w:val="16"/>
            <w:szCs w:val="16"/>
          </w:rPr>
          <w:t>#SBATCH --nodes=1</w:t>
        </w:r>
      </w:ins>
    </w:p>
    <w:p w14:paraId="19D833EA" w14:textId="77777777" w:rsidR="001209C7" w:rsidRPr="00007622" w:rsidRDefault="001209C7" w:rsidP="001209C7">
      <w:pPr>
        <w:spacing w:after="0" w:line="240" w:lineRule="auto"/>
        <w:ind w:left="720"/>
        <w:rPr>
          <w:ins w:id="1127" w:author="Christopher Bird" w:date="2017-03-17T02:41:00Z"/>
          <w:rFonts w:ascii="Courier New" w:hAnsi="Courier New" w:cs="Courier New"/>
          <w:sz w:val="16"/>
          <w:szCs w:val="16"/>
        </w:rPr>
      </w:pPr>
    </w:p>
    <w:p w14:paraId="164C5753" w14:textId="77777777" w:rsidR="001209C7" w:rsidRPr="00007622" w:rsidRDefault="001209C7" w:rsidP="001209C7">
      <w:pPr>
        <w:spacing w:after="0" w:line="240" w:lineRule="auto"/>
        <w:ind w:left="720"/>
        <w:rPr>
          <w:ins w:id="1128" w:author="Christopher Bird" w:date="2017-03-17T02:41:00Z"/>
          <w:rFonts w:ascii="Courier New" w:hAnsi="Courier New" w:cs="Courier New"/>
          <w:sz w:val="16"/>
          <w:szCs w:val="16"/>
        </w:rPr>
      </w:pPr>
      <w:ins w:id="1129" w:author="Christopher Bird" w:date="2017-03-17T02:41:00Z">
        <w:r w:rsidRPr="00007622">
          <w:rPr>
            <w:rFonts w:ascii="Courier New" w:hAnsi="Courier New" w:cs="Courier New"/>
            <w:sz w:val="16"/>
            <w:szCs w:val="16"/>
          </w:rPr>
          <w:t>module load parallel/20160722</w:t>
        </w:r>
      </w:ins>
    </w:p>
    <w:p w14:paraId="09BED14A" w14:textId="77777777" w:rsidR="001209C7" w:rsidRPr="00007622" w:rsidRDefault="001209C7" w:rsidP="001209C7">
      <w:pPr>
        <w:spacing w:after="0" w:line="240" w:lineRule="auto"/>
        <w:ind w:left="720"/>
        <w:rPr>
          <w:ins w:id="1130" w:author="Christopher Bird" w:date="2017-03-17T02:41:00Z"/>
          <w:rFonts w:ascii="Courier New" w:hAnsi="Courier New" w:cs="Courier New"/>
          <w:sz w:val="16"/>
          <w:szCs w:val="16"/>
        </w:rPr>
      </w:pPr>
    </w:p>
    <w:p w14:paraId="786FB7F4" w14:textId="77777777" w:rsidR="001209C7" w:rsidRPr="00007622" w:rsidRDefault="001209C7" w:rsidP="001209C7">
      <w:pPr>
        <w:spacing w:after="0" w:line="240" w:lineRule="auto"/>
        <w:ind w:left="720"/>
        <w:rPr>
          <w:ins w:id="1131" w:author="Christopher Bird" w:date="2017-03-17T02:41:00Z"/>
          <w:rFonts w:ascii="Courier New" w:hAnsi="Courier New" w:cs="Courier New"/>
          <w:sz w:val="16"/>
          <w:szCs w:val="16"/>
        </w:rPr>
      </w:pPr>
      <w:ins w:id="1132" w:author="Christopher Bird" w:date="2017-03-17T02:41:00Z">
        <w:r w:rsidRPr="00007622">
          <w:rPr>
            <w:rFonts w:ascii="Courier New" w:hAnsi="Courier New" w:cs="Courier New"/>
            <w:sz w:val="16"/>
            <w:szCs w:val="16"/>
          </w:rPr>
          <w:t>#for this script to run you need to set the file that contains the list of samples that WILL NOT be used in</w:t>
        </w:r>
      </w:ins>
    </w:p>
    <w:p w14:paraId="70F1150E" w14:textId="77777777" w:rsidR="001209C7" w:rsidRPr="00007622" w:rsidRDefault="001209C7" w:rsidP="001209C7">
      <w:pPr>
        <w:spacing w:after="0" w:line="240" w:lineRule="auto"/>
        <w:ind w:left="720"/>
        <w:rPr>
          <w:ins w:id="1133" w:author="Christopher Bird" w:date="2017-03-17T02:41:00Z"/>
          <w:rFonts w:ascii="Courier New" w:hAnsi="Courier New" w:cs="Courier New"/>
          <w:sz w:val="16"/>
          <w:szCs w:val="16"/>
        </w:rPr>
      </w:pPr>
      <w:ins w:id="1134" w:author="Christopher Bird" w:date="2017-03-17T02:41:00Z">
        <w:r w:rsidRPr="00007622">
          <w:rPr>
            <w:rFonts w:ascii="Courier New" w:hAnsi="Courier New" w:cs="Courier New"/>
            <w:sz w:val="16"/>
            <w:szCs w:val="16"/>
          </w:rPr>
          <w:t>#the assembly</w:t>
        </w:r>
      </w:ins>
    </w:p>
    <w:p w14:paraId="6BC1BF62" w14:textId="77777777" w:rsidR="001209C7" w:rsidRPr="00007622" w:rsidRDefault="001209C7" w:rsidP="001209C7">
      <w:pPr>
        <w:spacing w:after="0" w:line="240" w:lineRule="auto"/>
        <w:ind w:left="720"/>
        <w:rPr>
          <w:ins w:id="1135" w:author="Christopher Bird" w:date="2017-03-17T02:41:00Z"/>
          <w:rFonts w:ascii="Courier New" w:hAnsi="Courier New" w:cs="Courier New"/>
          <w:sz w:val="16"/>
          <w:szCs w:val="16"/>
        </w:rPr>
      </w:pPr>
      <w:ins w:id="1136" w:author="Christopher Bird" w:date="2017-03-17T02:41:00Z">
        <w:r w:rsidRPr="00007622">
          <w:rPr>
            <w:rFonts w:ascii="Courier New" w:hAnsi="Courier New" w:cs="Courier New"/>
            <w:sz w:val="16"/>
            <w:szCs w:val="16"/>
          </w:rPr>
          <w:t>FilterFile="</w:t>
        </w:r>
        <w:r w:rsidRPr="00007622">
          <w:rPr>
            <w:rFonts w:ascii="Courier New" w:hAnsi="Courier New" w:cs="Courier New"/>
            <w:b/>
            <w:color w:val="FF0000"/>
            <w:sz w:val="16"/>
            <w:szCs w:val="16"/>
          </w:rPr>
          <w:t>14FishPerSample.txt</w:t>
        </w:r>
        <w:r w:rsidRPr="00007622">
          <w:rPr>
            <w:rFonts w:ascii="Courier New" w:hAnsi="Courier New" w:cs="Courier New"/>
            <w:sz w:val="16"/>
            <w:szCs w:val="16"/>
          </w:rPr>
          <w:t>"</w:t>
        </w:r>
      </w:ins>
    </w:p>
    <w:p w14:paraId="02D7F1D7" w14:textId="77777777" w:rsidR="001209C7" w:rsidRPr="00007622" w:rsidRDefault="001209C7" w:rsidP="001209C7">
      <w:pPr>
        <w:spacing w:after="0" w:line="240" w:lineRule="auto"/>
        <w:ind w:left="720"/>
        <w:rPr>
          <w:ins w:id="1137" w:author="Christopher Bird" w:date="2017-03-17T02:41:00Z"/>
          <w:rFonts w:ascii="Courier New" w:hAnsi="Courier New" w:cs="Courier New"/>
          <w:sz w:val="16"/>
          <w:szCs w:val="16"/>
        </w:rPr>
      </w:pPr>
    </w:p>
    <w:p w14:paraId="3165737D" w14:textId="77777777" w:rsidR="001209C7" w:rsidRPr="00007622" w:rsidRDefault="001209C7" w:rsidP="001209C7">
      <w:pPr>
        <w:spacing w:after="0" w:line="240" w:lineRule="auto"/>
        <w:ind w:left="720"/>
        <w:rPr>
          <w:ins w:id="1138" w:author="Christopher Bird" w:date="2017-03-17T02:41:00Z"/>
          <w:rFonts w:ascii="Courier New" w:hAnsi="Courier New" w:cs="Courier New"/>
          <w:sz w:val="16"/>
          <w:szCs w:val="16"/>
        </w:rPr>
      </w:pPr>
      <w:ins w:id="1139" w:author="Christopher Bird" w:date="2017-03-17T02:41:00Z">
        <w:r w:rsidRPr="00007622">
          <w:rPr>
            <w:rFonts w:ascii="Courier New" w:hAnsi="Courier New" w:cs="Courier New"/>
            <w:sz w:val="16"/>
            <w:szCs w:val="16"/>
          </w:rPr>
          <w:t>#reset name of files</w:t>
        </w:r>
      </w:ins>
    </w:p>
    <w:p w14:paraId="1C0C469A" w14:textId="38520B04" w:rsidR="001209C7" w:rsidRPr="00007622" w:rsidRDefault="001209C7" w:rsidP="001209C7">
      <w:pPr>
        <w:spacing w:after="0" w:line="240" w:lineRule="auto"/>
        <w:ind w:left="720"/>
        <w:rPr>
          <w:ins w:id="1140" w:author="Christopher Bird" w:date="2017-03-17T02:41:00Z"/>
          <w:rFonts w:ascii="Courier New" w:hAnsi="Courier New" w:cs="Courier New"/>
          <w:sz w:val="16"/>
          <w:szCs w:val="16"/>
        </w:rPr>
      </w:pPr>
      <w:ins w:id="1141" w:author="Christopher Bird" w:date="2017-03-17T02:41:00Z">
        <w:r w:rsidRPr="00007622">
          <w:rPr>
            <w:rFonts w:ascii="Courier New" w:hAnsi="Courier New" w:cs="Courier New"/>
            <w:sz w:val="16"/>
            <w:szCs w:val="16"/>
          </w:rPr>
          <w:t xml:space="preserve">ls </w:t>
        </w:r>
        <w:r>
          <w:rPr>
            <w:rFonts w:ascii="Courier New" w:hAnsi="Courier New" w:cs="Courier New"/>
            <w:sz w:val="16"/>
            <w:szCs w:val="16"/>
          </w:rPr>
          <w:t>*.fq.gz | parallel "rename .READ .R</w:t>
        </w:r>
        <w:r w:rsidRPr="00007622">
          <w:rPr>
            <w:rFonts w:ascii="Courier New" w:hAnsi="Courier New" w:cs="Courier New"/>
            <w:sz w:val="16"/>
            <w:szCs w:val="16"/>
          </w:rPr>
          <w:t xml:space="preserve"> {}"</w:t>
        </w:r>
      </w:ins>
    </w:p>
    <w:p w14:paraId="1DFD314D" w14:textId="77777777" w:rsidR="001209C7" w:rsidRPr="00007622" w:rsidRDefault="001209C7" w:rsidP="001209C7">
      <w:pPr>
        <w:spacing w:after="0" w:line="240" w:lineRule="auto"/>
        <w:ind w:left="720"/>
        <w:rPr>
          <w:ins w:id="1142" w:author="Christopher Bird" w:date="2017-03-17T02:41:00Z"/>
          <w:rFonts w:ascii="Courier New" w:hAnsi="Courier New" w:cs="Courier New"/>
          <w:sz w:val="16"/>
          <w:szCs w:val="16"/>
        </w:rPr>
      </w:pPr>
    </w:p>
    <w:p w14:paraId="15592906" w14:textId="77777777" w:rsidR="001209C7" w:rsidRPr="00007622" w:rsidRDefault="001209C7" w:rsidP="001209C7">
      <w:pPr>
        <w:spacing w:after="0" w:line="240" w:lineRule="auto"/>
        <w:ind w:left="720"/>
        <w:rPr>
          <w:ins w:id="1143" w:author="Christopher Bird" w:date="2017-03-17T02:41:00Z"/>
          <w:rFonts w:ascii="Courier New" w:hAnsi="Courier New" w:cs="Courier New"/>
          <w:sz w:val="16"/>
          <w:szCs w:val="16"/>
        </w:rPr>
      </w:pPr>
      <w:ins w:id="1144" w:author="Christopher Bird" w:date="2017-03-17T02:41:00Z">
        <w:r w:rsidRPr="00007622">
          <w:rPr>
            <w:rFonts w:ascii="Courier New" w:hAnsi="Courier New" w:cs="Courier New"/>
            <w:sz w:val="16"/>
            <w:szCs w:val="16"/>
          </w:rPr>
          <w:t>#rename files for assembly</w:t>
        </w:r>
      </w:ins>
    </w:p>
    <w:p w14:paraId="18877AB0" w14:textId="2620B522" w:rsidR="001209C7" w:rsidRPr="00007622" w:rsidRDefault="001209C7" w:rsidP="001209C7">
      <w:pPr>
        <w:spacing w:after="0" w:line="240" w:lineRule="auto"/>
        <w:ind w:left="720"/>
        <w:rPr>
          <w:ins w:id="1145" w:author="Christopher Bird" w:date="2017-03-17T02:41:00Z"/>
          <w:rFonts w:ascii="Courier New" w:hAnsi="Courier New" w:cs="Courier New"/>
          <w:sz w:val="16"/>
          <w:szCs w:val="16"/>
        </w:rPr>
      </w:pPr>
      <w:ins w:id="1146" w:author="Christopher Bird" w:date="2017-03-17T02:41:00Z">
        <w:r w:rsidRPr="00007622">
          <w:rPr>
            <w:rFonts w:ascii="Courier New" w:hAnsi="Courier New" w:cs="Courier New"/>
            <w:sz w:val="16"/>
            <w:szCs w:val="16"/>
          </w:rPr>
          <w:t>cat $</w:t>
        </w:r>
        <w:r>
          <w:rPr>
            <w:rFonts w:ascii="Courier New" w:hAnsi="Courier New" w:cs="Courier New"/>
            <w:sz w:val="16"/>
            <w:szCs w:val="16"/>
          </w:rPr>
          <w:t>FilterFile | parallel "rename .R .READ</w:t>
        </w:r>
        <w:r w:rsidRPr="00007622">
          <w:rPr>
            <w:rFonts w:ascii="Courier New" w:hAnsi="Courier New" w:cs="Courier New"/>
            <w:sz w:val="16"/>
            <w:szCs w:val="16"/>
          </w:rPr>
          <w:t xml:space="preserve"> {}"</w:t>
        </w:r>
      </w:ins>
    </w:p>
    <w:p w14:paraId="51B8AD7B" w14:textId="77777777" w:rsidR="001209C7" w:rsidRDefault="001209C7">
      <w:pPr>
        <w:pStyle w:val="ListParagraph"/>
        <w:ind w:left="1440"/>
        <w:rPr>
          <w:ins w:id="1147" w:author="Christopher Bird" w:date="2017-03-17T02:41:00Z"/>
        </w:rPr>
        <w:pPrChange w:id="1148" w:author="Christopher Bird" w:date="2017-03-17T02:44:00Z">
          <w:pPr>
            <w:pStyle w:val="ListParagraph"/>
            <w:numPr>
              <w:ilvl w:val="1"/>
              <w:numId w:val="1"/>
            </w:numPr>
            <w:ind w:left="1440" w:hanging="360"/>
          </w:pPr>
        </w:pPrChange>
      </w:pPr>
    </w:p>
    <w:p w14:paraId="1E4B0C3C" w14:textId="77777777" w:rsidR="00406016" w:rsidRDefault="00406016" w:rsidP="00406016">
      <w:pPr>
        <w:pStyle w:val="ListParagraph"/>
        <w:numPr>
          <w:ilvl w:val="1"/>
          <w:numId w:val="1"/>
        </w:numPr>
      </w:pPr>
      <w:r>
        <w:t>Review the fastqc results for the files trimmed for mapping</w:t>
      </w:r>
      <w:r w:rsidR="00A7082A">
        <w:t xml:space="preserve"> to ensure they meet your quality standards.</w:t>
      </w:r>
    </w:p>
    <w:p w14:paraId="40211225" w14:textId="77777777" w:rsidR="00732AAD" w:rsidRPr="00516094" w:rsidRDefault="00732AAD" w:rsidP="00406016">
      <w:pPr>
        <w:pStyle w:val="ListParagraph"/>
        <w:numPr>
          <w:ilvl w:val="1"/>
          <w:numId w:val="1"/>
        </w:numPr>
        <w:rPr>
          <w:strike/>
          <w:rPrChange w:id="1149" w:author="Christopher Bird" w:date="2017-03-17T21:56:00Z">
            <w:rPr/>
          </w:rPrChange>
        </w:rPr>
      </w:pPr>
      <w:r w:rsidRPr="00516094">
        <w:rPr>
          <w:strike/>
          <w:rPrChange w:id="1150" w:author="Christopher Bird" w:date="2017-03-17T21:56:00Z">
            <w:rPr/>
          </w:rPrChange>
        </w:rPr>
        <w:t>Review the NumMapReads.txt file.  If there are libraries with too few reads(libraries with too many reads should have been dealt with prior to trimming), then</w:t>
      </w:r>
    </w:p>
    <w:p w14:paraId="4FC1DFB2" w14:textId="77777777" w:rsidR="00732AAD" w:rsidRPr="00516094" w:rsidRDefault="00732AAD" w:rsidP="00732AAD">
      <w:pPr>
        <w:pStyle w:val="ListParagraph"/>
        <w:numPr>
          <w:ilvl w:val="2"/>
          <w:numId w:val="1"/>
        </w:numPr>
        <w:rPr>
          <w:strike/>
          <w:rPrChange w:id="1151" w:author="Christopher Bird" w:date="2017-03-17T21:56:00Z">
            <w:rPr/>
          </w:rPrChange>
        </w:rPr>
      </w:pPr>
      <w:r w:rsidRPr="00516094">
        <w:rPr>
          <w:strike/>
          <w:rPrChange w:id="1152" w:author="Christopher Bird" w:date="2017-03-17T21:56:00Z">
            <w:rPr/>
          </w:rPrChange>
        </w:rPr>
        <w:t>In the mapping directory</w:t>
      </w:r>
    </w:p>
    <w:p w14:paraId="5BAF89BA" w14:textId="77777777" w:rsidR="00732AAD" w:rsidRPr="00516094" w:rsidRDefault="00732AAD" w:rsidP="00732AAD">
      <w:pPr>
        <w:pStyle w:val="ListParagraph"/>
        <w:numPr>
          <w:ilvl w:val="3"/>
          <w:numId w:val="1"/>
        </w:numPr>
        <w:rPr>
          <w:strike/>
          <w:rPrChange w:id="1153" w:author="Christopher Bird" w:date="2017-03-17T21:56:00Z">
            <w:rPr/>
          </w:rPrChange>
        </w:rPr>
      </w:pPr>
      <w:r w:rsidRPr="00516094">
        <w:rPr>
          <w:strike/>
          <w:rPrChange w:id="1154" w:author="Christopher Bird" w:date="2017-03-17T21:56:00Z">
            <w:rPr/>
          </w:rPrChange>
        </w:rPr>
        <w:t>mkdir lowReadNum</w:t>
      </w:r>
    </w:p>
    <w:p w14:paraId="78438B25" w14:textId="77777777" w:rsidR="00732AAD" w:rsidRPr="00516094" w:rsidRDefault="00732AAD" w:rsidP="00732AAD">
      <w:pPr>
        <w:pStyle w:val="ListParagraph"/>
        <w:numPr>
          <w:ilvl w:val="3"/>
          <w:numId w:val="1"/>
        </w:numPr>
        <w:rPr>
          <w:strike/>
          <w:rPrChange w:id="1155" w:author="Christopher Bird" w:date="2017-03-17T21:56:00Z">
            <w:rPr/>
          </w:rPrChange>
        </w:rPr>
      </w:pPr>
      <w:r w:rsidRPr="00516094">
        <w:rPr>
          <w:strike/>
          <w:rPrChange w:id="1156" w:author="Christopher Bird" w:date="2017-03-17T21:56:00Z">
            <w:rPr/>
          </w:rPrChange>
        </w:rPr>
        <w:t>move the files with too few reads to the lowReadNum directory</w:t>
      </w:r>
    </w:p>
    <w:p w14:paraId="523DFDD5" w14:textId="77777777" w:rsidR="00865E5E" w:rsidRPr="00516094" w:rsidRDefault="00865E5E" w:rsidP="00865E5E">
      <w:pPr>
        <w:pStyle w:val="ListParagraph"/>
        <w:numPr>
          <w:ilvl w:val="4"/>
          <w:numId w:val="1"/>
        </w:numPr>
        <w:rPr>
          <w:strike/>
          <w:rPrChange w:id="1157" w:author="Christopher Bird" w:date="2017-03-17T21:56:00Z">
            <w:rPr/>
          </w:rPrChange>
        </w:rPr>
      </w:pPr>
      <w:r w:rsidRPr="00516094">
        <w:rPr>
          <w:strike/>
          <w:rPrChange w:id="1158" w:author="Christopher Bird" w:date="2017-03-17T21:56:00Z">
            <w:rPr/>
          </w:rPrChange>
        </w:rPr>
        <w:lastRenderedPageBreak/>
        <w:t>first list files in order of size</w:t>
      </w:r>
    </w:p>
    <w:p w14:paraId="2F3FA3BB" w14:textId="77777777" w:rsidR="00865E5E" w:rsidRPr="00516094" w:rsidRDefault="00865E5E" w:rsidP="00865E5E">
      <w:pPr>
        <w:pStyle w:val="ListParagraph"/>
        <w:numPr>
          <w:ilvl w:val="5"/>
          <w:numId w:val="1"/>
        </w:numPr>
        <w:rPr>
          <w:strike/>
          <w:rPrChange w:id="1159" w:author="Christopher Bird" w:date="2017-03-17T21:56:00Z">
            <w:rPr/>
          </w:rPrChange>
        </w:rPr>
      </w:pPr>
      <w:r w:rsidRPr="00516094">
        <w:rPr>
          <w:strike/>
          <w:rPrChange w:id="1160" w:author="Christopher Bird" w:date="2017-03-17T21:56:00Z">
            <w:rPr/>
          </w:rPrChange>
        </w:rPr>
        <w:t>ls –lS</w:t>
      </w:r>
    </w:p>
    <w:p w14:paraId="3778FE1F" w14:textId="77777777" w:rsidR="00865E5E" w:rsidRPr="00516094" w:rsidRDefault="00865E5E" w:rsidP="00865E5E">
      <w:pPr>
        <w:pStyle w:val="ListParagraph"/>
        <w:numPr>
          <w:ilvl w:val="4"/>
          <w:numId w:val="1"/>
        </w:numPr>
        <w:rPr>
          <w:strike/>
          <w:rPrChange w:id="1161" w:author="Christopher Bird" w:date="2017-03-17T21:56:00Z">
            <w:rPr/>
          </w:rPrChange>
        </w:rPr>
      </w:pPr>
      <w:r w:rsidRPr="00516094">
        <w:rPr>
          <w:strike/>
          <w:rPrChange w:id="1162" w:author="Christopher Bird" w:date="2017-03-17T21:56:00Z">
            <w:rPr/>
          </w:rPrChange>
        </w:rPr>
        <w:t>then try to list the files to be moved on the screen</w:t>
      </w:r>
      <w:r w:rsidR="00C5528A" w:rsidRPr="00516094">
        <w:rPr>
          <w:strike/>
          <w:rPrChange w:id="1163" w:author="Christopher Bird" w:date="2017-03-17T21:56:00Z">
            <w:rPr/>
          </w:rPrChange>
        </w:rPr>
        <w:t>, make sure you only get the files that you want to move</w:t>
      </w:r>
    </w:p>
    <w:p w14:paraId="37B9C627" w14:textId="77777777" w:rsidR="00865E5E" w:rsidRPr="00516094" w:rsidRDefault="00865E5E" w:rsidP="00865E5E">
      <w:pPr>
        <w:pStyle w:val="ListParagraph"/>
        <w:numPr>
          <w:ilvl w:val="5"/>
          <w:numId w:val="1"/>
        </w:numPr>
        <w:rPr>
          <w:strike/>
          <w:rPrChange w:id="1164" w:author="Christopher Bird" w:date="2017-03-17T21:56:00Z">
            <w:rPr/>
          </w:rPrChange>
        </w:rPr>
      </w:pPr>
      <w:r w:rsidRPr="00516094">
        <w:rPr>
          <w:strike/>
          <w:rPrChange w:id="1165" w:author="Christopher Bird" w:date="2017-03-17T21:56:00Z">
            <w:rPr/>
          </w:rPrChange>
        </w:rPr>
        <w:t>find -maxdepth 1 -size +1600000c -a -size -10800000c</w:t>
      </w:r>
    </w:p>
    <w:p w14:paraId="6CF3864E" w14:textId="77777777" w:rsidR="00865E5E" w:rsidRPr="00516094" w:rsidRDefault="00865E5E" w:rsidP="00865E5E">
      <w:pPr>
        <w:pStyle w:val="ListParagraph"/>
        <w:numPr>
          <w:ilvl w:val="4"/>
          <w:numId w:val="1"/>
        </w:numPr>
        <w:rPr>
          <w:strike/>
          <w:rPrChange w:id="1166" w:author="Christopher Bird" w:date="2017-03-17T21:56:00Z">
            <w:rPr/>
          </w:rPrChange>
        </w:rPr>
      </w:pPr>
      <w:r w:rsidRPr="00516094">
        <w:rPr>
          <w:strike/>
          <w:rPrChange w:id="1167" w:author="Christopher Bird" w:date="2017-03-17T21:56:00Z">
            <w:rPr/>
          </w:rPrChange>
        </w:rPr>
        <w:t>if that grabs the files you want, then move them</w:t>
      </w:r>
    </w:p>
    <w:p w14:paraId="55744AC2" w14:textId="77777777" w:rsidR="00865E5E" w:rsidRPr="0040236E" w:rsidRDefault="00865E5E" w:rsidP="00865E5E">
      <w:pPr>
        <w:pStyle w:val="ListParagraph"/>
        <w:numPr>
          <w:ilvl w:val="5"/>
          <w:numId w:val="1"/>
        </w:numPr>
        <w:rPr>
          <w:strike/>
          <w:rPrChange w:id="1168" w:author="Christopher Bird" w:date="2017-03-17T21:57:00Z">
            <w:rPr/>
          </w:rPrChange>
        </w:rPr>
      </w:pPr>
      <w:r w:rsidRPr="00516094">
        <w:rPr>
          <w:strike/>
          <w:rPrChange w:id="1169" w:author="Christopher Bird" w:date="2017-03-17T21:56:00Z">
            <w:rPr/>
          </w:rPrChange>
        </w:rPr>
        <w:t>find -maxdepth 1 -size +1600000c -a -size -10800000c -</w:t>
      </w:r>
      <w:r w:rsidRPr="0040236E">
        <w:rPr>
          <w:strike/>
          <w:rPrChange w:id="1170" w:author="Christopher Bird" w:date="2017-03-17T21:57:00Z">
            <w:rPr/>
          </w:rPrChange>
        </w:rPr>
        <w:t>exec mv {} lowReadNum/ \;</w:t>
      </w:r>
    </w:p>
    <w:p w14:paraId="6964C805" w14:textId="77777777" w:rsidR="006D74A2" w:rsidRPr="0040236E" w:rsidRDefault="006D74A2" w:rsidP="006D74A2">
      <w:pPr>
        <w:pStyle w:val="ListParagraph"/>
        <w:numPr>
          <w:ilvl w:val="2"/>
          <w:numId w:val="1"/>
        </w:numPr>
        <w:rPr>
          <w:strike/>
          <w:rPrChange w:id="1171" w:author="Christopher Bird" w:date="2017-03-17T21:57:00Z">
            <w:rPr/>
          </w:rPrChange>
        </w:rPr>
      </w:pPr>
      <w:r w:rsidRPr="0040236E">
        <w:rPr>
          <w:strike/>
          <w:rPrChange w:id="1172" w:author="Christopher Bird" w:date="2017-03-17T21:57:00Z">
            <w:rPr/>
          </w:rPrChange>
        </w:rPr>
        <w:t>these libraries need to be resequenced</w:t>
      </w:r>
    </w:p>
    <w:p w14:paraId="5A5A55F6" w14:textId="77777777" w:rsidR="006D74A2" w:rsidRPr="0040236E" w:rsidRDefault="006D74A2" w:rsidP="006D74A2">
      <w:pPr>
        <w:pStyle w:val="ListParagraph"/>
        <w:numPr>
          <w:ilvl w:val="3"/>
          <w:numId w:val="1"/>
        </w:numPr>
        <w:rPr>
          <w:strike/>
          <w:rPrChange w:id="1173" w:author="Christopher Bird" w:date="2017-03-17T21:57:00Z">
            <w:rPr/>
          </w:rPrChange>
        </w:rPr>
      </w:pPr>
      <w:r w:rsidRPr="0040236E">
        <w:rPr>
          <w:strike/>
          <w:rPrChange w:id="1174" w:author="Christopher Bird" w:date="2017-03-17T21:57:00Z">
            <w:rPr/>
          </w:rPrChange>
        </w:rPr>
        <w:t>only libraries that are too small should be resequenced</w:t>
      </w:r>
    </w:p>
    <w:p w14:paraId="56A098A8" w14:textId="77777777" w:rsidR="00F109B9" w:rsidRDefault="00A1307A" w:rsidP="00406016">
      <w:pPr>
        <w:pStyle w:val="ListParagraph"/>
        <w:numPr>
          <w:ilvl w:val="1"/>
          <w:numId w:val="1"/>
        </w:numPr>
      </w:pPr>
      <w:r>
        <w:t>In order to run the mapping function, some files produced by the assembly process are required</w:t>
      </w:r>
    </w:p>
    <w:p w14:paraId="6A0D3A26" w14:textId="77777777" w:rsidR="00A1307A" w:rsidRDefault="00A1307A" w:rsidP="00A1307A">
      <w:pPr>
        <w:pStyle w:val="ListParagraph"/>
        <w:numPr>
          <w:ilvl w:val="2"/>
          <w:numId w:val="1"/>
        </w:numPr>
      </w:pPr>
      <w:r>
        <w:t>uniqCperindv.*</w:t>
      </w:r>
    </w:p>
    <w:p w14:paraId="187CAAD5" w14:textId="77777777" w:rsidR="00A1307A" w:rsidRDefault="00A1307A" w:rsidP="00A1307A">
      <w:pPr>
        <w:pStyle w:val="ListParagraph"/>
        <w:numPr>
          <w:ilvl w:val="2"/>
          <w:numId w:val="1"/>
        </w:numPr>
      </w:pPr>
      <w:r>
        <w:t>reference.*.fasta*</w:t>
      </w:r>
    </w:p>
    <w:p w14:paraId="01B27DDB" w14:textId="77777777" w:rsidR="00A1307A" w:rsidRDefault="00F222C6" w:rsidP="00A1307A">
      <w:pPr>
        <w:pStyle w:val="ListParagraph"/>
        <w:numPr>
          <w:ilvl w:val="2"/>
          <w:numId w:val="1"/>
        </w:numPr>
      </w:pPr>
      <w:r>
        <w:t>use cp to copy the required files from the assembly directory into the mapping directory</w:t>
      </w:r>
    </w:p>
    <w:p w14:paraId="3792F12F" w14:textId="77777777" w:rsidR="00F222C6" w:rsidRDefault="007455AB" w:rsidP="007455AB">
      <w:pPr>
        <w:pStyle w:val="ListParagraph"/>
        <w:numPr>
          <w:ilvl w:val="1"/>
          <w:numId w:val="1"/>
        </w:numPr>
      </w:pPr>
      <w:r>
        <w:t>The config.map file should copied into the mapping folder</w:t>
      </w:r>
    </w:p>
    <w:p w14:paraId="1B3B5B84" w14:textId="77777777" w:rsidR="007455AB" w:rsidRDefault="007455AB" w:rsidP="007455AB">
      <w:pPr>
        <w:pStyle w:val="ListParagraph"/>
        <w:numPr>
          <w:ilvl w:val="2"/>
          <w:numId w:val="1"/>
        </w:numPr>
      </w:pPr>
      <w:r>
        <w:t xml:space="preserve">cp </w:t>
      </w:r>
    </w:p>
    <w:p w14:paraId="4F328D5A" w14:textId="77777777" w:rsidR="00C64A37" w:rsidRDefault="00C64A37" w:rsidP="00C64A37">
      <w:pPr>
        <w:pStyle w:val="ListParagraph"/>
        <w:numPr>
          <w:ilvl w:val="2"/>
          <w:numId w:val="1"/>
        </w:numPr>
      </w:pPr>
      <w:r>
        <w:t>adjust settings accordingly</w:t>
      </w:r>
    </w:p>
    <w:p w14:paraId="61658A96" w14:textId="77777777" w:rsidR="00446D12" w:rsidRDefault="00446D12" w:rsidP="00446D12">
      <w:pPr>
        <w:pStyle w:val="ListParagraph"/>
        <w:ind w:left="2160"/>
      </w:pPr>
    </w:p>
    <w:p w14:paraId="0F8294FB" w14:textId="77777777" w:rsidR="00446D12" w:rsidRDefault="00446D12" w:rsidP="00446D12">
      <w:pPr>
        <w:pStyle w:val="ListParagraph"/>
        <w:ind w:left="2160"/>
      </w:pPr>
    </w:p>
    <w:p w14:paraId="1F9A17A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Number of Processors (Auto, 1, 2, 3, ..., n threads) cbirdq=40 normal=20</w:t>
      </w:r>
    </w:p>
    <w:p w14:paraId="758A63E4" w14:textId="77777777" w:rsidR="00446D12" w:rsidRPr="00446D12" w:rsidRDefault="00446D12" w:rsidP="00446D12">
      <w:pPr>
        <w:pStyle w:val="ListParagraph"/>
        <w:spacing w:after="0" w:line="240" w:lineRule="auto"/>
        <w:rPr>
          <w:rFonts w:ascii="Courier New" w:hAnsi="Courier New" w:cs="Courier New"/>
          <w:sz w:val="12"/>
          <w:szCs w:val="12"/>
        </w:rPr>
      </w:pPr>
      <w:r>
        <w:rPr>
          <w:rFonts w:ascii="Courier New" w:hAnsi="Courier New" w:cs="Courier New"/>
          <w:sz w:val="12"/>
          <w:szCs w:val="12"/>
        </w:rPr>
        <w:t>2</w:t>
      </w:r>
      <w:r w:rsidRPr="00446D12">
        <w:rPr>
          <w:rFonts w:ascii="Courier New" w:hAnsi="Courier New" w:cs="Courier New"/>
          <w:sz w:val="12"/>
          <w:szCs w:val="12"/>
        </w:rPr>
        <w:t>0</w:t>
      </w:r>
    </w:p>
    <w:p w14:paraId="59271631" w14:textId="77777777" w:rsidR="00446D12" w:rsidRPr="00446D12" w:rsidRDefault="00446D12" w:rsidP="00446D12">
      <w:pPr>
        <w:pStyle w:val="ListParagraph"/>
        <w:spacing w:after="0" w:line="240" w:lineRule="auto"/>
        <w:rPr>
          <w:rFonts w:ascii="Courier New" w:hAnsi="Courier New" w:cs="Courier New"/>
          <w:sz w:val="12"/>
          <w:szCs w:val="12"/>
        </w:rPr>
      </w:pPr>
    </w:p>
    <w:p w14:paraId="4B8B331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Maximum Memory (1G,2G,..., 256G)  G=gigabytes</w:t>
      </w:r>
    </w:p>
    <w:p w14:paraId="3633B24D"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230G</w:t>
      </w:r>
    </w:p>
    <w:p w14:paraId="784C0F9B" w14:textId="77777777" w:rsidR="00446D12" w:rsidRPr="00446D12" w:rsidRDefault="00446D12" w:rsidP="00446D12">
      <w:pPr>
        <w:pStyle w:val="ListParagraph"/>
        <w:spacing w:after="0" w:line="240" w:lineRule="auto"/>
        <w:rPr>
          <w:rFonts w:ascii="Courier New" w:hAnsi="Courier New" w:cs="Courier New"/>
          <w:sz w:val="12"/>
          <w:szCs w:val="12"/>
        </w:rPr>
      </w:pPr>
    </w:p>
    <w:p w14:paraId="18FFB32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Trimming (yes,no)</w:t>
      </w:r>
    </w:p>
    <w:p w14:paraId="2487E2B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0C114546" w14:textId="77777777" w:rsidR="00446D12" w:rsidRPr="00446D12" w:rsidRDefault="00446D12" w:rsidP="00446D12">
      <w:pPr>
        <w:pStyle w:val="ListParagraph"/>
        <w:spacing w:after="0" w:line="240" w:lineRule="auto"/>
        <w:rPr>
          <w:rFonts w:ascii="Courier New" w:hAnsi="Courier New" w:cs="Courier New"/>
          <w:sz w:val="12"/>
          <w:szCs w:val="12"/>
        </w:rPr>
      </w:pPr>
    </w:p>
    <w:p w14:paraId="0D9B4A2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FixStacks (yes,no)   Demultiplexing with stacks introduces anomolies.  This removes them.</w:t>
      </w:r>
    </w:p>
    <w:p w14:paraId="197864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3ABD1401" w14:textId="77777777" w:rsidR="00446D12" w:rsidRPr="00446D12" w:rsidRDefault="00446D12" w:rsidP="00446D12">
      <w:pPr>
        <w:pStyle w:val="ListParagraph"/>
        <w:spacing w:after="0" w:line="240" w:lineRule="auto"/>
        <w:rPr>
          <w:rFonts w:ascii="Courier New" w:hAnsi="Courier New" w:cs="Courier New"/>
          <w:sz w:val="12"/>
          <w:szCs w:val="12"/>
        </w:rPr>
      </w:pPr>
    </w:p>
    <w:p w14:paraId="02B53B7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Assembly? (yes,no)</w:t>
      </w:r>
    </w:p>
    <w:p w14:paraId="7DB5FFB1"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A1F187F" w14:textId="77777777" w:rsidR="00446D12" w:rsidRPr="00446D12" w:rsidRDefault="00446D12" w:rsidP="00446D12">
      <w:pPr>
        <w:pStyle w:val="ListParagraph"/>
        <w:spacing w:after="0" w:line="240" w:lineRule="auto"/>
        <w:rPr>
          <w:rFonts w:ascii="Courier New" w:hAnsi="Courier New" w:cs="Courier New"/>
          <w:sz w:val="12"/>
          <w:szCs w:val="12"/>
        </w:rPr>
      </w:pPr>
    </w:p>
    <w:p w14:paraId="25FB9FF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Type_of_Assembly (PE, SE, OL, RPE)</w:t>
      </w:r>
    </w:p>
    <w:p w14:paraId="4134D32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PE</w:t>
      </w:r>
    </w:p>
    <w:p w14:paraId="22951B6B" w14:textId="77777777" w:rsidR="00446D12" w:rsidRPr="00446D12" w:rsidRDefault="00446D12" w:rsidP="00446D12">
      <w:pPr>
        <w:pStyle w:val="ListParagraph"/>
        <w:spacing w:after="0" w:line="240" w:lineRule="auto"/>
        <w:rPr>
          <w:rFonts w:ascii="Courier New" w:hAnsi="Courier New" w:cs="Courier New"/>
          <w:sz w:val="12"/>
          <w:szCs w:val="12"/>
        </w:rPr>
      </w:pPr>
    </w:p>
    <w:p w14:paraId="4D499DB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Clustering_Similarity% (0-1)</w:t>
      </w:r>
    </w:p>
    <w:p w14:paraId="1C33E752"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0.9</w:t>
      </w:r>
    </w:p>
    <w:p w14:paraId="0E3E01F8" w14:textId="77777777" w:rsidR="00446D12" w:rsidRPr="00446D12" w:rsidRDefault="00446D12" w:rsidP="00446D12">
      <w:pPr>
        <w:pStyle w:val="ListParagraph"/>
        <w:spacing w:after="0" w:line="240" w:lineRule="auto"/>
        <w:rPr>
          <w:rFonts w:ascii="Courier New" w:hAnsi="Courier New" w:cs="Courier New"/>
          <w:sz w:val="12"/>
          <w:szCs w:val="12"/>
        </w:rPr>
      </w:pPr>
    </w:p>
    <w:p w14:paraId="7BDE3E0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Mapping_Reads? (yes,no)</w:t>
      </w:r>
    </w:p>
    <w:p w14:paraId="17FDFEC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yes</w:t>
      </w:r>
    </w:p>
    <w:p w14:paraId="06235A7B" w14:textId="77777777" w:rsidR="00446D12" w:rsidRPr="00446D12" w:rsidRDefault="00446D12" w:rsidP="00446D12">
      <w:pPr>
        <w:pStyle w:val="ListParagraph"/>
        <w:spacing w:after="0" w:line="240" w:lineRule="auto"/>
        <w:rPr>
          <w:rFonts w:ascii="Courier New" w:hAnsi="Courier New" w:cs="Courier New"/>
          <w:sz w:val="12"/>
          <w:szCs w:val="12"/>
        </w:rPr>
      </w:pPr>
    </w:p>
    <w:p w14:paraId="1552D9C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Mapping_Match_Value</w:t>
      </w:r>
    </w:p>
    <w:p w14:paraId="267990DE"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w:t>
      </w:r>
    </w:p>
    <w:p w14:paraId="20B76BDE" w14:textId="77777777" w:rsidR="00446D12" w:rsidRPr="00446D12" w:rsidRDefault="00446D12" w:rsidP="00446D12">
      <w:pPr>
        <w:pStyle w:val="ListParagraph"/>
        <w:spacing w:after="0" w:line="240" w:lineRule="auto"/>
        <w:rPr>
          <w:rFonts w:ascii="Courier New" w:hAnsi="Courier New" w:cs="Courier New"/>
          <w:sz w:val="12"/>
          <w:szCs w:val="12"/>
        </w:rPr>
      </w:pPr>
    </w:p>
    <w:p w14:paraId="37B1E79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Mapping_MisMatch_Value</w:t>
      </w:r>
    </w:p>
    <w:p w14:paraId="3F0F1BD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3</w:t>
      </w:r>
    </w:p>
    <w:p w14:paraId="41AC14F2" w14:textId="77777777" w:rsidR="00446D12" w:rsidRPr="00446D12" w:rsidRDefault="00446D12" w:rsidP="00446D12">
      <w:pPr>
        <w:pStyle w:val="ListParagraph"/>
        <w:spacing w:after="0" w:line="240" w:lineRule="auto"/>
        <w:rPr>
          <w:rFonts w:ascii="Courier New" w:hAnsi="Courier New" w:cs="Courier New"/>
          <w:sz w:val="12"/>
          <w:szCs w:val="12"/>
        </w:rPr>
      </w:pPr>
    </w:p>
    <w:p w14:paraId="01AC5BD6"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Mapping_GapOpen_Penalty</w:t>
      </w:r>
    </w:p>
    <w:p w14:paraId="4C4BE500"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5</w:t>
      </w:r>
    </w:p>
    <w:p w14:paraId="169D1D0D" w14:textId="77777777" w:rsidR="00446D12" w:rsidRPr="00446D12" w:rsidRDefault="00446D12" w:rsidP="00446D12">
      <w:pPr>
        <w:pStyle w:val="ListParagraph"/>
        <w:spacing w:after="0" w:line="240" w:lineRule="auto"/>
        <w:rPr>
          <w:rFonts w:ascii="Courier New" w:hAnsi="Courier New" w:cs="Courier New"/>
          <w:sz w:val="12"/>
          <w:szCs w:val="12"/>
        </w:rPr>
      </w:pPr>
    </w:p>
    <w:p w14:paraId="2470435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Calling_SNPs?</w:t>
      </w:r>
    </w:p>
    <w:p w14:paraId="01D4C66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5ACC8781" w14:textId="77777777" w:rsidR="00446D12" w:rsidRPr="00446D12" w:rsidRDefault="00446D12" w:rsidP="00446D12">
      <w:pPr>
        <w:pStyle w:val="ListParagraph"/>
        <w:spacing w:after="0" w:line="240" w:lineRule="auto"/>
        <w:rPr>
          <w:rFonts w:ascii="Courier New" w:hAnsi="Courier New" w:cs="Courier New"/>
          <w:sz w:val="12"/>
          <w:szCs w:val="12"/>
        </w:rPr>
      </w:pPr>
    </w:p>
    <w:p w14:paraId="73774624"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Email</w:t>
      </w:r>
    </w:p>
    <w:p w14:paraId="41CAC199"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cbird@tamucc.edu</w:t>
      </w:r>
    </w:p>
    <w:p w14:paraId="1A71E16D" w14:textId="77777777" w:rsidR="00446D12" w:rsidRPr="00446D12" w:rsidRDefault="00446D12" w:rsidP="00446D12">
      <w:pPr>
        <w:pStyle w:val="ListParagraph"/>
        <w:spacing w:after="0" w:line="240" w:lineRule="auto"/>
        <w:rPr>
          <w:rFonts w:ascii="Courier New" w:hAnsi="Courier New" w:cs="Courier New"/>
          <w:sz w:val="12"/>
          <w:szCs w:val="12"/>
        </w:rPr>
      </w:pPr>
    </w:p>
    <w:p w14:paraId="1DE1DA15"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HPC, Get graphs for cutoffs, then stop? (yes,no)</w:t>
      </w:r>
    </w:p>
    <w:p w14:paraId="7C78160A"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25F2899A" w14:textId="77777777" w:rsidR="00446D12" w:rsidRPr="00446D12" w:rsidRDefault="00446D12" w:rsidP="00446D12">
      <w:pPr>
        <w:pStyle w:val="ListParagraph"/>
        <w:spacing w:after="0" w:line="240" w:lineRule="auto"/>
        <w:rPr>
          <w:rFonts w:ascii="Courier New" w:hAnsi="Courier New" w:cs="Courier New"/>
          <w:sz w:val="12"/>
          <w:szCs w:val="12"/>
        </w:rPr>
      </w:pPr>
    </w:p>
    <w:p w14:paraId="6495981C"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Manually set cutoffs? (yes,no)  If yes is selected then dDocent will prompt you to enter cutoff values.</w:t>
      </w:r>
    </w:p>
    <w:p w14:paraId="59F948BB"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no</w:t>
      </w:r>
    </w:p>
    <w:p w14:paraId="4B68109D" w14:textId="77777777" w:rsidR="00446D12" w:rsidRPr="00446D12" w:rsidRDefault="00446D12" w:rsidP="00446D12">
      <w:pPr>
        <w:pStyle w:val="ListParagraph"/>
        <w:spacing w:after="0" w:line="240" w:lineRule="auto"/>
        <w:rPr>
          <w:rFonts w:ascii="Courier New" w:hAnsi="Courier New" w:cs="Courier New"/>
          <w:sz w:val="12"/>
          <w:szCs w:val="12"/>
        </w:rPr>
      </w:pPr>
    </w:p>
    <w:p w14:paraId="72523957"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Cutoff1</w:t>
      </w:r>
    </w:p>
    <w:p w14:paraId="576EA46F"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7</w:t>
      </w:r>
    </w:p>
    <w:p w14:paraId="4AA70A78" w14:textId="77777777" w:rsidR="00446D12" w:rsidRPr="00446D12" w:rsidRDefault="00446D12" w:rsidP="00446D12">
      <w:pPr>
        <w:pStyle w:val="ListParagraph"/>
        <w:spacing w:after="0" w:line="240" w:lineRule="auto"/>
        <w:rPr>
          <w:rFonts w:ascii="Courier New" w:hAnsi="Courier New" w:cs="Courier New"/>
          <w:sz w:val="12"/>
          <w:szCs w:val="12"/>
        </w:rPr>
      </w:pPr>
    </w:p>
    <w:p w14:paraId="054976C3"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Cutoff2</w:t>
      </w:r>
    </w:p>
    <w:p w14:paraId="6E5DD028" w14:textId="77777777" w:rsidR="00446D12" w:rsidRPr="00446D12" w:rsidRDefault="00446D12" w:rsidP="00446D12">
      <w:pPr>
        <w:pStyle w:val="ListParagraph"/>
        <w:spacing w:after="0" w:line="240" w:lineRule="auto"/>
        <w:rPr>
          <w:rFonts w:ascii="Courier New" w:hAnsi="Courier New" w:cs="Courier New"/>
          <w:sz w:val="12"/>
          <w:szCs w:val="12"/>
        </w:rPr>
      </w:pPr>
      <w:r w:rsidRPr="00446D12">
        <w:rPr>
          <w:rFonts w:ascii="Courier New" w:hAnsi="Courier New" w:cs="Courier New"/>
          <w:sz w:val="12"/>
          <w:szCs w:val="12"/>
        </w:rPr>
        <w:t>10</w:t>
      </w:r>
    </w:p>
    <w:p w14:paraId="20078D03" w14:textId="77777777" w:rsidR="00C64A37" w:rsidRDefault="00C64A37" w:rsidP="00C809F1"/>
    <w:p w14:paraId="5CB976F1" w14:textId="77777777" w:rsidR="00C64A37" w:rsidRDefault="00C64A37" w:rsidP="00C64A37">
      <w:pPr>
        <w:pStyle w:val="ListParagraph"/>
        <w:numPr>
          <w:ilvl w:val="1"/>
          <w:numId w:val="1"/>
        </w:numPr>
      </w:pPr>
      <w:r>
        <w:t>Script: mapFiles.sh</w:t>
      </w:r>
    </w:p>
    <w:p w14:paraId="5214E6FF" w14:textId="77777777" w:rsidR="00C809F1" w:rsidRDefault="00C809F1" w:rsidP="00C809F1">
      <w:pPr>
        <w:pStyle w:val="ListParagraph"/>
        <w:numPr>
          <w:ilvl w:val="2"/>
          <w:numId w:val="1"/>
        </w:numPr>
      </w:pPr>
      <w:r>
        <w:t>Edit the path to dDocent and the config.map file</w:t>
      </w:r>
    </w:p>
    <w:p w14:paraId="06EEB09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#!/bin/bash</w:t>
      </w:r>
    </w:p>
    <w:p w14:paraId="0DFA20B3" w14:textId="77777777" w:rsidR="00C809F1" w:rsidRPr="00C809F1" w:rsidRDefault="00C809F1" w:rsidP="00C809F1">
      <w:pPr>
        <w:pStyle w:val="ListParagraph"/>
        <w:ind w:left="1440"/>
        <w:rPr>
          <w:rFonts w:ascii="Courier New" w:hAnsi="Courier New" w:cs="Courier New"/>
          <w:sz w:val="12"/>
          <w:szCs w:val="12"/>
        </w:rPr>
      </w:pPr>
    </w:p>
    <w:p w14:paraId="4FC52634"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files for ddocent</w:t>
      </w:r>
    </w:p>
    <w:p w14:paraId="5957750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R1_001 F *R1_001.fastq.gz</w:t>
      </w:r>
    </w:p>
    <w:p w14:paraId="0B325D9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#rename R2_001 R *R2_001.fastq.gz</w:t>
      </w:r>
    </w:p>
    <w:p w14:paraId="263D834F" w14:textId="77777777" w:rsidR="00C809F1" w:rsidRPr="00C809F1" w:rsidRDefault="00C809F1" w:rsidP="00C809F1">
      <w:pPr>
        <w:pStyle w:val="ListParagraph"/>
        <w:ind w:left="1440"/>
        <w:rPr>
          <w:rFonts w:ascii="Courier New" w:hAnsi="Courier New" w:cs="Courier New"/>
          <w:sz w:val="12"/>
          <w:szCs w:val="12"/>
        </w:rPr>
      </w:pPr>
    </w:p>
    <w:p w14:paraId="20E3478A"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--job-name=mapOpihi</w:t>
      </w:r>
    </w:p>
    <w:p w14:paraId="4A3C4ACE"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--time=96:00:00</w:t>
      </w:r>
    </w:p>
    <w:p w14:paraId="060E9A3B" w14:textId="77777777" w:rsidR="00C809F1" w:rsidRPr="00C809F1" w:rsidRDefault="00C809F1" w:rsidP="00C809F1">
      <w:pPr>
        <w:pStyle w:val="ListParagraph"/>
        <w:ind w:left="1440"/>
        <w:rPr>
          <w:rFonts w:ascii="Courier New" w:hAnsi="Courier New" w:cs="Courier New"/>
          <w:sz w:val="12"/>
          <w:szCs w:val="12"/>
        </w:rPr>
      </w:pPr>
      <w:r>
        <w:rPr>
          <w:rFonts w:ascii="Courier New" w:hAnsi="Courier New" w:cs="Courier New"/>
          <w:sz w:val="12"/>
          <w:szCs w:val="12"/>
        </w:rPr>
        <w:t>#SBATCH -p normal</w:t>
      </w:r>
    </w:p>
    <w:p w14:paraId="793F714B"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--nodes=1</w:t>
      </w:r>
    </w:p>
    <w:p w14:paraId="11EA3C5D"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--mail-user=cbird@tamucc.edu</w:t>
      </w:r>
    </w:p>
    <w:p w14:paraId="621A87D6"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--mail-type=begin  # email me when the job starts</w:t>
      </w:r>
    </w:p>
    <w:p w14:paraId="2EDA0498"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#SBATCH --mail-type=end    # email me when the job finish</w:t>
      </w:r>
    </w:p>
    <w:p w14:paraId="7CEF0B9D" w14:textId="77777777" w:rsidR="00C809F1" w:rsidRPr="00C809F1" w:rsidRDefault="00C809F1" w:rsidP="00C809F1">
      <w:pPr>
        <w:pStyle w:val="ListParagraph"/>
        <w:ind w:left="1440"/>
        <w:rPr>
          <w:rFonts w:ascii="Courier New" w:hAnsi="Courier New" w:cs="Courier New"/>
          <w:sz w:val="12"/>
          <w:szCs w:val="12"/>
        </w:rPr>
      </w:pPr>
    </w:p>
    <w:p w14:paraId="799D826A" w14:textId="125CF6E5" w:rsidR="00C809F1" w:rsidRDefault="00C809F1" w:rsidP="00C809F1">
      <w:pPr>
        <w:pStyle w:val="ListParagraph"/>
        <w:ind w:left="1440"/>
        <w:rPr>
          <w:ins w:id="1175" w:author="Bird, Chris" w:date="2017-07-25T18:05:00Z"/>
          <w:rFonts w:ascii="Courier New" w:hAnsi="Courier New" w:cs="Courier New"/>
          <w:sz w:val="12"/>
          <w:szCs w:val="12"/>
        </w:rPr>
      </w:pPr>
      <w:r w:rsidRPr="00C809F1">
        <w:rPr>
          <w:rFonts w:ascii="Courier New" w:hAnsi="Courier New" w:cs="Courier New"/>
          <w:sz w:val="12"/>
          <w:szCs w:val="12"/>
        </w:rPr>
        <w:t>module load ddocent/2.24</w:t>
      </w:r>
    </w:p>
    <w:p w14:paraId="137870AF" w14:textId="2EFB9AC2" w:rsidR="009E3493" w:rsidRDefault="009E3493" w:rsidP="00C809F1">
      <w:pPr>
        <w:pStyle w:val="ListParagraph"/>
        <w:ind w:left="1440"/>
        <w:rPr>
          <w:ins w:id="1176" w:author="Bird, Chris" w:date="2017-07-25T18:02:00Z"/>
          <w:rFonts w:ascii="Courier New" w:hAnsi="Courier New" w:cs="Courier New"/>
          <w:sz w:val="12"/>
          <w:szCs w:val="12"/>
        </w:rPr>
      </w:pPr>
      <w:ins w:id="1177" w:author="Bird, Chris" w:date="2017-07-25T18:05:00Z">
        <w:r w:rsidRPr="009E3493">
          <w:rPr>
            <w:rFonts w:ascii="Courier New" w:hAnsi="Courier New" w:cs="Courier New"/>
            <w:sz w:val="12"/>
            <w:szCs w:val="12"/>
          </w:rPr>
          <w:t>module load bwa/0.7.15</w:t>
        </w:r>
      </w:ins>
    </w:p>
    <w:p w14:paraId="489A8D0E" w14:textId="3A1C0B07" w:rsidR="005B0AF0" w:rsidRPr="00C809F1" w:rsidRDefault="005B0AF0" w:rsidP="00C809F1">
      <w:pPr>
        <w:pStyle w:val="ListParagraph"/>
        <w:ind w:left="1440"/>
        <w:rPr>
          <w:rFonts w:ascii="Courier New" w:hAnsi="Courier New" w:cs="Courier New"/>
          <w:sz w:val="12"/>
          <w:szCs w:val="12"/>
        </w:rPr>
      </w:pPr>
      <w:ins w:id="1178" w:author="Bird, Chris" w:date="2017-07-25T18:02:00Z">
        <w:r>
          <w:rPr>
            <w:rFonts w:ascii="Courier New" w:hAnsi="Courier New" w:cs="Courier New"/>
            <w:sz w:val="12"/>
            <w:szCs w:val="12"/>
          </w:rPr>
          <w:t>module load vcflib/1.0</w:t>
        </w:r>
      </w:ins>
    </w:p>
    <w:p w14:paraId="2AA10A6E" w14:textId="77777777" w:rsidR="00C809F1" w:rsidRPr="00C809F1" w:rsidRDefault="00C809F1" w:rsidP="00C809F1">
      <w:pPr>
        <w:pStyle w:val="ListParagraph"/>
        <w:ind w:left="1440"/>
        <w:rPr>
          <w:rFonts w:ascii="Courier New" w:hAnsi="Courier New" w:cs="Courier New"/>
          <w:sz w:val="12"/>
          <w:szCs w:val="12"/>
        </w:rPr>
      </w:pPr>
    </w:p>
    <w:p w14:paraId="7F19E36A" w14:textId="77777777" w:rsidR="00C809F1" w:rsidRPr="00C809F1" w:rsidRDefault="00C809F1" w:rsidP="00C809F1">
      <w:pPr>
        <w:pStyle w:val="ListParagraph"/>
        <w:ind w:left="1440"/>
        <w:rPr>
          <w:rFonts w:ascii="Courier New" w:hAnsi="Courier New" w:cs="Courier New"/>
          <w:sz w:val="12"/>
          <w:szCs w:val="12"/>
        </w:rPr>
      </w:pPr>
      <w:r w:rsidRPr="00C809F1">
        <w:rPr>
          <w:rFonts w:ascii="Courier New" w:hAnsi="Courier New" w:cs="Courier New"/>
          <w:sz w:val="12"/>
          <w:szCs w:val="12"/>
        </w:rPr>
        <w:t>bash /work/GenomicSamples/cbird/opihiSK/dDocent224tref_hpc3.bash /work/GenomicSamples/cbird/opihiSK/mapping/config.map</w:t>
      </w:r>
    </w:p>
    <w:p w14:paraId="1F366853" w14:textId="77777777" w:rsidR="00C809F1" w:rsidRDefault="00C809F1" w:rsidP="00C809F1">
      <w:pPr>
        <w:pStyle w:val="ListParagraph"/>
        <w:numPr>
          <w:ilvl w:val="2"/>
          <w:numId w:val="1"/>
        </w:numPr>
      </w:pPr>
      <w:r>
        <w:t>Run it</w:t>
      </w:r>
    </w:p>
    <w:p w14:paraId="054CF3B9" w14:textId="77777777" w:rsidR="00C809F1" w:rsidRDefault="00C809F1" w:rsidP="00C809F1">
      <w:pPr>
        <w:pStyle w:val="ListParagraph"/>
        <w:numPr>
          <w:ilvl w:val="3"/>
          <w:numId w:val="1"/>
        </w:numPr>
      </w:pPr>
      <w:r>
        <w:t>Sbatch mapFiles.sh</w:t>
      </w:r>
    </w:p>
    <w:p w14:paraId="742EC331" w14:textId="77777777" w:rsidR="00C809F1" w:rsidRDefault="00C809F1" w:rsidP="00C809F1">
      <w:pPr>
        <w:pStyle w:val="ListParagraph"/>
        <w:numPr>
          <w:ilvl w:val="2"/>
          <w:numId w:val="1"/>
        </w:numPr>
      </w:pPr>
      <w:r>
        <w:t>Make sure it’s running</w:t>
      </w:r>
    </w:p>
    <w:p w14:paraId="4103177A" w14:textId="77777777" w:rsidR="00C809F1" w:rsidRDefault="00C809F1" w:rsidP="00C809F1">
      <w:pPr>
        <w:pStyle w:val="ListParagraph"/>
        <w:numPr>
          <w:ilvl w:val="3"/>
          <w:numId w:val="1"/>
        </w:numPr>
      </w:pPr>
      <w:r>
        <w:t>Squeue</w:t>
      </w:r>
    </w:p>
    <w:p w14:paraId="2EA873B8" w14:textId="77777777" w:rsidR="00C809F1" w:rsidRDefault="00C809F1" w:rsidP="00C809F1">
      <w:pPr>
        <w:pStyle w:val="ListParagraph"/>
        <w:numPr>
          <w:ilvl w:val="2"/>
          <w:numId w:val="1"/>
        </w:numPr>
      </w:pPr>
      <w:r>
        <w:t>Check the slurm*.out file for errors</w:t>
      </w:r>
    </w:p>
    <w:p w14:paraId="0F6C2FDD" w14:textId="77777777" w:rsidR="00C809F1" w:rsidRDefault="00C809F1" w:rsidP="00C809F1">
      <w:pPr>
        <w:pStyle w:val="ListParagraph"/>
        <w:numPr>
          <w:ilvl w:val="3"/>
          <w:numId w:val="1"/>
        </w:numPr>
      </w:pPr>
      <w:r>
        <w:t xml:space="preserve">nano </w:t>
      </w:r>
    </w:p>
    <w:p w14:paraId="4474F8D7" w14:textId="77777777" w:rsidR="00C809F1" w:rsidRDefault="00C809F1" w:rsidP="00C809F1">
      <w:pPr>
        <w:pStyle w:val="ListParagraph"/>
        <w:numPr>
          <w:ilvl w:val="2"/>
          <w:numId w:val="1"/>
        </w:numPr>
      </w:pPr>
      <w:r>
        <w:t>repeat last two steps a few times</w:t>
      </w:r>
    </w:p>
    <w:p w14:paraId="567B3BDA" w14:textId="77777777" w:rsidR="00C809F1" w:rsidRDefault="00C809F1" w:rsidP="00C809F1">
      <w:pPr>
        <w:pStyle w:val="ListParagraph"/>
        <w:numPr>
          <w:ilvl w:val="1"/>
          <w:numId w:val="1"/>
        </w:numPr>
      </w:pPr>
      <w:r>
        <w:t>Set two more mapping runs for the two other references</w:t>
      </w:r>
    </w:p>
    <w:p w14:paraId="50B3FBAD" w14:textId="77777777" w:rsidR="0029125F" w:rsidRDefault="0029125F" w:rsidP="00C809F1">
      <w:pPr>
        <w:pStyle w:val="ListParagraph"/>
        <w:numPr>
          <w:ilvl w:val="1"/>
          <w:numId w:val="1"/>
        </w:numPr>
      </w:pPr>
      <w:r>
        <w:t>When mapping is complete</w:t>
      </w:r>
    </w:p>
    <w:p w14:paraId="23CB01C1" w14:textId="77777777" w:rsidR="0029125F" w:rsidRDefault="0029125F" w:rsidP="0029125F">
      <w:pPr>
        <w:pStyle w:val="ListParagraph"/>
        <w:numPr>
          <w:ilvl w:val="2"/>
          <w:numId w:val="1"/>
        </w:numPr>
      </w:pPr>
      <w:r>
        <w:t>Review the slurm*.out files for errors</w:t>
      </w:r>
    </w:p>
    <w:p w14:paraId="3E0EFDCA" w14:textId="77777777" w:rsidR="0029125F" w:rsidRDefault="0029125F" w:rsidP="0029125F">
      <w:pPr>
        <w:pStyle w:val="ListParagraph"/>
        <w:numPr>
          <w:ilvl w:val="2"/>
          <w:numId w:val="1"/>
        </w:numPr>
      </w:pPr>
      <w:r>
        <w:t>View contents of mapping directory in chronological order</w:t>
      </w:r>
    </w:p>
    <w:p w14:paraId="602AFC75" w14:textId="77777777" w:rsidR="0029125F" w:rsidRDefault="0029125F" w:rsidP="0029125F">
      <w:pPr>
        <w:pStyle w:val="ListParagraph"/>
        <w:numPr>
          <w:ilvl w:val="3"/>
          <w:numId w:val="1"/>
        </w:numPr>
      </w:pPr>
      <w:r>
        <w:t>ls –ltr</w:t>
      </w:r>
    </w:p>
    <w:p w14:paraId="6C23F8AE" w14:textId="77777777" w:rsidR="0029125F" w:rsidRDefault="0029125F" w:rsidP="0029125F">
      <w:pPr>
        <w:pStyle w:val="ListParagraph"/>
        <w:numPr>
          <w:ilvl w:val="3"/>
          <w:numId w:val="1"/>
        </w:numPr>
      </w:pPr>
      <w:r>
        <w:t>the run was probably successful if you have the following files with non-zero sizes</w:t>
      </w:r>
    </w:p>
    <w:p w14:paraId="3B0825CB" w14:textId="77777777" w:rsidR="00F20584" w:rsidRDefault="00F20584" w:rsidP="0029125F">
      <w:pPr>
        <w:pStyle w:val="ListParagraph"/>
        <w:numPr>
          <w:ilvl w:val="4"/>
          <w:numId w:val="1"/>
        </w:numPr>
      </w:pPr>
      <w:r>
        <w:t>samplename.*-RG.bam</w:t>
      </w:r>
    </w:p>
    <w:p w14:paraId="429EBCE1" w14:textId="77777777" w:rsidR="0029125F" w:rsidRDefault="0029125F" w:rsidP="0029125F">
      <w:pPr>
        <w:pStyle w:val="ListParagraph"/>
        <w:numPr>
          <w:ilvl w:val="4"/>
          <w:numId w:val="1"/>
        </w:numPr>
      </w:pPr>
      <w:r>
        <w:t>bamlist.*</w:t>
      </w:r>
      <w:r w:rsidRPr="0029125F">
        <w:t>.list</w:t>
      </w:r>
    </w:p>
    <w:p w14:paraId="5EC0DF4D" w14:textId="77777777" w:rsidR="0029125F" w:rsidRDefault="0029125F" w:rsidP="0029125F">
      <w:pPr>
        <w:pStyle w:val="ListParagraph"/>
        <w:numPr>
          <w:ilvl w:val="4"/>
          <w:numId w:val="1"/>
        </w:numPr>
      </w:pPr>
      <w:r>
        <w:t>cat*-RRG.bam*</w:t>
      </w:r>
    </w:p>
    <w:p w14:paraId="28436577" w14:textId="77777777" w:rsidR="0029125F" w:rsidRDefault="0029125F" w:rsidP="0029125F">
      <w:pPr>
        <w:pStyle w:val="ListParagraph"/>
        <w:numPr>
          <w:ilvl w:val="4"/>
          <w:numId w:val="1"/>
        </w:numPr>
      </w:pPr>
      <w:r>
        <w:t>mapped.*.bed</w:t>
      </w:r>
    </w:p>
    <w:p w14:paraId="3C984D90" w14:textId="77777777" w:rsidR="0029125F" w:rsidRDefault="00F20584" w:rsidP="0029125F">
      <w:pPr>
        <w:pStyle w:val="ListParagraph"/>
        <w:numPr>
          <w:ilvl w:val="2"/>
          <w:numId w:val="1"/>
        </w:numPr>
      </w:pPr>
      <w:r>
        <w:t>You should view some of your sample files using igv</w:t>
      </w:r>
    </w:p>
    <w:p w14:paraId="39E46428" w14:textId="77777777" w:rsidR="00F20584" w:rsidRDefault="00F20584" w:rsidP="00F20584">
      <w:pPr>
        <w:pStyle w:val="ListParagraph"/>
        <w:numPr>
          <w:ilvl w:val="3"/>
          <w:numId w:val="1"/>
        </w:numPr>
      </w:pPr>
      <w:r>
        <w:t xml:space="preserve">Either download the bam files and view on your personal computer or </w:t>
      </w:r>
    </w:p>
    <w:p w14:paraId="09E31A04" w14:textId="77777777" w:rsidR="0027110C" w:rsidRDefault="00F20584" w:rsidP="0027110C">
      <w:pPr>
        <w:pStyle w:val="ListParagraph"/>
        <w:numPr>
          <w:ilvl w:val="3"/>
          <w:numId w:val="1"/>
        </w:numPr>
      </w:pPr>
      <w:r>
        <w:t>Open igv through the hpc</w:t>
      </w:r>
    </w:p>
    <w:p w14:paraId="6869C9DE" w14:textId="77777777" w:rsidR="00F20584" w:rsidRDefault="00F20584" w:rsidP="00F20584">
      <w:pPr>
        <w:pStyle w:val="ListParagraph"/>
        <w:numPr>
          <w:ilvl w:val="4"/>
          <w:numId w:val="1"/>
        </w:numPr>
      </w:pPr>
      <w:r>
        <w:t>module load igv</w:t>
      </w:r>
    </w:p>
    <w:p w14:paraId="3D722F40" w14:textId="77777777" w:rsidR="00F20584" w:rsidRDefault="0027110C" w:rsidP="00F20584">
      <w:pPr>
        <w:pStyle w:val="ListParagraph"/>
        <w:numPr>
          <w:ilvl w:val="4"/>
          <w:numId w:val="1"/>
        </w:numPr>
      </w:pPr>
      <w:r>
        <w:t>igv –genome=reference.*.fasta samplename.*.RG.bam</w:t>
      </w:r>
    </w:p>
    <w:p w14:paraId="608B8FC7" w14:textId="77777777" w:rsidR="00357F6B" w:rsidRDefault="00357F6B" w:rsidP="00357F6B">
      <w:pPr>
        <w:ind w:left="90"/>
      </w:pPr>
      <w:r>
        <w:rPr>
          <w:noProof/>
        </w:rPr>
        <w:lastRenderedPageBreak/>
        <w:drawing>
          <wp:inline distT="0" distB="0" distL="0" distR="0" wp14:anchorId="23BC8CCD" wp14:editId="13726A58">
            <wp:extent cx="5943600" cy="3608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8070"/>
                    </a:xfrm>
                    <a:prstGeom prst="rect">
                      <a:avLst/>
                    </a:prstGeom>
                  </pic:spPr>
                </pic:pic>
              </a:graphicData>
            </a:graphic>
          </wp:inline>
        </w:drawing>
      </w:r>
    </w:p>
    <w:p w14:paraId="6517A3DA" w14:textId="77777777" w:rsidR="00357F6B" w:rsidRDefault="00357F6B" w:rsidP="00357F6B">
      <w:pPr>
        <w:pStyle w:val="ListParagraph"/>
        <w:numPr>
          <w:ilvl w:val="4"/>
          <w:numId w:val="1"/>
        </w:numPr>
      </w:pPr>
      <w:r>
        <w:t>We’ve noticed that a lot of contigs where reads 1 and 2 overlap have problems with strand bias.  This means that they should not have been made to overlap.  The program, pear, in the dDocent script controls this behavior.  I’ve decided, generally, to just throw out the contigs with overlapping reads.  The pear settings in the dDocent script could be adjusted to try to eliminate this problem.</w:t>
      </w:r>
    </w:p>
    <w:p w14:paraId="56F5C4E0" w14:textId="77777777" w:rsidR="00357F6B" w:rsidRDefault="00357F6B" w:rsidP="00357F6B">
      <w:pPr>
        <w:pStyle w:val="ListParagraph"/>
        <w:numPr>
          <w:ilvl w:val="5"/>
          <w:numId w:val="1"/>
        </w:numPr>
      </w:pPr>
      <w:r>
        <w:t>Here’s a good one</w:t>
      </w:r>
    </w:p>
    <w:p w14:paraId="2D8EA7AF" w14:textId="77777777" w:rsidR="00357F6B" w:rsidRDefault="00357F6B" w:rsidP="00357F6B">
      <w:pPr>
        <w:pStyle w:val="ListParagraph"/>
        <w:ind w:left="90"/>
      </w:pPr>
    </w:p>
    <w:p w14:paraId="54C3A40A" w14:textId="77777777" w:rsidR="00357F6B" w:rsidRDefault="00357F6B" w:rsidP="00357F6B">
      <w:pPr>
        <w:pStyle w:val="ListParagraph"/>
        <w:ind w:left="90"/>
      </w:pPr>
      <w:r>
        <w:rPr>
          <w:noProof/>
        </w:rPr>
        <w:lastRenderedPageBreak/>
        <w:drawing>
          <wp:inline distT="0" distB="0" distL="0" distR="0" wp14:anchorId="27666B97" wp14:editId="1F3A4D7C">
            <wp:extent cx="5943600" cy="3601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01720"/>
                    </a:xfrm>
                    <a:prstGeom prst="rect">
                      <a:avLst/>
                    </a:prstGeom>
                  </pic:spPr>
                </pic:pic>
              </a:graphicData>
            </a:graphic>
          </wp:inline>
        </w:drawing>
      </w:r>
    </w:p>
    <w:p w14:paraId="7078E7B3" w14:textId="77777777" w:rsidR="00357F6B" w:rsidRDefault="00357F6B" w:rsidP="00357F6B">
      <w:pPr>
        <w:pStyle w:val="ListParagraph"/>
        <w:ind w:left="90"/>
      </w:pPr>
    </w:p>
    <w:p w14:paraId="695DB696" w14:textId="77777777" w:rsidR="00357F6B" w:rsidRDefault="00357F6B" w:rsidP="00357F6B">
      <w:pPr>
        <w:pStyle w:val="ListParagraph"/>
        <w:numPr>
          <w:ilvl w:val="5"/>
          <w:numId w:val="1"/>
        </w:numPr>
      </w:pPr>
      <w:r>
        <w:t>Here’s a bad one, note that the fwd reads all have alternate alleles.  These should not be overlapping.</w:t>
      </w:r>
    </w:p>
    <w:p w14:paraId="4B327C5F" w14:textId="77777777" w:rsidR="00357F6B" w:rsidRDefault="00357F6B" w:rsidP="00357F6B">
      <w:pPr>
        <w:pStyle w:val="ListParagraph"/>
        <w:ind w:left="90"/>
      </w:pPr>
      <w:r>
        <w:rPr>
          <w:noProof/>
        </w:rPr>
        <w:drawing>
          <wp:inline distT="0" distB="0" distL="0" distR="0" wp14:anchorId="1ABB486B" wp14:editId="1DD5F775">
            <wp:extent cx="5943600" cy="336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1055"/>
                    </a:xfrm>
                    <a:prstGeom prst="rect">
                      <a:avLst/>
                    </a:prstGeom>
                  </pic:spPr>
                </pic:pic>
              </a:graphicData>
            </a:graphic>
          </wp:inline>
        </w:drawing>
      </w:r>
    </w:p>
    <w:p w14:paraId="6ADA2738" w14:textId="77777777" w:rsidR="00357F6B" w:rsidRDefault="00357F6B" w:rsidP="00357F6B">
      <w:pPr>
        <w:pStyle w:val="ListParagraph"/>
        <w:ind w:left="90"/>
      </w:pPr>
    </w:p>
    <w:p w14:paraId="4E1F7FF6" w14:textId="77777777" w:rsidR="007870B3" w:rsidRDefault="007870B3">
      <w:r>
        <w:br w:type="page"/>
      </w:r>
    </w:p>
    <w:p w14:paraId="2F38FBC2" w14:textId="458458A4" w:rsidR="00C158F9" w:rsidRPr="001C265D" w:rsidRDefault="0044558C" w:rsidP="001C265D">
      <w:pPr>
        <w:pStyle w:val="ListParagraph"/>
        <w:numPr>
          <w:ilvl w:val="1"/>
          <w:numId w:val="1"/>
        </w:numPr>
        <w:rPr>
          <w:ins w:id="1179" w:author="RMH" w:date="2017-03-09T10:27:00Z"/>
        </w:rPr>
      </w:pPr>
      <w:ins w:id="1180" w:author="RMH" w:date="2017-03-09T10:27:00Z">
        <w:r w:rsidRPr="0044558C">
          <w:lastRenderedPageBreak/>
          <w:t>C</w:t>
        </w:r>
        <w:r w:rsidR="00C158F9" w:rsidRPr="001C265D">
          <w:t>ount</w:t>
        </w:r>
      </w:ins>
      <w:ins w:id="1181" w:author="RMH" w:date="2017-03-09T10:28:00Z">
        <w:r>
          <w:t xml:space="preserve"> the</w:t>
        </w:r>
      </w:ins>
      <w:ins w:id="1182" w:author="RMH" w:date="2017-03-09T10:27:00Z">
        <w:r w:rsidR="00C158F9" w:rsidRPr="001C265D">
          <w:t xml:space="preserve"> </w:t>
        </w:r>
      </w:ins>
      <w:ins w:id="1183" w:author="RMH" w:date="2017-03-09T10:28:00Z">
        <w:r>
          <w:t xml:space="preserve">total number of reads mapped per individual (or pool) and the number of reads </w:t>
        </w:r>
      </w:ins>
      <w:ins w:id="1184" w:author="RMH" w:date="2017-03-09T10:29:00Z">
        <w:r>
          <w:t>for which the F and R are not mapped to the same contig (i.e., mate mapped to different chromosome)</w:t>
        </w:r>
      </w:ins>
      <w:ins w:id="1185" w:author="RMH" w:date="2017-03-09T10:34:00Z">
        <w:r w:rsidR="000B130B">
          <w:t>; graph to compare among references.</w:t>
        </w:r>
      </w:ins>
    </w:p>
    <w:p w14:paraId="3B79F374" w14:textId="78A7A153" w:rsidR="0044558C" w:rsidRDefault="000B130B" w:rsidP="001C265D">
      <w:pPr>
        <w:pStyle w:val="ListParagraph"/>
        <w:numPr>
          <w:ilvl w:val="2"/>
          <w:numId w:val="1"/>
        </w:numPr>
        <w:rPr>
          <w:ins w:id="1186" w:author="RMH" w:date="2017-03-09T10:33:00Z"/>
        </w:rPr>
      </w:pPr>
      <w:ins w:id="1187" w:author="RMH" w:date="2017-03-09T10:31:00Z">
        <w:r>
          <w:t>Update the CountMappedReadsX.X.sh script, by finding and replacing all X.X with the cutoff1.cutoff2 of the reference for which you want the counts. Repeat this process for each</w:t>
        </w:r>
      </w:ins>
      <w:ins w:id="1188" w:author="RMH" w:date="2017-03-09T10:32:00Z">
        <w:r>
          <w:t xml:space="preserve"> set of </w:t>
        </w:r>
      </w:ins>
      <w:ins w:id="1189" w:author="RMH" w:date="2017-03-09T10:34:00Z">
        <w:r>
          <w:t>reference cutoff results</w:t>
        </w:r>
      </w:ins>
      <w:ins w:id="1190" w:author="RMH" w:date="2017-03-09T10:32:00Z">
        <w:r>
          <w:t xml:space="preserve"> you want to count.</w:t>
        </w:r>
      </w:ins>
      <w:ins w:id="1191" w:author="RMH" w:date="2017-03-09T10:31:00Z">
        <w:r>
          <w:t xml:space="preserve"> </w:t>
        </w:r>
      </w:ins>
    </w:p>
    <w:p w14:paraId="7475BFF4" w14:textId="08CD42B2" w:rsidR="000B130B" w:rsidRDefault="000B130B" w:rsidP="001C265D">
      <w:pPr>
        <w:pStyle w:val="ListParagraph"/>
        <w:numPr>
          <w:ilvl w:val="3"/>
          <w:numId w:val="1"/>
        </w:numPr>
        <w:rPr>
          <w:ins w:id="1192" w:author="RMH" w:date="2017-03-09T10:30:00Z"/>
        </w:rPr>
      </w:pPr>
      <w:ins w:id="1193" w:author="RMH" w:date="2017-03-09T10:33:00Z">
        <w:r>
          <w:t>To find and replace in nano, type ctrl + \  then follow prompts at bottom of screen.</w:t>
        </w:r>
      </w:ins>
    </w:p>
    <w:p w14:paraId="11167DAE" w14:textId="65CA17FD" w:rsidR="00C158F9" w:rsidRPr="001C265D" w:rsidRDefault="000B130B" w:rsidP="001C265D">
      <w:pPr>
        <w:pStyle w:val="ListParagraph"/>
        <w:numPr>
          <w:ilvl w:val="2"/>
          <w:numId w:val="1"/>
        </w:numPr>
        <w:rPr>
          <w:ins w:id="1194" w:author="RMH" w:date="2017-03-09T10:27:00Z"/>
        </w:rPr>
      </w:pPr>
      <w:ins w:id="1195" w:author="RMH" w:date="2017-03-09T10:27:00Z">
        <w:r w:rsidRPr="000B130B">
          <w:t>sbatch</w:t>
        </w:r>
      </w:ins>
      <w:ins w:id="1196" w:author="RMH" w:date="2017-03-09T10:30:00Z">
        <w:r w:rsidR="0044558C">
          <w:t xml:space="preserve"> </w:t>
        </w:r>
        <w:r w:rsidR="0044558C" w:rsidRPr="0044558C">
          <w:t>CountMappedReadsX.</w:t>
        </w:r>
        <w:r w:rsidR="0044558C">
          <w:t>X.sh</w:t>
        </w:r>
      </w:ins>
      <w:ins w:id="1197" w:author="RMH" w:date="2017-03-09T10:27:00Z">
        <w:r w:rsidR="00C158F9" w:rsidRPr="001C265D">
          <w:t xml:space="preserve"> </w:t>
        </w:r>
      </w:ins>
    </w:p>
    <w:p w14:paraId="40461EDD" w14:textId="77777777" w:rsidR="00C158F9" w:rsidRPr="001C265D" w:rsidRDefault="00C158F9" w:rsidP="00C158F9">
      <w:pPr>
        <w:pStyle w:val="ListParagraph"/>
        <w:ind w:left="2160"/>
        <w:rPr>
          <w:ins w:id="1198" w:author="RMH" w:date="2017-03-09T10:27:00Z"/>
          <w:rFonts w:ascii="Courier New" w:hAnsi="Courier New" w:cs="Courier New"/>
          <w:sz w:val="16"/>
          <w:szCs w:val="16"/>
        </w:rPr>
      </w:pPr>
      <w:ins w:id="1199" w:author="RMH" w:date="2017-03-09T10:27:00Z">
        <w:r w:rsidRPr="001C265D">
          <w:rPr>
            <w:rFonts w:ascii="Courier New" w:hAnsi="Courier New" w:cs="Courier New"/>
            <w:sz w:val="16"/>
            <w:szCs w:val="16"/>
          </w:rPr>
          <w:t>#!/bin/bash</w:t>
        </w:r>
      </w:ins>
    </w:p>
    <w:p w14:paraId="5D1ADDF9" w14:textId="77777777" w:rsidR="00C158F9" w:rsidRPr="001C265D" w:rsidRDefault="00C158F9" w:rsidP="00C158F9">
      <w:pPr>
        <w:pStyle w:val="ListParagraph"/>
        <w:ind w:left="2160"/>
        <w:rPr>
          <w:ins w:id="1200" w:author="RMH" w:date="2017-03-09T10:27:00Z"/>
          <w:rFonts w:ascii="Courier New" w:hAnsi="Courier New" w:cs="Courier New"/>
          <w:sz w:val="16"/>
          <w:szCs w:val="16"/>
        </w:rPr>
      </w:pPr>
    </w:p>
    <w:p w14:paraId="6AC2838E" w14:textId="77777777" w:rsidR="00C158F9" w:rsidRPr="001C265D" w:rsidRDefault="00C158F9" w:rsidP="00C158F9">
      <w:pPr>
        <w:pStyle w:val="ListParagraph"/>
        <w:ind w:left="2160"/>
        <w:rPr>
          <w:ins w:id="1201" w:author="RMH" w:date="2017-03-09T10:27:00Z"/>
          <w:rFonts w:ascii="Courier New" w:hAnsi="Courier New" w:cs="Courier New"/>
          <w:sz w:val="16"/>
          <w:szCs w:val="16"/>
        </w:rPr>
      </w:pPr>
      <w:ins w:id="1202" w:author="RMH" w:date="2017-03-09T10:27:00Z">
        <w:r w:rsidRPr="001C265D">
          <w:rPr>
            <w:rFonts w:ascii="Courier New" w:hAnsi="Courier New" w:cs="Courier New"/>
            <w:sz w:val="16"/>
            <w:szCs w:val="16"/>
          </w:rPr>
          <w:t>#SBATCH --job-name=cntX.Xmapped</w:t>
        </w:r>
      </w:ins>
    </w:p>
    <w:p w14:paraId="433DC038" w14:textId="77777777" w:rsidR="00C158F9" w:rsidRPr="001C265D" w:rsidRDefault="00C158F9" w:rsidP="00C158F9">
      <w:pPr>
        <w:pStyle w:val="ListParagraph"/>
        <w:ind w:left="2160"/>
        <w:rPr>
          <w:ins w:id="1203" w:author="RMH" w:date="2017-03-09T10:27:00Z"/>
          <w:rFonts w:ascii="Courier New" w:hAnsi="Courier New" w:cs="Courier New"/>
          <w:sz w:val="16"/>
          <w:szCs w:val="16"/>
        </w:rPr>
      </w:pPr>
      <w:ins w:id="1204" w:author="RMH" w:date="2017-03-09T10:27:00Z">
        <w:r w:rsidRPr="001C265D">
          <w:rPr>
            <w:rFonts w:ascii="Courier New" w:hAnsi="Courier New" w:cs="Courier New"/>
            <w:sz w:val="16"/>
            <w:szCs w:val="16"/>
          </w:rPr>
          <w:t>#SBATCH --time=96:00:00</w:t>
        </w:r>
      </w:ins>
    </w:p>
    <w:p w14:paraId="3303F1D2" w14:textId="77777777" w:rsidR="00C158F9" w:rsidRPr="001C265D" w:rsidRDefault="00C158F9" w:rsidP="00C158F9">
      <w:pPr>
        <w:pStyle w:val="ListParagraph"/>
        <w:ind w:left="2160"/>
        <w:rPr>
          <w:ins w:id="1205" w:author="RMH" w:date="2017-03-09T10:27:00Z"/>
          <w:rFonts w:ascii="Courier New" w:hAnsi="Courier New" w:cs="Courier New"/>
          <w:sz w:val="16"/>
          <w:szCs w:val="16"/>
        </w:rPr>
      </w:pPr>
      <w:ins w:id="1206" w:author="RMH" w:date="2017-03-09T10:27:00Z">
        <w:r w:rsidRPr="001C265D">
          <w:rPr>
            <w:rFonts w:ascii="Courier New" w:hAnsi="Courier New" w:cs="Courier New"/>
            <w:sz w:val="16"/>
            <w:szCs w:val="16"/>
          </w:rPr>
          <w:t>#SBATCH -p normal</w:t>
        </w:r>
      </w:ins>
    </w:p>
    <w:p w14:paraId="3960D816" w14:textId="77777777" w:rsidR="00C158F9" w:rsidRPr="001C265D" w:rsidRDefault="00C158F9" w:rsidP="00C158F9">
      <w:pPr>
        <w:pStyle w:val="ListParagraph"/>
        <w:ind w:left="2160"/>
        <w:rPr>
          <w:ins w:id="1207" w:author="RMH" w:date="2017-03-09T10:27:00Z"/>
          <w:rFonts w:ascii="Courier New" w:hAnsi="Courier New" w:cs="Courier New"/>
          <w:sz w:val="16"/>
          <w:szCs w:val="16"/>
        </w:rPr>
      </w:pPr>
      <w:ins w:id="1208" w:author="RMH" w:date="2017-03-09T10:27:00Z">
        <w:r w:rsidRPr="001C265D">
          <w:rPr>
            <w:rFonts w:ascii="Courier New" w:hAnsi="Courier New" w:cs="Courier New"/>
            <w:sz w:val="16"/>
            <w:szCs w:val="16"/>
          </w:rPr>
          <w:t>#SBATCH --nodes=1</w:t>
        </w:r>
      </w:ins>
    </w:p>
    <w:p w14:paraId="534E92D1" w14:textId="77777777" w:rsidR="00C158F9" w:rsidRPr="001C265D" w:rsidRDefault="00C158F9" w:rsidP="00C158F9">
      <w:pPr>
        <w:pStyle w:val="ListParagraph"/>
        <w:ind w:left="2160"/>
        <w:rPr>
          <w:ins w:id="1209" w:author="RMH" w:date="2017-03-09T10:27:00Z"/>
          <w:rFonts w:ascii="Courier New" w:hAnsi="Courier New" w:cs="Courier New"/>
          <w:sz w:val="16"/>
          <w:szCs w:val="16"/>
        </w:rPr>
      </w:pPr>
      <w:ins w:id="1210" w:author="RMH" w:date="2017-03-09T10:27:00Z">
        <w:r w:rsidRPr="001C265D">
          <w:rPr>
            <w:rFonts w:ascii="Courier New" w:hAnsi="Courier New" w:cs="Courier New"/>
            <w:sz w:val="16"/>
            <w:szCs w:val="16"/>
          </w:rPr>
          <w:t>#SBATCH --mail-user=USER@tamucc.edu</w:t>
        </w:r>
      </w:ins>
    </w:p>
    <w:p w14:paraId="08633911" w14:textId="77777777" w:rsidR="00C158F9" w:rsidRPr="001C265D" w:rsidRDefault="00C158F9" w:rsidP="00C158F9">
      <w:pPr>
        <w:pStyle w:val="ListParagraph"/>
        <w:ind w:left="2160"/>
        <w:rPr>
          <w:ins w:id="1211" w:author="RMH" w:date="2017-03-09T10:27:00Z"/>
          <w:rFonts w:ascii="Courier New" w:hAnsi="Courier New" w:cs="Courier New"/>
          <w:sz w:val="16"/>
          <w:szCs w:val="16"/>
        </w:rPr>
      </w:pPr>
      <w:ins w:id="1212" w:author="RMH" w:date="2017-03-09T10:27:00Z">
        <w:r w:rsidRPr="001C265D">
          <w:rPr>
            <w:rFonts w:ascii="Courier New" w:hAnsi="Courier New" w:cs="Courier New"/>
            <w:sz w:val="16"/>
            <w:szCs w:val="16"/>
          </w:rPr>
          <w:t>#SBATCH --mail-type=begin  # email me when the job starts</w:t>
        </w:r>
      </w:ins>
    </w:p>
    <w:p w14:paraId="6190EC2F" w14:textId="77777777" w:rsidR="00C158F9" w:rsidRPr="001C265D" w:rsidRDefault="00C158F9" w:rsidP="00C158F9">
      <w:pPr>
        <w:pStyle w:val="ListParagraph"/>
        <w:ind w:left="2160"/>
        <w:rPr>
          <w:ins w:id="1213" w:author="RMH" w:date="2017-03-09T10:27:00Z"/>
          <w:rFonts w:ascii="Courier New" w:hAnsi="Courier New" w:cs="Courier New"/>
          <w:sz w:val="16"/>
          <w:szCs w:val="16"/>
        </w:rPr>
      </w:pPr>
      <w:ins w:id="1214" w:author="RMH" w:date="2017-03-09T10:27:00Z">
        <w:r w:rsidRPr="001C265D">
          <w:rPr>
            <w:rFonts w:ascii="Courier New" w:hAnsi="Courier New" w:cs="Courier New"/>
            <w:sz w:val="16"/>
            <w:szCs w:val="16"/>
          </w:rPr>
          <w:t>#SBATCH --mail-type=end    # email me when the job finish</w:t>
        </w:r>
      </w:ins>
    </w:p>
    <w:p w14:paraId="0FC1AAF5" w14:textId="77777777" w:rsidR="00C158F9" w:rsidRPr="001C265D" w:rsidRDefault="00C158F9" w:rsidP="00C158F9">
      <w:pPr>
        <w:pStyle w:val="ListParagraph"/>
        <w:ind w:left="2160"/>
        <w:rPr>
          <w:ins w:id="1215" w:author="RMH" w:date="2017-03-09T10:27:00Z"/>
          <w:rFonts w:ascii="Courier New" w:hAnsi="Courier New" w:cs="Courier New"/>
          <w:sz w:val="16"/>
          <w:szCs w:val="16"/>
        </w:rPr>
      </w:pPr>
    </w:p>
    <w:p w14:paraId="13C8315A" w14:textId="77777777" w:rsidR="00C158F9" w:rsidRPr="001C265D" w:rsidRDefault="00C158F9" w:rsidP="00C158F9">
      <w:pPr>
        <w:pStyle w:val="ListParagraph"/>
        <w:ind w:left="2160"/>
        <w:rPr>
          <w:ins w:id="1216" w:author="RMH" w:date="2017-03-09T10:27:00Z"/>
          <w:rFonts w:ascii="Courier New" w:hAnsi="Courier New" w:cs="Courier New"/>
          <w:sz w:val="16"/>
          <w:szCs w:val="16"/>
        </w:rPr>
      </w:pPr>
    </w:p>
    <w:p w14:paraId="021A13F4" w14:textId="77777777" w:rsidR="00C158F9" w:rsidRPr="001C265D" w:rsidRDefault="00C158F9" w:rsidP="00C158F9">
      <w:pPr>
        <w:pStyle w:val="ListParagraph"/>
        <w:ind w:left="2160"/>
        <w:rPr>
          <w:ins w:id="1217" w:author="RMH" w:date="2017-03-09T10:27:00Z"/>
          <w:rFonts w:ascii="Courier New" w:hAnsi="Courier New" w:cs="Courier New"/>
          <w:sz w:val="16"/>
          <w:szCs w:val="16"/>
        </w:rPr>
      </w:pPr>
      <w:ins w:id="1218" w:author="RMH" w:date="2017-03-09T10:27:00Z">
        <w:r w:rsidRPr="001C265D">
          <w:rPr>
            <w:rFonts w:ascii="Courier New" w:hAnsi="Courier New" w:cs="Courier New"/>
            <w:sz w:val="16"/>
            <w:szCs w:val="16"/>
          </w:rPr>
          <w:t># UPDATE cutoff1 and cutoff2 numbers indicated by X.X</w:t>
        </w:r>
      </w:ins>
    </w:p>
    <w:p w14:paraId="3D7C2B57" w14:textId="77777777" w:rsidR="00C158F9" w:rsidRPr="001C265D" w:rsidRDefault="00C158F9" w:rsidP="00C158F9">
      <w:pPr>
        <w:pStyle w:val="ListParagraph"/>
        <w:ind w:left="2160"/>
        <w:rPr>
          <w:ins w:id="1219" w:author="RMH" w:date="2017-03-09T10:27:00Z"/>
          <w:rFonts w:ascii="Courier New" w:hAnsi="Courier New" w:cs="Courier New"/>
          <w:sz w:val="16"/>
          <w:szCs w:val="16"/>
        </w:rPr>
      </w:pPr>
      <w:ins w:id="1220" w:author="RMH" w:date="2017-03-09T10:27:00Z">
        <w:r w:rsidRPr="001C265D">
          <w:rPr>
            <w:rFonts w:ascii="Courier New" w:hAnsi="Courier New" w:cs="Courier New"/>
            <w:sz w:val="16"/>
            <w:szCs w:val="16"/>
          </w:rPr>
          <w:t># to find and replace in nano, press ctrl + \ and follow prompts at bottom of screen</w:t>
        </w:r>
      </w:ins>
    </w:p>
    <w:p w14:paraId="5F978F2F" w14:textId="77777777" w:rsidR="00C158F9" w:rsidRPr="001C265D" w:rsidRDefault="00C158F9" w:rsidP="00C158F9">
      <w:pPr>
        <w:pStyle w:val="ListParagraph"/>
        <w:ind w:left="2160"/>
        <w:rPr>
          <w:ins w:id="1221" w:author="RMH" w:date="2017-03-09T10:27:00Z"/>
          <w:rFonts w:ascii="Courier New" w:hAnsi="Courier New" w:cs="Courier New"/>
          <w:sz w:val="16"/>
          <w:szCs w:val="16"/>
        </w:rPr>
      </w:pPr>
    </w:p>
    <w:p w14:paraId="545CE21A" w14:textId="77777777" w:rsidR="00C158F9" w:rsidRPr="001C265D" w:rsidRDefault="00C158F9" w:rsidP="00C158F9">
      <w:pPr>
        <w:pStyle w:val="ListParagraph"/>
        <w:ind w:left="2160"/>
        <w:rPr>
          <w:ins w:id="1222" w:author="RMH" w:date="2017-03-09T10:27:00Z"/>
          <w:rFonts w:ascii="Courier New" w:hAnsi="Courier New" w:cs="Courier New"/>
          <w:sz w:val="16"/>
          <w:szCs w:val="16"/>
        </w:rPr>
      </w:pPr>
    </w:p>
    <w:p w14:paraId="0A5AEC18" w14:textId="77777777" w:rsidR="00C158F9" w:rsidRPr="001C265D" w:rsidRDefault="00C158F9" w:rsidP="00C158F9">
      <w:pPr>
        <w:pStyle w:val="ListParagraph"/>
        <w:ind w:left="2160"/>
        <w:rPr>
          <w:ins w:id="1223" w:author="RMH" w:date="2017-03-09T10:27:00Z"/>
          <w:rFonts w:ascii="Courier New" w:hAnsi="Courier New" w:cs="Courier New"/>
          <w:sz w:val="16"/>
          <w:szCs w:val="16"/>
        </w:rPr>
      </w:pPr>
      <w:ins w:id="1224" w:author="RMH" w:date="2017-03-09T10:27:00Z">
        <w:r w:rsidRPr="001C265D">
          <w:rPr>
            <w:rFonts w:ascii="Courier New" w:hAnsi="Courier New" w:cs="Courier New"/>
            <w:sz w:val="16"/>
            <w:szCs w:val="16"/>
          </w:rPr>
          <w:t>module load samtools/1.2</w:t>
        </w:r>
      </w:ins>
    </w:p>
    <w:p w14:paraId="5D2016BB" w14:textId="77777777" w:rsidR="00C158F9" w:rsidRPr="001C265D" w:rsidRDefault="00C158F9" w:rsidP="00C158F9">
      <w:pPr>
        <w:pStyle w:val="ListParagraph"/>
        <w:ind w:left="2160"/>
        <w:rPr>
          <w:ins w:id="1225" w:author="RMH" w:date="2017-03-09T10:27:00Z"/>
          <w:rFonts w:ascii="Courier New" w:hAnsi="Courier New" w:cs="Courier New"/>
          <w:sz w:val="16"/>
          <w:szCs w:val="16"/>
        </w:rPr>
      </w:pPr>
    </w:p>
    <w:p w14:paraId="3314DEBF" w14:textId="77777777" w:rsidR="00C158F9" w:rsidRPr="001C265D" w:rsidRDefault="00C158F9" w:rsidP="00C158F9">
      <w:pPr>
        <w:pStyle w:val="ListParagraph"/>
        <w:ind w:left="2160"/>
        <w:rPr>
          <w:ins w:id="1226" w:author="RMH" w:date="2017-03-09T10:27:00Z"/>
          <w:rFonts w:ascii="Courier New" w:hAnsi="Courier New" w:cs="Courier New"/>
          <w:sz w:val="16"/>
          <w:szCs w:val="16"/>
        </w:rPr>
      </w:pPr>
      <w:ins w:id="1227" w:author="RMH" w:date="2017-03-09T10:27:00Z">
        <w:r w:rsidRPr="001C265D">
          <w:rPr>
            <w:rFonts w:ascii="Courier New" w:hAnsi="Courier New" w:cs="Courier New"/>
            <w:sz w:val="16"/>
            <w:szCs w:val="16"/>
          </w:rPr>
          <w:t>for i in $( ls | grep 'X.X-RG.bam$' ); do</w:t>
        </w:r>
      </w:ins>
    </w:p>
    <w:p w14:paraId="42B224EC" w14:textId="77777777" w:rsidR="00C158F9" w:rsidRPr="001C265D" w:rsidRDefault="00C158F9" w:rsidP="00C158F9">
      <w:pPr>
        <w:pStyle w:val="ListParagraph"/>
        <w:ind w:left="2160"/>
        <w:rPr>
          <w:ins w:id="1228" w:author="RMH" w:date="2017-03-09T10:27:00Z"/>
          <w:rFonts w:ascii="Courier New" w:hAnsi="Courier New" w:cs="Courier New"/>
          <w:sz w:val="16"/>
          <w:szCs w:val="16"/>
        </w:rPr>
      </w:pPr>
      <w:ins w:id="1229" w:author="RMH" w:date="2017-03-09T10:27:00Z">
        <w:r w:rsidRPr="001C265D">
          <w:rPr>
            <w:rFonts w:ascii="Courier New" w:hAnsi="Courier New" w:cs="Courier New"/>
            <w:sz w:val="16"/>
            <w:szCs w:val="16"/>
          </w:rPr>
          <w:t>echo item: $i</w:t>
        </w:r>
      </w:ins>
    </w:p>
    <w:p w14:paraId="473F3BEA" w14:textId="77777777" w:rsidR="00C158F9" w:rsidRPr="001C265D" w:rsidRDefault="00C158F9" w:rsidP="00C158F9">
      <w:pPr>
        <w:pStyle w:val="ListParagraph"/>
        <w:ind w:left="2160"/>
        <w:rPr>
          <w:ins w:id="1230" w:author="RMH" w:date="2017-03-09T10:27:00Z"/>
          <w:rFonts w:ascii="Courier New" w:hAnsi="Courier New" w:cs="Courier New"/>
          <w:sz w:val="16"/>
          <w:szCs w:val="16"/>
        </w:rPr>
      </w:pPr>
      <w:ins w:id="1231" w:author="RMH" w:date="2017-03-09T10:27:00Z">
        <w:r w:rsidRPr="001C265D">
          <w:rPr>
            <w:rFonts w:ascii="Courier New" w:hAnsi="Courier New" w:cs="Courier New"/>
            <w:sz w:val="16"/>
            <w:szCs w:val="16"/>
          </w:rPr>
          <w:t>echo item: $i &gt;&gt; ReadCounts_MappedX.X.txt</w:t>
        </w:r>
      </w:ins>
    </w:p>
    <w:p w14:paraId="5FEA531A" w14:textId="77777777" w:rsidR="00C158F9" w:rsidRPr="001C265D" w:rsidRDefault="00C158F9" w:rsidP="00C158F9">
      <w:pPr>
        <w:pStyle w:val="ListParagraph"/>
        <w:ind w:left="2160"/>
        <w:rPr>
          <w:ins w:id="1232" w:author="RMH" w:date="2017-03-09T10:27:00Z"/>
          <w:rFonts w:ascii="Courier New" w:hAnsi="Courier New" w:cs="Courier New"/>
          <w:sz w:val="16"/>
          <w:szCs w:val="16"/>
        </w:rPr>
      </w:pPr>
      <w:ins w:id="1233" w:author="RMH" w:date="2017-03-09T10:27:00Z">
        <w:r w:rsidRPr="001C265D">
          <w:rPr>
            <w:rFonts w:ascii="Courier New" w:hAnsi="Courier New" w:cs="Courier New"/>
            <w:sz w:val="16"/>
            <w:szCs w:val="16"/>
          </w:rPr>
          <w:t>samtools flagstat $i &gt;&gt; ReadCounts_MappedX.X.txt</w:t>
        </w:r>
      </w:ins>
    </w:p>
    <w:p w14:paraId="3B82F725" w14:textId="77777777" w:rsidR="00C158F9" w:rsidRPr="001C265D" w:rsidRDefault="00C158F9" w:rsidP="00C158F9">
      <w:pPr>
        <w:pStyle w:val="ListParagraph"/>
        <w:ind w:left="2160"/>
        <w:rPr>
          <w:ins w:id="1234" w:author="RMH" w:date="2017-03-09T10:27:00Z"/>
          <w:rFonts w:ascii="Courier New" w:hAnsi="Courier New" w:cs="Courier New"/>
          <w:sz w:val="16"/>
          <w:szCs w:val="16"/>
        </w:rPr>
      </w:pPr>
      <w:ins w:id="1235" w:author="RMH" w:date="2017-03-09T10:27:00Z">
        <w:r w:rsidRPr="001C265D">
          <w:rPr>
            <w:rFonts w:ascii="Courier New" w:hAnsi="Courier New" w:cs="Courier New"/>
            <w:sz w:val="16"/>
            <w:szCs w:val="16"/>
          </w:rPr>
          <w:t>done</w:t>
        </w:r>
      </w:ins>
    </w:p>
    <w:p w14:paraId="2A501318" w14:textId="77777777" w:rsidR="00C158F9" w:rsidRPr="001C265D" w:rsidRDefault="00C158F9" w:rsidP="00C158F9">
      <w:pPr>
        <w:pStyle w:val="ListParagraph"/>
        <w:ind w:left="2160"/>
        <w:rPr>
          <w:ins w:id="1236" w:author="RMH" w:date="2017-03-09T10:27:00Z"/>
          <w:rFonts w:ascii="Courier New" w:hAnsi="Courier New" w:cs="Courier New"/>
          <w:sz w:val="16"/>
          <w:szCs w:val="16"/>
        </w:rPr>
      </w:pPr>
    </w:p>
    <w:p w14:paraId="5CF95297" w14:textId="77777777" w:rsidR="00C158F9" w:rsidRPr="001C265D" w:rsidRDefault="00C158F9" w:rsidP="00C158F9">
      <w:pPr>
        <w:pStyle w:val="ListParagraph"/>
        <w:ind w:left="2160"/>
        <w:rPr>
          <w:ins w:id="1237" w:author="RMH" w:date="2017-03-09T10:27:00Z"/>
          <w:rFonts w:ascii="Courier New" w:hAnsi="Courier New" w:cs="Courier New"/>
          <w:sz w:val="16"/>
          <w:szCs w:val="16"/>
        </w:rPr>
      </w:pPr>
    </w:p>
    <w:p w14:paraId="63E240A6" w14:textId="77777777" w:rsidR="00C158F9" w:rsidRPr="001C265D" w:rsidRDefault="00C158F9" w:rsidP="00C158F9">
      <w:pPr>
        <w:pStyle w:val="ListParagraph"/>
        <w:ind w:left="2160"/>
        <w:rPr>
          <w:ins w:id="1238" w:author="RMH" w:date="2017-03-09T10:27:00Z"/>
          <w:rFonts w:ascii="Courier New" w:hAnsi="Courier New" w:cs="Courier New"/>
          <w:sz w:val="16"/>
          <w:szCs w:val="16"/>
        </w:rPr>
      </w:pPr>
      <w:ins w:id="1239" w:author="RMH" w:date="2017-03-09T10:27:00Z">
        <w:r w:rsidRPr="001C265D">
          <w:rPr>
            <w:rFonts w:ascii="Courier New" w:hAnsi="Courier New" w:cs="Courier New"/>
            <w:sz w:val="16"/>
            <w:szCs w:val="16"/>
          </w:rPr>
          <w:t># Count total mapped</w:t>
        </w:r>
      </w:ins>
    </w:p>
    <w:p w14:paraId="79D6F951" w14:textId="77777777" w:rsidR="00C158F9" w:rsidRPr="001C265D" w:rsidRDefault="00C158F9" w:rsidP="00C158F9">
      <w:pPr>
        <w:pStyle w:val="ListParagraph"/>
        <w:ind w:left="2160"/>
        <w:rPr>
          <w:ins w:id="1240" w:author="RMH" w:date="2017-03-09T10:27:00Z"/>
          <w:rFonts w:ascii="Courier New" w:hAnsi="Courier New" w:cs="Courier New"/>
          <w:sz w:val="16"/>
          <w:szCs w:val="16"/>
        </w:rPr>
      </w:pPr>
      <w:ins w:id="1241" w:author="RMH" w:date="2017-03-09T10:27:00Z">
        <w:r w:rsidRPr="001C265D">
          <w:rPr>
            <w:rFonts w:ascii="Courier New" w:hAnsi="Courier New" w:cs="Courier New"/>
            <w:sz w:val="16"/>
            <w:szCs w:val="16"/>
          </w:rPr>
          <w:t>echo Total Mapped &gt;&gt; ReadCounts_MappedX.X_Summary.txt</w:t>
        </w:r>
      </w:ins>
    </w:p>
    <w:p w14:paraId="47279089" w14:textId="77777777" w:rsidR="00C158F9" w:rsidRPr="001C265D" w:rsidRDefault="00C158F9" w:rsidP="00C158F9">
      <w:pPr>
        <w:pStyle w:val="ListParagraph"/>
        <w:ind w:left="2160"/>
        <w:rPr>
          <w:ins w:id="1242" w:author="RMH" w:date="2017-03-09T10:27:00Z"/>
          <w:rFonts w:ascii="Courier New" w:hAnsi="Courier New" w:cs="Courier New"/>
          <w:sz w:val="16"/>
          <w:szCs w:val="16"/>
        </w:rPr>
      </w:pPr>
      <w:ins w:id="1243" w:author="RMH" w:date="2017-03-09T10:27:00Z">
        <w:r w:rsidRPr="001C265D">
          <w:rPr>
            <w:rFonts w:ascii="Courier New" w:hAnsi="Courier New" w:cs="Courier New"/>
            <w:sz w:val="16"/>
            <w:szCs w:val="16"/>
          </w:rPr>
          <w:t>grep -E 'in total' ReadCounts_MappedX.X.txt &gt;&gt; ReadCounts_MappedX.X_Summary.txt</w:t>
        </w:r>
      </w:ins>
    </w:p>
    <w:p w14:paraId="53E0B834" w14:textId="77777777" w:rsidR="00C158F9" w:rsidRPr="001C265D" w:rsidRDefault="00C158F9" w:rsidP="00C158F9">
      <w:pPr>
        <w:pStyle w:val="ListParagraph"/>
        <w:ind w:left="2160"/>
        <w:rPr>
          <w:ins w:id="1244" w:author="RMH" w:date="2017-03-09T10:27:00Z"/>
          <w:rFonts w:ascii="Courier New" w:hAnsi="Courier New" w:cs="Courier New"/>
          <w:sz w:val="16"/>
          <w:szCs w:val="16"/>
        </w:rPr>
      </w:pPr>
    </w:p>
    <w:p w14:paraId="6F0773F6" w14:textId="77777777" w:rsidR="00C158F9" w:rsidRPr="001C265D" w:rsidRDefault="00C158F9" w:rsidP="00C158F9">
      <w:pPr>
        <w:pStyle w:val="ListParagraph"/>
        <w:ind w:left="2160"/>
        <w:rPr>
          <w:ins w:id="1245" w:author="RMH" w:date="2017-03-09T10:27:00Z"/>
          <w:rFonts w:ascii="Courier New" w:hAnsi="Courier New" w:cs="Courier New"/>
          <w:sz w:val="16"/>
          <w:szCs w:val="16"/>
        </w:rPr>
      </w:pPr>
    </w:p>
    <w:p w14:paraId="0BF892BD" w14:textId="77777777" w:rsidR="00C158F9" w:rsidRPr="001C265D" w:rsidRDefault="00C158F9" w:rsidP="00C158F9">
      <w:pPr>
        <w:pStyle w:val="ListParagraph"/>
        <w:ind w:left="2160"/>
        <w:rPr>
          <w:ins w:id="1246" w:author="RMH" w:date="2017-03-09T10:27:00Z"/>
          <w:rFonts w:ascii="Courier New" w:hAnsi="Courier New" w:cs="Courier New"/>
          <w:sz w:val="16"/>
          <w:szCs w:val="16"/>
        </w:rPr>
      </w:pPr>
      <w:ins w:id="1247" w:author="RMH" w:date="2017-03-09T10:27:00Z">
        <w:r w:rsidRPr="001C265D">
          <w:rPr>
            <w:rFonts w:ascii="Courier New" w:hAnsi="Courier New" w:cs="Courier New"/>
            <w:sz w:val="16"/>
            <w:szCs w:val="16"/>
          </w:rPr>
          <w:t># Count mate mapped to dif chromosome</w:t>
        </w:r>
      </w:ins>
    </w:p>
    <w:p w14:paraId="5A222590" w14:textId="77777777" w:rsidR="00C158F9" w:rsidRPr="001C265D" w:rsidRDefault="00C158F9" w:rsidP="00C158F9">
      <w:pPr>
        <w:pStyle w:val="ListParagraph"/>
        <w:ind w:left="2160"/>
        <w:rPr>
          <w:ins w:id="1248" w:author="RMH" w:date="2017-03-09T10:27:00Z"/>
          <w:rFonts w:ascii="Courier New" w:hAnsi="Courier New" w:cs="Courier New"/>
          <w:sz w:val="16"/>
          <w:szCs w:val="16"/>
        </w:rPr>
      </w:pPr>
      <w:ins w:id="1249" w:author="RMH" w:date="2017-03-09T10:27:00Z">
        <w:r w:rsidRPr="001C265D">
          <w:rPr>
            <w:rFonts w:ascii="Courier New" w:hAnsi="Courier New" w:cs="Courier New"/>
            <w:sz w:val="16"/>
            <w:szCs w:val="16"/>
          </w:rPr>
          <w:t>echo Mate Mapped to Different Chromosome &gt;&gt; ReadCounts_MappedX.X_Summary.txt</w:t>
        </w:r>
      </w:ins>
    </w:p>
    <w:p w14:paraId="6B07FB66" w14:textId="77777777" w:rsidR="00C158F9" w:rsidRPr="001C265D" w:rsidRDefault="00C158F9" w:rsidP="00C158F9">
      <w:pPr>
        <w:pStyle w:val="ListParagraph"/>
        <w:ind w:left="2160"/>
        <w:rPr>
          <w:ins w:id="1250" w:author="RMH" w:date="2017-03-09T10:27:00Z"/>
          <w:rFonts w:ascii="Courier New" w:hAnsi="Courier New" w:cs="Courier New"/>
          <w:sz w:val="16"/>
          <w:szCs w:val="16"/>
        </w:rPr>
      </w:pPr>
      <w:ins w:id="1251" w:author="RMH" w:date="2017-03-09T10:27:00Z">
        <w:r w:rsidRPr="001C265D">
          <w:rPr>
            <w:rFonts w:ascii="Courier New" w:hAnsi="Courier New" w:cs="Courier New"/>
            <w:sz w:val="16"/>
            <w:szCs w:val="16"/>
          </w:rPr>
          <w:t>grep -E 'chr$' ReadCounts_MappedX.X.txt &gt;&gt; ReadCounts_MappedX.X_Summary.txt</w:t>
        </w:r>
      </w:ins>
    </w:p>
    <w:p w14:paraId="0B51CF63" w14:textId="77777777" w:rsidR="00C158F9" w:rsidRDefault="00C158F9" w:rsidP="00B651D5">
      <w:pPr>
        <w:pStyle w:val="ListParagraph"/>
        <w:ind w:left="2160"/>
        <w:rPr>
          <w:ins w:id="1252" w:author="RMH" w:date="2017-03-09T10:26:00Z"/>
          <w:b/>
        </w:rPr>
      </w:pPr>
    </w:p>
    <w:p w14:paraId="60EADE47" w14:textId="77777777" w:rsidR="00C158F9" w:rsidRDefault="00C158F9" w:rsidP="00B651D5">
      <w:pPr>
        <w:pStyle w:val="ListParagraph"/>
        <w:rPr>
          <w:ins w:id="1253" w:author="RMH" w:date="2017-03-09T10:27:00Z"/>
          <w:b/>
        </w:rPr>
      </w:pPr>
    </w:p>
    <w:p w14:paraId="2D5E2DF9" w14:textId="77777777" w:rsidR="00C158F9" w:rsidRDefault="00C158F9" w:rsidP="00B651D5">
      <w:pPr>
        <w:pStyle w:val="ListParagraph"/>
        <w:rPr>
          <w:ins w:id="1254" w:author="RMH" w:date="2017-03-09T10:27:00Z"/>
          <w:b/>
        </w:rPr>
      </w:pPr>
    </w:p>
    <w:p w14:paraId="297CDA82" w14:textId="77777777" w:rsidR="00372661" w:rsidRPr="004F2AB5" w:rsidRDefault="00372661" w:rsidP="00323381">
      <w:pPr>
        <w:pStyle w:val="ListParagraph"/>
        <w:numPr>
          <w:ilvl w:val="0"/>
          <w:numId w:val="1"/>
        </w:numPr>
        <w:ind w:left="720"/>
        <w:rPr>
          <w:b/>
        </w:rPr>
      </w:pPr>
      <w:r w:rsidRPr="004F2AB5">
        <w:rPr>
          <w:b/>
        </w:rPr>
        <w:t>Genotyping</w:t>
      </w:r>
    </w:p>
    <w:p w14:paraId="35D77469" w14:textId="77777777" w:rsidR="00D1427B" w:rsidRDefault="00D1427B" w:rsidP="00D1427B">
      <w:pPr>
        <w:pStyle w:val="ListParagraph"/>
        <w:numPr>
          <w:ilvl w:val="1"/>
          <w:numId w:val="1"/>
        </w:numPr>
      </w:pPr>
      <w:r>
        <w:t>Turn off mapping and turn on genotyping in config.map</w:t>
      </w:r>
    </w:p>
    <w:p w14:paraId="2599A90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Number of Processors (Auto, 1, 2, 3, ..., n threads) cbirdq=40 normal=20</w:t>
      </w:r>
    </w:p>
    <w:p w14:paraId="12F7277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20</w:t>
      </w:r>
    </w:p>
    <w:p w14:paraId="2EB1247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CCFEFB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Maximum Memory (1G,2G,..., 256G)  G=gigabytes</w:t>
      </w:r>
    </w:p>
    <w:p w14:paraId="302B680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230G</w:t>
      </w:r>
    </w:p>
    <w:p w14:paraId="0C43227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68D4EF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Trimming (yes,no)</w:t>
      </w:r>
    </w:p>
    <w:p w14:paraId="761A8A74"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733E7D9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F65415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FixStacks (yes,no)   Demultiplexing with stacks introduces anomolies.  This removes them.</w:t>
      </w:r>
    </w:p>
    <w:p w14:paraId="2A8913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7C7A8D4"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1A4C56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Assembly? (yes,no)</w:t>
      </w:r>
    </w:p>
    <w:p w14:paraId="5936BC77"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lastRenderedPageBreak/>
        <w:t>no</w:t>
      </w:r>
    </w:p>
    <w:p w14:paraId="23E9015E"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CE62859"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Type_of_Assembly (PE, SE, OL, RPE)</w:t>
      </w:r>
    </w:p>
    <w:p w14:paraId="64A6B6D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PE</w:t>
      </w:r>
    </w:p>
    <w:p w14:paraId="6AC083F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6943163"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Clustering_Similarity% (0-1)</w:t>
      </w:r>
    </w:p>
    <w:p w14:paraId="2E3790D0"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0.9</w:t>
      </w:r>
    </w:p>
    <w:p w14:paraId="24BB3A21"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3DB1D12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Mapping_Reads? (yes,no)</w:t>
      </w:r>
    </w:p>
    <w:p w14:paraId="69B2158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6FF154CD"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84F3E7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Mapping_Match_Value</w:t>
      </w:r>
    </w:p>
    <w:p w14:paraId="331C877E"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w:t>
      </w:r>
    </w:p>
    <w:p w14:paraId="6886B6F3"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132581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Mapping_MisMatch_Value</w:t>
      </w:r>
    </w:p>
    <w:p w14:paraId="20EEF3F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3</w:t>
      </w:r>
    </w:p>
    <w:p w14:paraId="0A134A4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115CBC1"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Mapping_GapOpen_Penalty</w:t>
      </w:r>
    </w:p>
    <w:p w14:paraId="5C3680E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5</w:t>
      </w:r>
    </w:p>
    <w:p w14:paraId="31FC1D4C"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2FFCBE5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Calling_SNPs?</w:t>
      </w:r>
    </w:p>
    <w:p w14:paraId="0E1F896B"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yes</w:t>
      </w:r>
    </w:p>
    <w:p w14:paraId="6AE797F9"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51BE1DF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Email</w:t>
      </w:r>
    </w:p>
    <w:p w14:paraId="058FBBBD"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cbird@tamucc.edu</w:t>
      </w:r>
    </w:p>
    <w:p w14:paraId="7621E792"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DBDC8CC"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HPC, Get graphs for cutoffs, then stop? (yes,no)</w:t>
      </w:r>
    </w:p>
    <w:p w14:paraId="44CCFE38"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7418875"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781CA95F"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Manually set cutoffs? (yes,no)  If yes is selected then dDocent will prompt you to enter cutoff values.</w:t>
      </w:r>
    </w:p>
    <w:p w14:paraId="7E9A9C8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no</w:t>
      </w:r>
    </w:p>
    <w:p w14:paraId="0C74643B"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6835D5EA"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Cutoff1</w:t>
      </w:r>
    </w:p>
    <w:p w14:paraId="745C71D5" w14:textId="77777777" w:rsidR="00D1427B" w:rsidRPr="00D1427B" w:rsidRDefault="00D1427B" w:rsidP="00D1427B">
      <w:pPr>
        <w:pStyle w:val="ListParagraph"/>
        <w:spacing w:after="0" w:line="240" w:lineRule="auto"/>
        <w:ind w:left="1440"/>
        <w:rPr>
          <w:rFonts w:ascii="Courier New" w:hAnsi="Courier New" w:cs="Courier New"/>
          <w:sz w:val="12"/>
          <w:szCs w:val="12"/>
        </w:rPr>
      </w:pPr>
      <w:r>
        <w:rPr>
          <w:rFonts w:ascii="Courier New" w:hAnsi="Courier New" w:cs="Courier New"/>
          <w:sz w:val="12"/>
          <w:szCs w:val="12"/>
        </w:rPr>
        <w:t>7</w:t>
      </w:r>
    </w:p>
    <w:p w14:paraId="1987F3F0" w14:textId="77777777" w:rsidR="00D1427B" w:rsidRPr="00D1427B" w:rsidRDefault="00D1427B" w:rsidP="00D1427B">
      <w:pPr>
        <w:pStyle w:val="ListParagraph"/>
        <w:spacing w:after="0" w:line="240" w:lineRule="auto"/>
        <w:ind w:left="1440"/>
        <w:rPr>
          <w:rFonts w:ascii="Courier New" w:hAnsi="Courier New" w:cs="Courier New"/>
          <w:sz w:val="12"/>
          <w:szCs w:val="12"/>
        </w:rPr>
      </w:pPr>
    </w:p>
    <w:p w14:paraId="0FA605E6"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Cutoff2</w:t>
      </w:r>
    </w:p>
    <w:p w14:paraId="6F3CF582" w14:textId="77777777" w:rsidR="00D1427B" w:rsidRPr="00D1427B" w:rsidRDefault="00D1427B" w:rsidP="00D1427B">
      <w:pPr>
        <w:pStyle w:val="ListParagraph"/>
        <w:spacing w:after="0" w:line="240" w:lineRule="auto"/>
        <w:ind w:left="1440"/>
        <w:rPr>
          <w:rFonts w:ascii="Courier New" w:hAnsi="Courier New" w:cs="Courier New"/>
          <w:sz w:val="12"/>
          <w:szCs w:val="12"/>
        </w:rPr>
      </w:pPr>
      <w:r w:rsidRPr="00D1427B">
        <w:rPr>
          <w:rFonts w:ascii="Courier New" w:hAnsi="Courier New" w:cs="Courier New"/>
          <w:sz w:val="12"/>
          <w:szCs w:val="12"/>
        </w:rPr>
        <w:t>10</w:t>
      </w:r>
    </w:p>
    <w:p w14:paraId="10A37BD5" w14:textId="77777777" w:rsidR="00D1427B" w:rsidRDefault="00D1427B" w:rsidP="00D1427B">
      <w:pPr>
        <w:pStyle w:val="ListParagraph"/>
        <w:numPr>
          <w:ilvl w:val="1"/>
          <w:numId w:val="1"/>
        </w:numPr>
      </w:pPr>
      <w:r>
        <w:t>run mapFiles.sh just like for mapping</w:t>
      </w:r>
    </w:p>
    <w:p w14:paraId="6AD25ABD" w14:textId="77777777" w:rsidR="00D1427B" w:rsidRDefault="00D1427B" w:rsidP="00D1427B">
      <w:pPr>
        <w:pStyle w:val="ListParagraph"/>
        <w:numPr>
          <w:ilvl w:val="2"/>
          <w:numId w:val="1"/>
        </w:numPr>
      </w:pPr>
      <w:r>
        <w:t>sbatch mapFiles.sh</w:t>
      </w:r>
    </w:p>
    <w:p w14:paraId="22F005FD" w14:textId="77777777" w:rsidR="00D1427B" w:rsidRDefault="00D1427B" w:rsidP="00D1427B">
      <w:pPr>
        <w:pStyle w:val="ListParagraph"/>
        <w:numPr>
          <w:ilvl w:val="1"/>
          <w:numId w:val="1"/>
        </w:numPr>
      </w:pPr>
      <w:r>
        <w:t>check that program is running</w:t>
      </w:r>
    </w:p>
    <w:p w14:paraId="6D22822A" w14:textId="77777777" w:rsidR="00D1427B" w:rsidRDefault="00D1427B" w:rsidP="00D1427B">
      <w:pPr>
        <w:pStyle w:val="ListParagraph"/>
        <w:numPr>
          <w:ilvl w:val="2"/>
          <w:numId w:val="1"/>
        </w:numPr>
      </w:pPr>
      <w:r>
        <w:t>squeue</w:t>
      </w:r>
    </w:p>
    <w:p w14:paraId="5FE87B7E" w14:textId="77777777" w:rsidR="00D1427B" w:rsidRDefault="00D1427B" w:rsidP="00D1427B">
      <w:pPr>
        <w:pStyle w:val="ListParagraph"/>
        <w:numPr>
          <w:ilvl w:val="1"/>
          <w:numId w:val="1"/>
        </w:numPr>
      </w:pPr>
      <w:r>
        <w:t>check slurm*.out file for error messages</w:t>
      </w:r>
    </w:p>
    <w:p w14:paraId="74D682E3" w14:textId="77777777" w:rsidR="00BB7BB0" w:rsidRDefault="00BB7BB0" w:rsidP="00D1427B">
      <w:pPr>
        <w:pStyle w:val="ListParagraph"/>
        <w:numPr>
          <w:ilvl w:val="1"/>
          <w:numId w:val="1"/>
        </w:numPr>
      </w:pPr>
      <w:r>
        <w:t>log the sizes  of the Raw and Final vcf files in the same table with the contig counts created during the assembly procedure</w:t>
      </w:r>
    </w:p>
    <w:p w14:paraId="646830CE" w14:textId="77777777" w:rsidR="00BB7BB0" w:rsidRDefault="00BB7BB0" w:rsidP="00BB7BB0">
      <w:pPr>
        <w:pStyle w:val="ListParagraph"/>
        <w:numPr>
          <w:ilvl w:val="2"/>
          <w:numId w:val="1"/>
        </w:numPr>
      </w:pPr>
      <w:r>
        <w:t>Calculate the percent reduction in file size from Raw to Final for each cutoff combo</w:t>
      </w:r>
    </w:p>
    <w:p w14:paraId="0C252FDF" w14:textId="77777777" w:rsidR="00BB7BB0" w:rsidRDefault="00BB7BB0" w:rsidP="00BB7BB0">
      <w:pPr>
        <w:pStyle w:val="ListParagraph"/>
        <w:numPr>
          <w:ilvl w:val="3"/>
          <w:numId w:val="1"/>
        </w:numPr>
      </w:pPr>
      <w:r>
        <w:t>Do these values seem excessive?</w:t>
      </w:r>
    </w:p>
    <w:p w14:paraId="09AA3A1C" w14:textId="77777777" w:rsidR="00BB7BB0" w:rsidRDefault="008D34A3" w:rsidP="008D34A3">
      <w:pPr>
        <w:pStyle w:val="ListParagraph"/>
        <w:numPr>
          <w:ilvl w:val="2"/>
          <w:numId w:val="1"/>
        </w:numPr>
      </w:pPr>
      <w:r>
        <w:t>Use igv, the same program you used to view the *.bam files, to view the *.vcf files to investigate any abnormalities</w:t>
      </w:r>
    </w:p>
    <w:p w14:paraId="6283EB35" w14:textId="77777777" w:rsidR="008D34A3" w:rsidRDefault="008D34A3" w:rsidP="008D34A3">
      <w:pPr>
        <w:pStyle w:val="ListParagraph"/>
        <w:numPr>
          <w:ilvl w:val="3"/>
          <w:numId w:val="1"/>
        </w:numPr>
      </w:pPr>
      <w:r>
        <w:t>I’ve found that you need to install igv on your local computer and view the files there.  Igv is very slow using the hpc</w:t>
      </w:r>
    </w:p>
    <w:p w14:paraId="79E34271" w14:textId="77777777" w:rsidR="008D34A3" w:rsidRDefault="008D34A3" w:rsidP="008D34A3">
      <w:pPr>
        <w:pStyle w:val="ListParagraph"/>
        <w:numPr>
          <w:ilvl w:val="3"/>
          <w:numId w:val="1"/>
        </w:numPr>
      </w:pPr>
      <w:r>
        <w:t>Realize that the *.vcf files can be hundreds of mb to several gb</w:t>
      </w:r>
    </w:p>
    <w:p w14:paraId="1E78E25D" w14:textId="77777777" w:rsidR="00D1427B" w:rsidRDefault="00D1427B" w:rsidP="002027EB">
      <w:pPr>
        <w:pStyle w:val="ListParagraph"/>
        <w:ind w:left="1440"/>
      </w:pPr>
    </w:p>
    <w:p w14:paraId="1E90C043" w14:textId="77777777" w:rsidR="00E3063A" w:rsidRDefault="00E3063A" w:rsidP="002027EB">
      <w:pPr>
        <w:pStyle w:val="ListParagraph"/>
        <w:ind w:left="1440"/>
      </w:pPr>
      <w:r>
        <w:t>In the following screenshot of igv, the final vcf is in the top panel and the raw in the bottom.  On</w:t>
      </w:r>
      <w:r w:rsidR="0021726E">
        <w:t>ly 5% of the contig file was retained.  The igv view revealed that the libraries with 150 bp reads have no data.  They were aligned to a reference made with 100bp reads.  If you are trying to map longer reads to a reference made with smaller reads then you have to trim the longer reads down to the proper length</w:t>
      </w:r>
      <w:r w:rsidR="002F18E8">
        <w:t>.</w:t>
      </w:r>
    </w:p>
    <w:p w14:paraId="322C7FD7" w14:textId="77777777" w:rsidR="00CB0AF7" w:rsidRDefault="00CB0AF7" w:rsidP="00CB0AF7">
      <w:pPr>
        <w:pStyle w:val="ListParagraph"/>
        <w:ind w:left="0"/>
      </w:pPr>
      <w:r>
        <w:rPr>
          <w:noProof/>
        </w:rPr>
        <w:lastRenderedPageBreak/>
        <w:drawing>
          <wp:inline distT="0" distB="0" distL="0" distR="0" wp14:anchorId="3482FB07" wp14:editId="1FE505E0">
            <wp:extent cx="5943600" cy="3761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61105"/>
                    </a:xfrm>
                    <a:prstGeom prst="rect">
                      <a:avLst/>
                    </a:prstGeom>
                  </pic:spPr>
                </pic:pic>
              </a:graphicData>
            </a:graphic>
          </wp:inline>
        </w:drawing>
      </w:r>
    </w:p>
    <w:p w14:paraId="7031291A" w14:textId="77777777" w:rsidR="00CB0AF7" w:rsidRDefault="00985025" w:rsidP="00985025">
      <w:pPr>
        <w:pStyle w:val="ListParagraph"/>
        <w:numPr>
          <w:ilvl w:val="1"/>
          <w:numId w:val="1"/>
        </w:numPr>
      </w:pPr>
      <w:r>
        <w:t>Select good vcf files and gzip them</w:t>
      </w:r>
    </w:p>
    <w:p w14:paraId="2902CE05" w14:textId="77777777" w:rsidR="00985025" w:rsidRDefault="00985025" w:rsidP="00985025">
      <w:pPr>
        <w:pStyle w:val="ListParagraph"/>
        <w:numPr>
          <w:ilvl w:val="2"/>
          <w:numId w:val="1"/>
        </w:numPr>
      </w:pPr>
      <w:r>
        <w:t>gzip *.vcf</w:t>
      </w:r>
    </w:p>
    <w:p w14:paraId="6BA66E28" w14:textId="77777777" w:rsidR="001A7BB1" w:rsidRDefault="001A7BB1">
      <w:r>
        <w:br w:type="page"/>
      </w:r>
    </w:p>
    <w:p w14:paraId="6ADCD44A" w14:textId="77777777" w:rsidR="004F2AB5" w:rsidRDefault="004F2AB5" w:rsidP="001A7BB1">
      <w:pPr>
        <w:pStyle w:val="ListParagraph"/>
        <w:numPr>
          <w:ilvl w:val="0"/>
          <w:numId w:val="1"/>
        </w:numPr>
        <w:rPr>
          <w:b/>
        </w:rPr>
      </w:pPr>
      <w:r w:rsidRPr="004F2AB5">
        <w:rPr>
          <w:b/>
        </w:rPr>
        <w:lastRenderedPageBreak/>
        <w:t>Filtering</w:t>
      </w:r>
    </w:p>
    <w:p w14:paraId="34C8FA1E" w14:textId="77777777" w:rsidR="00E446EF" w:rsidRDefault="00E446EF" w:rsidP="00E446EF">
      <w:pPr>
        <w:pStyle w:val="ListParagraph"/>
        <w:ind w:left="1080"/>
      </w:pPr>
      <w:r>
        <w:t>If you’ve made it this far, congratulations!  You’ve probably come a long way on the linux learning curve.  You now have a *.vcf file loaded with snps and other genetic markers. Your mission, should you choose to accept it, is to isolate SNPs and remove erroneous data in a process termed filtering</w:t>
      </w:r>
      <w:r w:rsidR="00386B0A">
        <w:t>.</w:t>
      </w:r>
    </w:p>
    <w:p w14:paraId="1D3025A5" w14:textId="77777777" w:rsidR="00386B0A" w:rsidRDefault="00386B0A" w:rsidP="00E446EF">
      <w:pPr>
        <w:pStyle w:val="ListParagraph"/>
        <w:ind w:left="1080"/>
      </w:pPr>
    </w:p>
    <w:p w14:paraId="5B20EF20" w14:textId="77777777" w:rsidR="00386B0A" w:rsidRDefault="00386B0A" w:rsidP="00386B0A">
      <w:pPr>
        <w:pStyle w:val="ListParagraph"/>
        <w:numPr>
          <w:ilvl w:val="1"/>
          <w:numId w:val="1"/>
        </w:numPr>
      </w:pPr>
      <w:r>
        <w:t xml:space="preserve">While dDocent does not perform filtering, Dr. Puritz provides a nice </w:t>
      </w:r>
      <w:r w:rsidR="007A147C">
        <w:t>tutorial for</w:t>
      </w:r>
      <w:r>
        <w:t xml:space="preserve"> filtering</w:t>
      </w:r>
      <w:r w:rsidR="007A147C">
        <w:t xml:space="preserve"> </w:t>
      </w:r>
      <w:r w:rsidR="00E53BEE">
        <w:t xml:space="preserve">individual-based data </w:t>
      </w:r>
      <w:r w:rsidR="007A147C">
        <w:t>using vcftools and vcflib</w:t>
      </w:r>
      <w:r>
        <w:t>.</w:t>
      </w:r>
    </w:p>
    <w:p w14:paraId="198283B5" w14:textId="77777777" w:rsidR="00284530" w:rsidRDefault="008D41D7" w:rsidP="00284530">
      <w:pPr>
        <w:pStyle w:val="ListParagraph"/>
        <w:numPr>
          <w:ilvl w:val="2"/>
          <w:numId w:val="1"/>
        </w:numPr>
      </w:pPr>
      <w:hyperlink r:id="rId44" w:history="1">
        <w:r w:rsidR="00386B0A" w:rsidRPr="000E1E05">
          <w:rPr>
            <w:rStyle w:val="Hyperlink"/>
          </w:rPr>
          <w:t>http://ddocent.com/filtering/</w:t>
        </w:r>
      </w:hyperlink>
    </w:p>
    <w:p w14:paraId="3F036B81" w14:textId="77777777" w:rsidR="00386B0A" w:rsidRDefault="00284530" w:rsidP="00E53BEE">
      <w:pPr>
        <w:pStyle w:val="ListParagraph"/>
        <w:numPr>
          <w:ilvl w:val="2"/>
          <w:numId w:val="1"/>
        </w:numPr>
      </w:pPr>
      <w:r>
        <w:t>Dr. Puritz’s scripts for filtering can be found here</w:t>
      </w:r>
    </w:p>
    <w:p w14:paraId="014008E9" w14:textId="77777777" w:rsidR="00284530" w:rsidRDefault="008D41D7" w:rsidP="00E53BEE">
      <w:pPr>
        <w:pStyle w:val="ListParagraph"/>
        <w:numPr>
          <w:ilvl w:val="3"/>
          <w:numId w:val="1"/>
        </w:numPr>
      </w:pPr>
      <w:hyperlink r:id="rId45" w:history="1">
        <w:r w:rsidR="00284530" w:rsidRPr="000E1E05">
          <w:rPr>
            <w:rStyle w:val="Hyperlink"/>
          </w:rPr>
          <w:t>https://github.com/jpuritz/dDocent/tree/master/scripts</w:t>
        </w:r>
      </w:hyperlink>
      <w:r w:rsidR="00284530">
        <w:t xml:space="preserve"> </w:t>
      </w:r>
    </w:p>
    <w:p w14:paraId="10A28C58" w14:textId="77777777" w:rsidR="00E53BEE" w:rsidRDefault="00E53BEE" w:rsidP="00E53BEE">
      <w:pPr>
        <w:pStyle w:val="ListParagraph"/>
        <w:numPr>
          <w:ilvl w:val="1"/>
          <w:numId w:val="1"/>
        </w:numPr>
      </w:pPr>
      <w:r>
        <w:t>I strongly encourage you to consult the manuals for the programs used</w:t>
      </w:r>
    </w:p>
    <w:p w14:paraId="46EEBA33" w14:textId="77777777" w:rsidR="00284530" w:rsidRDefault="00284530" w:rsidP="00284530">
      <w:pPr>
        <w:pStyle w:val="ListParagraph"/>
        <w:numPr>
          <w:ilvl w:val="1"/>
          <w:numId w:val="1"/>
        </w:numPr>
      </w:pPr>
      <w:r>
        <w:t>Copy your vcf file(s) to the filtering folder</w:t>
      </w:r>
    </w:p>
    <w:p w14:paraId="4F6A1EA4" w14:textId="77777777" w:rsidR="00284530" w:rsidRDefault="00284530" w:rsidP="00284530">
      <w:pPr>
        <w:pStyle w:val="ListParagraph"/>
        <w:numPr>
          <w:ilvl w:val="2"/>
          <w:numId w:val="1"/>
        </w:numPr>
      </w:pPr>
      <w:r>
        <w:t>Cp</w:t>
      </w:r>
    </w:p>
    <w:p w14:paraId="35264F26" w14:textId="77777777" w:rsidR="00284530" w:rsidRDefault="00E53BEE" w:rsidP="00284530">
      <w:pPr>
        <w:pStyle w:val="ListParagraph"/>
        <w:numPr>
          <w:ilvl w:val="1"/>
          <w:numId w:val="1"/>
        </w:numPr>
      </w:pPr>
      <w:r>
        <w:t>If you have individual-based data, then I suggest following Dr. Puritz’s tutorial.</w:t>
      </w:r>
    </w:p>
    <w:p w14:paraId="19B728EB" w14:textId="77777777" w:rsidR="00E53BEE" w:rsidRDefault="00E53BEE" w:rsidP="00284530">
      <w:pPr>
        <w:pStyle w:val="ListParagraph"/>
        <w:numPr>
          <w:ilvl w:val="1"/>
          <w:numId w:val="1"/>
        </w:numPr>
        <w:rPr>
          <w:ins w:id="1255" w:author="Christopher Bird" w:date="2017-03-18T05:09:00Z"/>
        </w:rPr>
      </w:pPr>
      <w:r>
        <w:t>If you can’t decipher among individuals, then your filtering will need to be modified.</w:t>
      </w:r>
    </w:p>
    <w:p w14:paraId="141B3B3A" w14:textId="77777777" w:rsidR="00BC6819" w:rsidRDefault="00BC6819">
      <w:pPr>
        <w:pStyle w:val="ListParagraph"/>
        <w:ind w:left="1440"/>
        <w:pPrChange w:id="1256" w:author="Christopher Bird" w:date="2017-03-18T05:09:00Z">
          <w:pPr>
            <w:pStyle w:val="ListParagraph"/>
            <w:numPr>
              <w:ilvl w:val="1"/>
              <w:numId w:val="1"/>
            </w:numPr>
            <w:ind w:left="1440" w:hanging="360"/>
          </w:pPr>
        </w:pPrChange>
      </w:pPr>
    </w:p>
    <w:p w14:paraId="22A9771F" w14:textId="1091A77A" w:rsidR="00E53BEE" w:rsidRDefault="003611B6">
      <w:pPr>
        <w:pStyle w:val="ListParagraph"/>
        <w:numPr>
          <w:ilvl w:val="1"/>
          <w:numId w:val="1"/>
        </w:numPr>
        <w:rPr>
          <w:ins w:id="1257" w:author="Christopher Bird" w:date="2017-03-18T05:53:00Z"/>
        </w:rPr>
        <w:pPrChange w:id="1258" w:author="Christopher Bird" w:date="2017-03-18T05:08:00Z">
          <w:pPr>
            <w:pStyle w:val="ListParagraph"/>
            <w:numPr>
              <w:ilvl w:val="2"/>
              <w:numId w:val="1"/>
            </w:numPr>
            <w:ind w:left="2160" w:hanging="180"/>
          </w:pPr>
        </w:pPrChange>
      </w:pPr>
      <w:ins w:id="1259" w:author="Christopher Bird" w:date="2017-03-18T05:53:00Z">
        <w:r>
          <w:t>Setting up filterHPC.sh</w:t>
        </w:r>
      </w:ins>
    </w:p>
    <w:p w14:paraId="3499EFCF" w14:textId="36A70BA1" w:rsidR="003611B6" w:rsidRDefault="003611B6">
      <w:pPr>
        <w:pStyle w:val="ListParagraph"/>
        <w:numPr>
          <w:ilvl w:val="2"/>
          <w:numId w:val="1"/>
        </w:numPr>
        <w:rPr>
          <w:ins w:id="1260" w:author="Christopher Bird" w:date="2017-03-18T05:53:00Z"/>
        </w:rPr>
      </w:pPr>
      <w:ins w:id="1261" w:author="Christopher Bird" w:date="2017-03-18T05:53:00Z">
        <w:r>
          <w:t>Open the script and modify the</w:t>
        </w:r>
      </w:ins>
      <w:ins w:id="1262" w:author="Christopher Bird" w:date="2017-03-18T06:06:00Z">
        <w:r>
          <w:t xml:space="preserve"> following variables prior to running</w:t>
        </w:r>
      </w:ins>
    </w:p>
    <w:p w14:paraId="7332A011" w14:textId="391288E4" w:rsidR="003611B6" w:rsidRDefault="003611B6">
      <w:pPr>
        <w:pStyle w:val="ListParagraph"/>
        <w:numPr>
          <w:ilvl w:val="3"/>
          <w:numId w:val="1"/>
        </w:numPr>
        <w:rPr>
          <w:ins w:id="1263" w:author="Christopher Bird" w:date="2017-03-18T05:54:00Z"/>
        </w:rPr>
        <w:pPrChange w:id="1264" w:author="Christopher Bird" w:date="2017-03-18T05:53:00Z">
          <w:pPr>
            <w:pStyle w:val="ListParagraph"/>
            <w:numPr>
              <w:ilvl w:val="2"/>
              <w:numId w:val="1"/>
            </w:numPr>
            <w:ind w:left="2160" w:hanging="180"/>
          </w:pPr>
        </w:pPrChange>
      </w:pPr>
      <w:ins w:id="1265" w:author="Christopher Bird" w:date="2017-03-18T05:53:00Z">
        <w:r>
          <w:t>MAPdir</w:t>
        </w:r>
      </w:ins>
    </w:p>
    <w:p w14:paraId="407C77BC" w14:textId="0142B5E5" w:rsidR="003611B6" w:rsidRDefault="003611B6">
      <w:pPr>
        <w:pStyle w:val="ListParagraph"/>
        <w:numPr>
          <w:ilvl w:val="4"/>
          <w:numId w:val="1"/>
        </w:numPr>
        <w:rPr>
          <w:ins w:id="1266" w:author="Christopher Bird" w:date="2017-03-18T05:53:00Z"/>
        </w:rPr>
        <w:pPrChange w:id="1267" w:author="Christopher Bird" w:date="2017-03-18T05:54:00Z">
          <w:pPr>
            <w:pStyle w:val="ListParagraph"/>
            <w:numPr>
              <w:ilvl w:val="2"/>
              <w:numId w:val="1"/>
            </w:numPr>
            <w:ind w:left="2160" w:hanging="180"/>
          </w:pPr>
        </w:pPrChange>
      </w:pPr>
      <w:ins w:id="1268" w:author="Christopher Bird" w:date="2017-03-18T05:54:00Z">
        <w:r>
          <w:t>Path to the mapping directory where the vcf was created</w:t>
        </w:r>
      </w:ins>
    </w:p>
    <w:p w14:paraId="6ED694AC" w14:textId="6880538E" w:rsidR="003611B6" w:rsidRDefault="003611B6">
      <w:pPr>
        <w:pStyle w:val="ListParagraph"/>
        <w:numPr>
          <w:ilvl w:val="3"/>
          <w:numId w:val="1"/>
        </w:numPr>
        <w:rPr>
          <w:ins w:id="1269" w:author="Christopher Bird" w:date="2017-03-18T05:54:00Z"/>
        </w:rPr>
        <w:pPrChange w:id="1270" w:author="Christopher Bird" w:date="2017-03-18T05:53:00Z">
          <w:pPr>
            <w:pStyle w:val="ListParagraph"/>
            <w:numPr>
              <w:ilvl w:val="2"/>
              <w:numId w:val="1"/>
            </w:numPr>
            <w:ind w:left="2160" w:hanging="180"/>
          </w:pPr>
        </w:pPrChange>
      </w:pPr>
      <w:ins w:id="1271" w:author="Christopher Bird" w:date="2017-03-18T05:53:00Z">
        <w:r>
          <w:t>CutoffCode</w:t>
        </w:r>
      </w:ins>
    </w:p>
    <w:p w14:paraId="7748BF4C" w14:textId="03CBBFF5" w:rsidR="003611B6" w:rsidRDefault="003611B6">
      <w:pPr>
        <w:pStyle w:val="ListParagraph"/>
        <w:numPr>
          <w:ilvl w:val="4"/>
          <w:numId w:val="1"/>
        </w:numPr>
        <w:rPr>
          <w:ins w:id="1272" w:author="Christopher Bird" w:date="2017-03-18T05:53:00Z"/>
        </w:rPr>
        <w:pPrChange w:id="1273" w:author="Christopher Bird" w:date="2017-03-18T05:54:00Z">
          <w:pPr>
            <w:pStyle w:val="ListParagraph"/>
            <w:numPr>
              <w:ilvl w:val="2"/>
              <w:numId w:val="1"/>
            </w:numPr>
            <w:ind w:left="2160" w:hanging="180"/>
          </w:pPr>
        </w:pPrChange>
      </w:pPr>
      <w:ins w:id="1274" w:author="Christopher Bird" w:date="2017-03-18T05:54:00Z">
        <w:r>
          <w:t>The cutoffs you used during assembly “cutoff1.cutoff2</w:t>
        </w:r>
      </w:ins>
      <w:ins w:id="1275" w:author="Christopher Bird" w:date="2017-03-18T05:55:00Z">
        <w:r>
          <w:t>”</w:t>
        </w:r>
      </w:ins>
    </w:p>
    <w:p w14:paraId="171A56CA" w14:textId="1E125610" w:rsidR="003611B6" w:rsidRDefault="003611B6">
      <w:pPr>
        <w:pStyle w:val="ListParagraph"/>
        <w:numPr>
          <w:ilvl w:val="3"/>
          <w:numId w:val="1"/>
        </w:numPr>
        <w:rPr>
          <w:ins w:id="1276" w:author="Christopher Bird" w:date="2017-03-18T05:55:00Z"/>
        </w:rPr>
        <w:pPrChange w:id="1277" w:author="Christopher Bird" w:date="2017-03-18T05:53:00Z">
          <w:pPr>
            <w:pStyle w:val="ListParagraph"/>
            <w:numPr>
              <w:ilvl w:val="2"/>
              <w:numId w:val="1"/>
            </w:numPr>
            <w:ind w:left="2160" w:hanging="180"/>
          </w:pPr>
        </w:pPrChange>
      </w:pPr>
      <w:ins w:id="1278" w:author="Christopher Bird" w:date="2017-03-18T05:53:00Z">
        <w:r>
          <w:t>DataName</w:t>
        </w:r>
      </w:ins>
    </w:p>
    <w:p w14:paraId="3A8FC35D" w14:textId="3846AAD1" w:rsidR="003611B6" w:rsidRDefault="003611B6">
      <w:pPr>
        <w:pStyle w:val="ListParagraph"/>
        <w:numPr>
          <w:ilvl w:val="4"/>
          <w:numId w:val="1"/>
        </w:numPr>
        <w:rPr>
          <w:ins w:id="1279" w:author="Christopher Bird" w:date="2017-03-18T06:06:00Z"/>
        </w:rPr>
        <w:pPrChange w:id="1280" w:author="Christopher Bird" w:date="2017-03-18T05:55:00Z">
          <w:pPr>
            <w:pStyle w:val="ListParagraph"/>
            <w:numPr>
              <w:ilvl w:val="2"/>
              <w:numId w:val="1"/>
            </w:numPr>
            <w:ind w:left="2160" w:hanging="180"/>
          </w:pPr>
        </w:pPrChange>
      </w:pPr>
      <w:ins w:id="1281" w:author="Christopher Bird" w:date="2017-03-18T05:55:00Z">
        <w:r>
          <w:t>A brief descriptor of your data. This name will be attached to many output files</w:t>
        </w:r>
      </w:ins>
    </w:p>
    <w:p w14:paraId="0A13DA36" w14:textId="66103B81" w:rsidR="003611B6" w:rsidRDefault="003611B6">
      <w:pPr>
        <w:pStyle w:val="ListParagraph"/>
        <w:numPr>
          <w:ilvl w:val="2"/>
          <w:numId w:val="1"/>
        </w:numPr>
        <w:rPr>
          <w:ins w:id="1282" w:author="Christopher Bird" w:date="2017-03-18T06:07:00Z"/>
        </w:rPr>
      </w:pPr>
      <w:ins w:id="1283" w:author="Christopher Bird" w:date="2017-03-18T06:07:00Z">
        <w:r>
          <w:t>Other noteworthy locations to adjust variables based upon output from the script (slurm*out file)</w:t>
        </w:r>
      </w:ins>
    </w:p>
    <w:p w14:paraId="4175FA4D" w14:textId="0FFB6972" w:rsidR="003611B6" w:rsidRDefault="003611B6">
      <w:pPr>
        <w:pStyle w:val="ListParagraph"/>
        <w:numPr>
          <w:ilvl w:val="3"/>
          <w:numId w:val="1"/>
        </w:numPr>
        <w:rPr>
          <w:ins w:id="1284" w:author="Christopher Bird" w:date="2017-03-18T06:08:00Z"/>
        </w:rPr>
        <w:pPrChange w:id="1285" w:author="Christopher Bird" w:date="2017-03-18T06:07:00Z">
          <w:pPr>
            <w:pStyle w:val="ListParagraph"/>
            <w:numPr>
              <w:ilvl w:val="2"/>
              <w:numId w:val="1"/>
            </w:numPr>
            <w:ind w:left="2160" w:hanging="180"/>
          </w:pPr>
        </w:pPrChange>
      </w:pPr>
      <w:ins w:id="1286" w:author="Christopher Bird" w:date="2017-03-18T06:08:00Z">
        <w:r>
          <w:t>In filterHPC.sh, the lines where settings can be adjusted are bookended by:</w:t>
        </w:r>
      </w:ins>
    </w:p>
    <w:p w14:paraId="17C7B469" w14:textId="452CCF5F" w:rsidR="003611B6" w:rsidRDefault="003611B6">
      <w:pPr>
        <w:ind w:left="2520"/>
        <w:rPr>
          <w:ins w:id="1287" w:author="Christopher Bird" w:date="2017-03-18T06:08:00Z"/>
        </w:rPr>
        <w:pPrChange w:id="1288" w:author="Christopher Bird" w:date="2017-03-18T06:08:00Z">
          <w:pPr>
            <w:pStyle w:val="ListParagraph"/>
            <w:numPr>
              <w:ilvl w:val="2"/>
              <w:numId w:val="1"/>
            </w:numPr>
            <w:ind w:left="2160" w:hanging="180"/>
          </w:pPr>
        </w:pPrChange>
      </w:pPr>
      <w:ins w:id="1289" w:author="Christopher Bird" w:date="2017-03-18T06:08:00Z">
        <w:r>
          <w:t>##!!!!!!!!!!!!!!!!!!!!!!!!!!!!!!!!!!!!!!!!!!!!!!!!!!!!!!!!!!!!!!!!!!!!!!!!!!!!!!!!!!</w:t>
        </w:r>
      </w:ins>
    </w:p>
    <w:p w14:paraId="6C8854DF" w14:textId="4CE0EE44" w:rsidR="003611B6" w:rsidRDefault="003611B6">
      <w:pPr>
        <w:ind w:left="2520"/>
        <w:rPr>
          <w:ins w:id="1290" w:author="Christopher Bird" w:date="2017-03-18T06:08:00Z"/>
        </w:rPr>
        <w:pPrChange w:id="1291" w:author="Christopher Bird" w:date="2017-03-18T06:08:00Z">
          <w:pPr>
            <w:pStyle w:val="ListParagraph"/>
            <w:numPr>
              <w:ilvl w:val="2"/>
              <w:numId w:val="1"/>
            </w:numPr>
            <w:ind w:left="2160" w:hanging="180"/>
          </w:pPr>
        </w:pPrChange>
      </w:pPr>
      <w:ins w:id="1292" w:author="Christopher Bird" w:date="2017-03-18T06:08:00Z">
        <w:r>
          <w:t>##!!!!!!!!!!!!!!!!!!!!!!!!!!!!!!!!!!!!!!!!!!!!!!!!!!!!!!!!!!!!!!!!!!!!!!!!!!!!!!!!!!</w:t>
        </w:r>
      </w:ins>
    </w:p>
    <w:p w14:paraId="631C39C4" w14:textId="5C1B96E2" w:rsidR="003611B6" w:rsidRDefault="00315AFB">
      <w:pPr>
        <w:pStyle w:val="ListParagraph"/>
        <w:numPr>
          <w:ilvl w:val="2"/>
          <w:numId w:val="1"/>
        </w:numPr>
        <w:rPr>
          <w:ins w:id="1293" w:author="Christopher Bird" w:date="2017-03-18T06:42:00Z"/>
        </w:rPr>
      </w:pPr>
      <w:ins w:id="1294" w:author="Christopher Bird" w:date="2017-03-18T06:42:00Z">
        <w:r>
          <w:t xml:space="preserve">You will probably have to edit your popmap file in your mapping directory.  It is supposed to have two columns.  </w:t>
        </w:r>
      </w:ins>
    </w:p>
    <w:p w14:paraId="67F27912" w14:textId="78F3A3ED" w:rsidR="00315AFB" w:rsidRDefault="00315AFB">
      <w:pPr>
        <w:pStyle w:val="ListParagraph"/>
        <w:numPr>
          <w:ilvl w:val="3"/>
          <w:numId w:val="1"/>
        </w:numPr>
        <w:rPr>
          <w:ins w:id="1295" w:author="Christopher Bird" w:date="2017-03-18T06:43:00Z"/>
        </w:rPr>
        <w:pPrChange w:id="1296" w:author="Christopher Bird" w:date="2017-03-18T06:43:00Z">
          <w:pPr>
            <w:pStyle w:val="ListParagraph"/>
            <w:numPr>
              <w:ilvl w:val="2"/>
              <w:numId w:val="1"/>
            </w:numPr>
            <w:ind w:left="2160" w:hanging="180"/>
          </w:pPr>
        </w:pPrChange>
      </w:pPr>
      <w:ins w:id="1297" w:author="Christopher Bird" w:date="2017-03-18T06:43:00Z">
        <w:r>
          <w:t>First column is the individual name</w:t>
        </w:r>
      </w:ins>
    </w:p>
    <w:p w14:paraId="297832CC" w14:textId="35E4AF2A" w:rsidR="00315AFB" w:rsidRDefault="00315AFB">
      <w:pPr>
        <w:pStyle w:val="ListParagraph"/>
        <w:numPr>
          <w:ilvl w:val="3"/>
          <w:numId w:val="1"/>
        </w:numPr>
        <w:rPr>
          <w:ins w:id="1298" w:author="Christopher Bird" w:date="2017-03-18T06:43:00Z"/>
        </w:rPr>
        <w:pPrChange w:id="1299" w:author="Christopher Bird" w:date="2017-03-18T06:43:00Z">
          <w:pPr>
            <w:pStyle w:val="ListParagraph"/>
            <w:numPr>
              <w:ilvl w:val="2"/>
              <w:numId w:val="1"/>
            </w:numPr>
            <w:ind w:left="2160" w:hanging="180"/>
          </w:pPr>
        </w:pPrChange>
      </w:pPr>
      <w:ins w:id="1300" w:author="Christopher Bird" w:date="2017-03-18T06:43:00Z">
        <w:r>
          <w:t>Second column is the pop sample name</w:t>
        </w:r>
      </w:ins>
    </w:p>
    <w:p w14:paraId="21209FAC" w14:textId="58A6C67A" w:rsidR="00315AFB" w:rsidRDefault="00225C81">
      <w:pPr>
        <w:pStyle w:val="ListParagraph"/>
        <w:numPr>
          <w:ilvl w:val="2"/>
          <w:numId w:val="1"/>
        </w:numPr>
        <w:rPr>
          <w:ins w:id="1301" w:author="Christopher Bird" w:date="2017-03-19T09:35:00Z"/>
        </w:rPr>
      </w:pPr>
      <w:ins w:id="1302" w:author="Christopher Bird" w:date="2017-03-19T09:35:00Z">
        <w:r>
          <w:t>filter_hwe_by_pop_HPC.pl script</w:t>
        </w:r>
      </w:ins>
    </w:p>
    <w:p w14:paraId="6780F0E7" w14:textId="0B0C155F" w:rsidR="00225C81" w:rsidRDefault="00225C81">
      <w:pPr>
        <w:pStyle w:val="ListParagraph"/>
        <w:numPr>
          <w:ilvl w:val="3"/>
          <w:numId w:val="1"/>
        </w:numPr>
        <w:rPr>
          <w:ins w:id="1303" w:author="Christopher Bird" w:date="2017-03-19T09:35:00Z"/>
        </w:rPr>
        <w:pPrChange w:id="1304" w:author="Christopher Bird" w:date="2017-03-19T09:35:00Z">
          <w:pPr>
            <w:pStyle w:val="ListParagraph"/>
            <w:numPr>
              <w:ilvl w:val="2"/>
              <w:numId w:val="1"/>
            </w:numPr>
            <w:ind w:left="2160" w:hanging="180"/>
          </w:pPr>
        </w:pPrChange>
      </w:pPr>
      <w:ins w:id="1305" w:author="Christopher Bird" w:date="2017-03-19T09:35:00Z">
        <w:r>
          <w:t>if you are using the HPC version of dDocent, you need to use the HPC version of the hwe filtering script</w:t>
        </w:r>
      </w:ins>
    </w:p>
    <w:p w14:paraId="11191A21" w14:textId="377BC0CB" w:rsidR="00225C81" w:rsidRDefault="00225C81">
      <w:pPr>
        <w:pStyle w:val="ListParagraph"/>
        <w:numPr>
          <w:ilvl w:val="4"/>
          <w:numId w:val="1"/>
        </w:numPr>
        <w:rPr>
          <w:ins w:id="1306" w:author="Christopher Bird" w:date="2017-03-19T09:41:00Z"/>
        </w:rPr>
        <w:pPrChange w:id="1307" w:author="Christopher Bird" w:date="2017-03-19T09:37:00Z">
          <w:pPr>
            <w:pStyle w:val="ListParagraph"/>
            <w:numPr>
              <w:ilvl w:val="2"/>
              <w:numId w:val="1"/>
            </w:numPr>
            <w:ind w:left="2160" w:hanging="180"/>
          </w:pPr>
        </w:pPrChange>
      </w:pPr>
      <w:ins w:id="1308" w:author="Christopher Bird" w:date="2017-03-19T09:37:00Z">
        <w:r>
          <w:t>it is assumed that the popmap file is in your mapping directory</w:t>
        </w:r>
      </w:ins>
    </w:p>
    <w:p w14:paraId="1FB31D32" w14:textId="735D6200" w:rsidR="00225C81" w:rsidRDefault="00225C81">
      <w:pPr>
        <w:pStyle w:val="ListParagraph"/>
        <w:numPr>
          <w:ilvl w:val="4"/>
          <w:numId w:val="1"/>
        </w:numPr>
        <w:rPr>
          <w:ins w:id="1309" w:author="Christopher Bird" w:date="2017-03-19T09:41:00Z"/>
        </w:rPr>
        <w:pPrChange w:id="1310" w:author="Christopher Bird" w:date="2017-03-19T09:41:00Z">
          <w:pPr>
            <w:pStyle w:val="ListParagraph"/>
            <w:numPr>
              <w:ilvl w:val="3"/>
              <w:numId w:val="1"/>
            </w:numPr>
            <w:ind w:left="2880" w:hanging="360"/>
          </w:pPr>
        </w:pPrChange>
      </w:pPr>
      <w:ins w:id="1311" w:author="Christopher Bird" w:date="2017-03-19T09:41:00Z">
        <w:r>
          <w:t>you must set the –p, –d  and –co options</w:t>
        </w:r>
      </w:ins>
    </w:p>
    <w:p w14:paraId="38CB5812" w14:textId="480F5E72" w:rsidR="00225C81" w:rsidRDefault="00225C81">
      <w:pPr>
        <w:pStyle w:val="ListParagraph"/>
        <w:numPr>
          <w:ilvl w:val="5"/>
          <w:numId w:val="1"/>
        </w:numPr>
        <w:rPr>
          <w:ins w:id="1312" w:author="Christopher Bird" w:date="2017-03-19T09:42:00Z"/>
        </w:rPr>
        <w:pPrChange w:id="1313" w:author="Christopher Bird" w:date="2017-03-19T09:41:00Z">
          <w:pPr>
            <w:pStyle w:val="ListParagraph"/>
            <w:numPr>
              <w:ilvl w:val="2"/>
              <w:numId w:val="1"/>
            </w:numPr>
            <w:ind w:left="2160" w:hanging="180"/>
          </w:pPr>
        </w:pPrChange>
      </w:pPr>
      <w:ins w:id="1314" w:author="Christopher Bird" w:date="2017-03-19T09:41:00Z">
        <w:r>
          <w:t>–p  the path</w:t>
        </w:r>
      </w:ins>
      <w:ins w:id="1315" w:author="Christopher Bird" w:date="2017-03-19T09:42:00Z">
        <w:r>
          <w:t xml:space="preserve"> and name of popmap file</w:t>
        </w:r>
      </w:ins>
    </w:p>
    <w:p w14:paraId="34875D34" w14:textId="2088A069" w:rsidR="00225C81" w:rsidRDefault="00225C81">
      <w:pPr>
        <w:pStyle w:val="ListParagraph"/>
        <w:numPr>
          <w:ilvl w:val="5"/>
          <w:numId w:val="1"/>
        </w:numPr>
        <w:rPr>
          <w:ins w:id="1316" w:author="Christopher Bird" w:date="2017-03-19T09:43:00Z"/>
        </w:rPr>
        <w:pPrChange w:id="1317" w:author="Christopher Bird" w:date="2017-03-19T09:41:00Z">
          <w:pPr>
            <w:pStyle w:val="ListParagraph"/>
            <w:numPr>
              <w:ilvl w:val="2"/>
              <w:numId w:val="1"/>
            </w:numPr>
            <w:ind w:left="2160" w:hanging="180"/>
          </w:pPr>
        </w:pPrChange>
      </w:pPr>
      <w:ins w:id="1318" w:author="Christopher Bird" w:date="2017-03-19T09:42:00Z">
        <w:r>
          <w:lastRenderedPageBreak/>
          <w:t>–d the dataname, should be already set in your filteringHPC.sh bash script</w:t>
        </w:r>
      </w:ins>
      <w:ins w:id="1319" w:author="Christopher Bird" w:date="2017-03-19T09:43:00Z">
        <w:r>
          <w:t>,</w:t>
        </w:r>
      </w:ins>
      <w:ins w:id="1320" w:author="Christopher Bird" w:date="2017-03-19T09:42:00Z">
        <w:r>
          <w:t xml:space="preserve"> at the top</w:t>
        </w:r>
      </w:ins>
    </w:p>
    <w:p w14:paraId="347E8F06" w14:textId="524DFBCE" w:rsidR="00225C81" w:rsidRDefault="00225C81">
      <w:pPr>
        <w:pStyle w:val="ListParagraph"/>
        <w:numPr>
          <w:ilvl w:val="5"/>
          <w:numId w:val="1"/>
        </w:numPr>
        <w:rPr>
          <w:ins w:id="1321" w:author="Christopher Bird" w:date="2017-03-19T09:37:00Z"/>
        </w:rPr>
        <w:pPrChange w:id="1322" w:author="Christopher Bird" w:date="2017-03-19T09:41:00Z">
          <w:pPr>
            <w:pStyle w:val="ListParagraph"/>
            <w:numPr>
              <w:ilvl w:val="2"/>
              <w:numId w:val="1"/>
            </w:numPr>
            <w:ind w:left="2160" w:hanging="180"/>
          </w:pPr>
        </w:pPrChange>
      </w:pPr>
      <w:ins w:id="1323" w:author="Christopher Bird" w:date="2017-03-19T09:43:00Z">
        <w:r>
          <w:t>–co the cutoffs, should be already set in your filteringHPC.sh bash script, at the top</w:t>
        </w:r>
      </w:ins>
    </w:p>
    <w:p w14:paraId="1B6CC985" w14:textId="11F4E953" w:rsidR="00225C81" w:rsidRDefault="00225C81">
      <w:pPr>
        <w:pStyle w:val="ListParagraph"/>
        <w:numPr>
          <w:ilvl w:val="2"/>
          <w:numId w:val="1"/>
        </w:numPr>
        <w:rPr>
          <w:ins w:id="1324" w:author="Christopher Bird" w:date="2017-03-19T09:37:00Z"/>
        </w:rPr>
      </w:pPr>
      <w:ins w:id="1325" w:author="Christopher Bird" w:date="2017-03-19T09:37:00Z">
        <w:r>
          <w:t>rad_haplotyper115HPC.pl script</w:t>
        </w:r>
      </w:ins>
    </w:p>
    <w:p w14:paraId="4F08777B" w14:textId="51FC75B4" w:rsidR="00225C81" w:rsidRDefault="00225C81" w:rsidP="00225C81">
      <w:pPr>
        <w:pStyle w:val="ListParagraph"/>
        <w:numPr>
          <w:ilvl w:val="3"/>
          <w:numId w:val="1"/>
        </w:numPr>
        <w:rPr>
          <w:ins w:id="1326" w:author="Christopher Bird" w:date="2017-03-19T09:38:00Z"/>
        </w:rPr>
      </w:pPr>
      <w:ins w:id="1327" w:author="Christopher Bird" w:date="2017-03-19T09:37:00Z">
        <w:r>
          <w:t xml:space="preserve">if you are using the HPC version of dDocent, you need to use the HPC version of the </w:t>
        </w:r>
      </w:ins>
      <w:ins w:id="1328" w:author="Christopher Bird" w:date="2017-03-19T09:38:00Z">
        <w:r>
          <w:t xml:space="preserve">rad haplotyper </w:t>
        </w:r>
      </w:ins>
      <w:ins w:id="1329" w:author="Christopher Bird" w:date="2017-03-19T09:37:00Z">
        <w:r>
          <w:t>script</w:t>
        </w:r>
      </w:ins>
    </w:p>
    <w:p w14:paraId="5D3C6769" w14:textId="0ADC94AF" w:rsidR="00225C81" w:rsidRDefault="00225C81" w:rsidP="00225C81">
      <w:pPr>
        <w:pStyle w:val="ListParagraph"/>
        <w:numPr>
          <w:ilvl w:val="3"/>
          <w:numId w:val="1"/>
        </w:numPr>
        <w:rPr>
          <w:ins w:id="1330" w:author="Christopher Bird" w:date="2017-03-19T09:38:00Z"/>
        </w:rPr>
      </w:pPr>
      <w:ins w:id="1331" w:author="Christopher Bird" w:date="2017-03-19T09:38:00Z">
        <w:r>
          <w:t>you must set the –bp  and –co options</w:t>
        </w:r>
      </w:ins>
    </w:p>
    <w:p w14:paraId="44AF0EEE" w14:textId="2447C04F" w:rsidR="00225C81" w:rsidRDefault="00225C81">
      <w:pPr>
        <w:pStyle w:val="ListParagraph"/>
        <w:numPr>
          <w:ilvl w:val="4"/>
          <w:numId w:val="1"/>
        </w:numPr>
        <w:rPr>
          <w:ins w:id="1332" w:author="Christopher Bird" w:date="2017-03-19T09:38:00Z"/>
        </w:rPr>
        <w:pPrChange w:id="1333" w:author="Christopher Bird" w:date="2017-03-19T09:38:00Z">
          <w:pPr>
            <w:pStyle w:val="ListParagraph"/>
            <w:numPr>
              <w:ilvl w:val="3"/>
              <w:numId w:val="1"/>
            </w:numPr>
            <w:ind w:left="2880" w:hanging="360"/>
          </w:pPr>
        </w:pPrChange>
      </w:pPr>
      <w:ins w:id="1334" w:author="Christopher Bird" w:date="2017-03-19T09:38:00Z">
        <w:r>
          <w:t>–bp  enter the absolute path to the bam file dir</w:t>
        </w:r>
      </w:ins>
    </w:p>
    <w:p w14:paraId="778429E2" w14:textId="4770431C" w:rsidR="00225C81" w:rsidRDefault="00225C81">
      <w:pPr>
        <w:pStyle w:val="ListParagraph"/>
        <w:numPr>
          <w:ilvl w:val="4"/>
          <w:numId w:val="1"/>
        </w:numPr>
        <w:rPr>
          <w:ins w:id="1335" w:author="Christopher Bird" w:date="2017-03-19T09:37:00Z"/>
        </w:rPr>
        <w:pPrChange w:id="1336" w:author="Christopher Bird" w:date="2017-03-19T09:38:00Z">
          <w:pPr>
            <w:pStyle w:val="ListParagraph"/>
            <w:numPr>
              <w:ilvl w:val="3"/>
              <w:numId w:val="1"/>
            </w:numPr>
            <w:ind w:left="2880" w:hanging="360"/>
          </w:pPr>
        </w:pPrChange>
      </w:pPr>
      <w:ins w:id="1337" w:author="Christopher Bird" w:date="2017-03-19T09:39:00Z">
        <w:r>
          <w:t>–co  enter the cutoff1 and cutoff2 values in this format:  3.4</w:t>
        </w:r>
      </w:ins>
    </w:p>
    <w:p w14:paraId="219FFE8B" w14:textId="741F5A0A" w:rsidR="00225C81" w:rsidRDefault="009D7D3F">
      <w:pPr>
        <w:pStyle w:val="ListParagraph"/>
        <w:numPr>
          <w:ilvl w:val="3"/>
          <w:numId w:val="1"/>
        </w:numPr>
        <w:rPr>
          <w:ins w:id="1338" w:author="Christopher Bird" w:date="2017-03-19T10:39:00Z"/>
        </w:rPr>
        <w:pPrChange w:id="1339" w:author="Christopher Bird" w:date="2017-03-19T09:37:00Z">
          <w:pPr>
            <w:pStyle w:val="ListParagraph"/>
            <w:numPr>
              <w:ilvl w:val="2"/>
              <w:numId w:val="1"/>
            </w:numPr>
            <w:ind w:left="2160" w:hanging="180"/>
          </w:pPr>
        </w:pPrChange>
      </w:pPr>
      <w:ins w:id="1340" w:author="Christopher Bird" w:date="2017-03-19T10:39:00Z">
        <w:r>
          <w:t>You must specify the correct number of threads or processors available to rad_haplotyper</w:t>
        </w:r>
      </w:ins>
    </w:p>
    <w:p w14:paraId="7AAA58D8" w14:textId="2279FF20" w:rsidR="009D7D3F" w:rsidRDefault="009D7D3F">
      <w:pPr>
        <w:pStyle w:val="ListParagraph"/>
        <w:numPr>
          <w:ilvl w:val="4"/>
          <w:numId w:val="1"/>
        </w:numPr>
        <w:rPr>
          <w:ins w:id="1341" w:author="Christopher Bird" w:date="2017-03-19T10:39:00Z"/>
        </w:rPr>
        <w:pPrChange w:id="1342" w:author="Christopher Bird" w:date="2017-03-19T10:39:00Z">
          <w:pPr>
            <w:pStyle w:val="ListParagraph"/>
            <w:numPr>
              <w:ilvl w:val="2"/>
              <w:numId w:val="1"/>
            </w:numPr>
            <w:ind w:left="2160" w:hanging="180"/>
          </w:pPr>
        </w:pPrChange>
      </w:pPr>
      <w:ins w:id="1343" w:author="Christopher Bird" w:date="2017-03-19T10:39:00Z">
        <w:r>
          <w:t>Cbirdq 40</w:t>
        </w:r>
      </w:ins>
    </w:p>
    <w:p w14:paraId="1A597569" w14:textId="022A3CE7" w:rsidR="009D7D3F" w:rsidRDefault="009D7D3F">
      <w:pPr>
        <w:pStyle w:val="ListParagraph"/>
        <w:numPr>
          <w:ilvl w:val="4"/>
          <w:numId w:val="1"/>
        </w:numPr>
        <w:rPr>
          <w:ins w:id="1344" w:author="Christopher Bird" w:date="2017-03-19T10:39:00Z"/>
        </w:rPr>
        <w:pPrChange w:id="1345" w:author="Christopher Bird" w:date="2017-03-19T10:39:00Z">
          <w:pPr>
            <w:pStyle w:val="ListParagraph"/>
            <w:numPr>
              <w:ilvl w:val="2"/>
              <w:numId w:val="1"/>
            </w:numPr>
            <w:ind w:left="2160" w:hanging="180"/>
          </w:pPr>
        </w:pPrChange>
      </w:pPr>
      <w:ins w:id="1346" w:author="Christopher Bird" w:date="2017-03-19T10:39:00Z">
        <w:r>
          <w:t>Normal 20</w:t>
        </w:r>
      </w:ins>
    </w:p>
    <w:p w14:paraId="296F1FCB" w14:textId="16EE85AF" w:rsidR="009D7D3F" w:rsidRDefault="009D7D3F">
      <w:pPr>
        <w:pStyle w:val="ListParagraph"/>
        <w:numPr>
          <w:ilvl w:val="4"/>
          <w:numId w:val="1"/>
        </w:numPr>
        <w:rPr>
          <w:ins w:id="1347" w:author="Christopher Bird" w:date="2017-03-19T10:39:00Z"/>
        </w:rPr>
        <w:pPrChange w:id="1348" w:author="Christopher Bird" w:date="2017-03-19T10:39:00Z">
          <w:pPr>
            <w:pStyle w:val="ListParagraph"/>
            <w:numPr>
              <w:ilvl w:val="2"/>
              <w:numId w:val="1"/>
            </w:numPr>
            <w:ind w:left="2160" w:hanging="180"/>
          </w:pPr>
        </w:pPrChange>
      </w:pPr>
      <w:ins w:id="1349" w:author="Christopher Bird" w:date="2017-03-19T10:39:00Z">
        <w:r>
          <w:t>Dev 20</w:t>
        </w:r>
      </w:ins>
    </w:p>
    <w:p w14:paraId="2723793B" w14:textId="1E379B83" w:rsidR="009D7D3F" w:rsidRDefault="009D7D3F">
      <w:pPr>
        <w:pStyle w:val="ListParagraph"/>
        <w:numPr>
          <w:ilvl w:val="4"/>
          <w:numId w:val="1"/>
        </w:numPr>
        <w:rPr>
          <w:ins w:id="1350" w:author="Christopher Bird" w:date="2017-03-19T10:40:00Z"/>
        </w:rPr>
        <w:pPrChange w:id="1351" w:author="Christopher Bird" w:date="2017-03-19T10:39:00Z">
          <w:pPr>
            <w:pStyle w:val="ListParagraph"/>
            <w:numPr>
              <w:ilvl w:val="2"/>
              <w:numId w:val="1"/>
            </w:numPr>
            <w:ind w:left="2160" w:hanging="180"/>
          </w:pPr>
        </w:pPrChange>
      </w:pPr>
      <w:ins w:id="1352" w:author="Christopher Bird" w:date="2017-03-19T10:39:00Z">
        <w:r>
          <w:t xml:space="preserve">Gpu </w:t>
        </w:r>
      </w:ins>
      <w:ins w:id="1353" w:author="Christopher Bird" w:date="2017-03-19T10:40:00Z">
        <w:r>
          <w:t>20</w:t>
        </w:r>
      </w:ins>
    </w:p>
    <w:p w14:paraId="16824256" w14:textId="4E63D311" w:rsidR="009D7D3F" w:rsidRDefault="009D7D3F">
      <w:pPr>
        <w:pStyle w:val="ListParagraph"/>
        <w:numPr>
          <w:ilvl w:val="4"/>
          <w:numId w:val="1"/>
        </w:numPr>
        <w:rPr>
          <w:ins w:id="1354" w:author="Christopher Bird" w:date="2017-03-19T10:40:00Z"/>
        </w:rPr>
        <w:pPrChange w:id="1355" w:author="Christopher Bird" w:date="2017-03-19T10:39:00Z">
          <w:pPr>
            <w:pStyle w:val="ListParagraph"/>
            <w:numPr>
              <w:ilvl w:val="2"/>
              <w:numId w:val="1"/>
            </w:numPr>
            <w:ind w:left="2160" w:hanging="180"/>
          </w:pPr>
        </w:pPrChange>
      </w:pPr>
      <w:ins w:id="1356" w:author="Christopher Bird" w:date="2017-03-19T10:40:00Z">
        <w:r>
          <w:t>If you are running on a workstation, then check using system monitor or equivalent</w:t>
        </w:r>
      </w:ins>
    </w:p>
    <w:p w14:paraId="72735A80" w14:textId="77777777" w:rsidR="009D7D3F" w:rsidRPr="00E446EF" w:rsidRDefault="009D7D3F">
      <w:pPr>
        <w:pStyle w:val="ListParagraph"/>
        <w:numPr>
          <w:ilvl w:val="3"/>
          <w:numId w:val="1"/>
        </w:numPr>
        <w:pPrChange w:id="1357" w:author="Christopher Bird" w:date="2017-03-19T10:40:00Z">
          <w:pPr>
            <w:pStyle w:val="ListParagraph"/>
            <w:numPr>
              <w:ilvl w:val="2"/>
              <w:numId w:val="1"/>
            </w:numPr>
            <w:ind w:left="2160" w:hanging="180"/>
          </w:pPr>
        </w:pPrChange>
      </w:pPr>
    </w:p>
    <w:p w14:paraId="5A4B9922" w14:textId="77777777" w:rsidR="004F2AB5" w:rsidRDefault="004F2AB5">
      <w:r>
        <w:br w:type="page"/>
      </w:r>
    </w:p>
    <w:p w14:paraId="213E8206" w14:textId="77777777" w:rsidR="001A7BB1" w:rsidRPr="004F2AB5" w:rsidRDefault="001A7BB1" w:rsidP="001A7BB1">
      <w:pPr>
        <w:pStyle w:val="ListParagraph"/>
        <w:numPr>
          <w:ilvl w:val="0"/>
          <w:numId w:val="1"/>
        </w:numPr>
        <w:rPr>
          <w:b/>
        </w:rPr>
      </w:pPr>
      <w:r w:rsidRPr="004F2AB5">
        <w:rPr>
          <w:b/>
        </w:rPr>
        <w:lastRenderedPageBreak/>
        <w:t>Cleaning Up</w:t>
      </w:r>
    </w:p>
    <w:p w14:paraId="760EDD65" w14:textId="77777777" w:rsidR="001A7BB1" w:rsidRDefault="001A7BB1" w:rsidP="001A7BB1">
      <w:pPr>
        <w:pStyle w:val="ListParagraph"/>
        <w:numPr>
          <w:ilvl w:val="1"/>
          <w:numId w:val="1"/>
        </w:numPr>
      </w:pPr>
      <w:r>
        <w:t>Assess how much space your files are taking up</w:t>
      </w:r>
    </w:p>
    <w:p w14:paraId="335054E4" w14:textId="77777777" w:rsidR="001A7BB1" w:rsidRDefault="001A7BB1" w:rsidP="001A7BB1">
      <w:pPr>
        <w:pStyle w:val="ListParagraph"/>
        <w:numPr>
          <w:ilvl w:val="2"/>
          <w:numId w:val="1"/>
        </w:numPr>
      </w:pPr>
      <w:r>
        <w:t>du –s directorypath</w:t>
      </w:r>
    </w:p>
    <w:p w14:paraId="2BD58991" w14:textId="77777777" w:rsidR="001A7BB1" w:rsidRDefault="001A7BB1" w:rsidP="001A7BB1">
      <w:pPr>
        <w:pStyle w:val="ListParagraph"/>
        <w:numPr>
          <w:ilvl w:val="2"/>
          <w:numId w:val="1"/>
        </w:numPr>
      </w:pPr>
      <w:r>
        <w:t>du directorypath</w:t>
      </w:r>
    </w:p>
    <w:p w14:paraId="3A0B583E" w14:textId="77777777" w:rsidR="00254EE5" w:rsidRDefault="00254EE5" w:rsidP="00254EE5">
      <w:pPr>
        <w:pStyle w:val="ListParagraph"/>
        <w:ind w:left="2160"/>
      </w:pPr>
    </w:p>
    <w:p w14:paraId="604510D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[cbird@hpcm cbird]$ du opihiSK/</w:t>
      </w:r>
    </w:p>
    <w:p w14:paraId="54A3415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15399240        opihiSK/highReadNum</w:t>
      </w:r>
    </w:p>
    <w:p w14:paraId="160FC7B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130930  opihiSK/FASTQC</w:t>
      </w:r>
    </w:p>
    <w:p w14:paraId="766E3230"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714     opihiSK/assembly/logfiles</w:t>
      </w:r>
    </w:p>
    <w:p w14:paraId="7C8852CB"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604     opihiSK/assembly/trimreports</w:t>
      </w:r>
    </w:p>
    <w:p w14:paraId="14DD4397"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60004   opihiSK/assembly/FASTQC</w:t>
      </w:r>
    </w:p>
    <w:p w14:paraId="0776A57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18878834        opihiSK/assembly</w:t>
      </w:r>
    </w:p>
    <w:p w14:paraId="6DB777A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127418  opihiSK/mapping/lowReadNum</w:t>
      </w:r>
    </w:p>
    <w:p w14:paraId="32759024"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196448  opihiSK/mapping/unpairedreads/unpaired</w:t>
      </w:r>
    </w:p>
    <w:p w14:paraId="63278C8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226604  opihiSK/mapping/unpairedreads</w:t>
      </w:r>
    </w:p>
    <w:p w14:paraId="7F46A32E"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117076  opihiSK/mapping/FASTQC</w:t>
      </w:r>
    </w:p>
    <w:p w14:paraId="53EF05E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14708388        opihiSK/mapping/highReadNum</w:t>
      </w:r>
    </w:p>
    <w:p w14:paraId="13C197C8"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250     opihiSK/mapping/logfiles</w:t>
      </w:r>
    </w:p>
    <w:p w14:paraId="04E87D9F"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1208    opihiSK/mapping/trimreports</w:t>
      </w:r>
    </w:p>
    <w:p w14:paraId="6627E572"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56463032        opihiSK/mapping</w:t>
      </w:r>
    </w:p>
    <w:p w14:paraId="239A3875"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28553584        opihiSK/fastq</w:t>
      </w:r>
    </w:p>
    <w:p w14:paraId="6E74A58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128664  opihiSK/lowReadNum</w:t>
      </w:r>
    </w:p>
    <w:p w14:paraId="0BFE7799"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2077786 opihiSK/removed_seqs</w:t>
      </w:r>
    </w:p>
    <w:p w14:paraId="3C3ED65D"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410     opihiSK/assembly4b2/trimreports</w:t>
      </w:r>
    </w:p>
    <w:p w14:paraId="51B286F3"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624     opihiSK/assembly4b2/logfiles</w:t>
      </w:r>
    </w:p>
    <w:p w14:paraId="48EFF7F6"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60078   opihiSK/assembly4b2/FASTQC</w:t>
      </w:r>
    </w:p>
    <w:p w14:paraId="3908707C" w14:textId="77777777" w:rsidR="00254EE5" w:rsidRP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26805346        opihiSK/assembly4b2</w:t>
      </w:r>
    </w:p>
    <w:p w14:paraId="13D00FE7" w14:textId="77777777" w:rsidR="00254EE5" w:rsidRDefault="00254EE5" w:rsidP="00254EE5">
      <w:pPr>
        <w:pStyle w:val="ListParagraph"/>
        <w:rPr>
          <w:rFonts w:ascii="Courier New" w:hAnsi="Courier New" w:cs="Courier New"/>
          <w:sz w:val="12"/>
          <w:szCs w:val="12"/>
        </w:rPr>
      </w:pPr>
      <w:r w:rsidRPr="00254EE5">
        <w:rPr>
          <w:rFonts w:ascii="Courier New" w:hAnsi="Courier New" w:cs="Courier New"/>
          <w:sz w:val="12"/>
          <w:szCs w:val="12"/>
        </w:rPr>
        <w:t>165039576       opihiSK/</w:t>
      </w:r>
    </w:p>
    <w:p w14:paraId="2FFED601" w14:textId="77777777" w:rsidR="00254EE5" w:rsidRDefault="00254EE5" w:rsidP="00254EE5">
      <w:pPr>
        <w:pStyle w:val="ListParagraph"/>
        <w:ind w:left="1440"/>
      </w:pPr>
    </w:p>
    <w:p w14:paraId="5E64A9F8" w14:textId="77777777" w:rsidR="003040C5" w:rsidRDefault="003040C5" w:rsidP="00254EE5">
      <w:pPr>
        <w:pStyle w:val="ListParagraph"/>
        <w:numPr>
          <w:ilvl w:val="1"/>
          <w:numId w:val="1"/>
        </w:numPr>
      </w:pPr>
      <w:r>
        <w:t>Make sure there are no unnecessary directories or files</w:t>
      </w:r>
    </w:p>
    <w:p w14:paraId="56D9857B" w14:textId="77777777" w:rsidR="003040C5" w:rsidRDefault="003040C5" w:rsidP="003040C5">
      <w:pPr>
        <w:pStyle w:val="ListParagraph"/>
        <w:numPr>
          <w:ilvl w:val="2"/>
          <w:numId w:val="1"/>
        </w:numPr>
      </w:pPr>
      <w:r>
        <w:t>You should keep everything generated by following the instructions above</w:t>
      </w:r>
    </w:p>
    <w:p w14:paraId="71E29938" w14:textId="77777777" w:rsidR="003040C5" w:rsidRDefault="003040C5" w:rsidP="003040C5">
      <w:pPr>
        <w:pStyle w:val="ListParagraph"/>
        <w:numPr>
          <w:ilvl w:val="2"/>
          <w:numId w:val="1"/>
        </w:numPr>
      </w:pPr>
      <w:r>
        <w:t>But if you freestyle, make sure that you clean it up</w:t>
      </w:r>
    </w:p>
    <w:p w14:paraId="1D1CFBDF" w14:textId="77777777" w:rsidR="00254EE5" w:rsidRDefault="00254EE5" w:rsidP="00254EE5">
      <w:pPr>
        <w:pStyle w:val="ListParagraph"/>
        <w:numPr>
          <w:ilvl w:val="1"/>
          <w:numId w:val="1"/>
        </w:numPr>
      </w:pPr>
      <w:r>
        <w:t xml:space="preserve">While you may want to wait until you are done working on a directory, when you are ready </w:t>
      </w:r>
    </w:p>
    <w:p w14:paraId="7BF75DAB" w14:textId="77777777" w:rsidR="00254EE5" w:rsidRDefault="00254EE5" w:rsidP="00254EE5">
      <w:pPr>
        <w:pStyle w:val="ListParagraph"/>
        <w:numPr>
          <w:ilvl w:val="2"/>
          <w:numId w:val="1"/>
        </w:numPr>
      </w:pPr>
      <w:r>
        <w:t>large files can be gzipped</w:t>
      </w:r>
    </w:p>
    <w:p w14:paraId="5BD16A25" w14:textId="77777777" w:rsidR="00254EE5" w:rsidRDefault="00254EE5" w:rsidP="00254EE5">
      <w:pPr>
        <w:pStyle w:val="ListParagraph"/>
        <w:numPr>
          <w:ilvl w:val="3"/>
          <w:numId w:val="1"/>
        </w:numPr>
      </w:pPr>
      <w:r>
        <w:t>gzip</w:t>
      </w:r>
    </w:p>
    <w:p w14:paraId="0BE2058E" w14:textId="77777777" w:rsidR="00254EE5" w:rsidRDefault="00254EE5" w:rsidP="00254EE5">
      <w:pPr>
        <w:pStyle w:val="ListParagraph"/>
        <w:numPr>
          <w:ilvl w:val="2"/>
          <w:numId w:val="1"/>
        </w:numPr>
      </w:pPr>
      <w:r>
        <w:t>the whole directory can be tarballed and gzipped</w:t>
      </w:r>
    </w:p>
    <w:p w14:paraId="78FBD294" w14:textId="77777777" w:rsidR="00254EE5" w:rsidRDefault="00254EE5" w:rsidP="00254EE5">
      <w:pPr>
        <w:pStyle w:val="ListParagraph"/>
        <w:numPr>
          <w:ilvl w:val="3"/>
          <w:numId w:val="1"/>
        </w:numPr>
      </w:pPr>
      <w:r>
        <w:t>tar</w:t>
      </w:r>
    </w:p>
    <w:p w14:paraId="6FCA683B" w14:textId="77777777" w:rsidR="00254EE5" w:rsidRDefault="00254EE5" w:rsidP="00254EE5">
      <w:pPr>
        <w:pStyle w:val="ListParagraph"/>
        <w:numPr>
          <w:ilvl w:val="3"/>
          <w:numId w:val="1"/>
        </w:numPr>
      </w:pPr>
      <w:r>
        <w:t>if this is done, the tarball should be deposited in the lab museum (location tbd), where it can be accessed by posterity if need be</w:t>
      </w:r>
    </w:p>
    <w:p w14:paraId="430D9200" w14:textId="77777777" w:rsidR="00234E9F" w:rsidRDefault="00234E9F" w:rsidP="00234E9F">
      <w:r>
        <w:br w:type="page"/>
      </w:r>
    </w:p>
    <w:p w14:paraId="1BA6C7A2" w14:textId="77777777" w:rsidR="0035645C" w:rsidRPr="00560750" w:rsidRDefault="0035645C">
      <w:pPr>
        <w:rPr>
          <w:ins w:id="1358" w:author="Chris Bird" w:date="2017-08-18T01:50:00Z"/>
          <w:b/>
          <w:rPrChange w:id="1359" w:author="Chris Bird" w:date="2017-08-18T01:51:00Z">
            <w:rPr>
              <w:ins w:id="1360" w:author="Chris Bird" w:date="2017-08-18T01:50:00Z"/>
            </w:rPr>
          </w:rPrChange>
        </w:rPr>
      </w:pPr>
      <w:ins w:id="1361" w:author="Chris Bird" w:date="2017-08-18T01:49:00Z">
        <w:r w:rsidRPr="00560750">
          <w:rPr>
            <w:b/>
            <w:rPrChange w:id="1362" w:author="Chris Bird" w:date="2017-08-18T01:51:00Z">
              <w:rPr/>
            </w:rPrChange>
          </w:rPr>
          <w:lastRenderedPageBreak/>
          <w:t>Relat</w:t>
        </w:r>
      </w:ins>
      <w:ins w:id="1363" w:author="Chris Bird" w:date="2017-08-18T01:50:00Z">
        <w:r w:rsidRPr="00560750">
          <w:rPr>
            <w:b/>
            <w:rPrChange w:id="1364" w:author="Chris Bird" w:date="2017-08-18T01:51:00Z">
              <w:rPr/>
            </w:rPrChange>
          </w:rPr>
          <w:t>edness</w:t>
        </w:r>
      </w:ins>
    </w:p>
    <w:p w14:paraId="0190931A" w14:textId="77777777" w:rsidR="0035645C" w:rsidRDefault="0035645C">
      <w:pPr>
        <w:rPr>
          <w:ins w:id="1365" w:author="Chris Bird" w:date="2017-08-18T01:50:00Z"/>
        </w:rPr>
      </w:pPr>
    </w:p>
    <w:p w14:paraId="117E7FC1" w14:textId="77777777" w:rsidR="0035645C" w:rsidRDefault="0035645C">
      <w:pPr>
        <w:rPr>
          <w:ins w:id="1366" w:author="Chris Bird" w:date="2017-08-18T01:50:00Z"/>
        </w:rPr>
      </w:pPr>
      <w:ins w:id="1367" w:author="Chris Bird" w:date="2017-08-18T01:50:00Z">
        <w:r>
          <w:t>The easiest way to calculate relatedness is with vcftools</w:t>
        </w:r>
      </w:ins>
    </w:p>
    <w:p w14:paraId="6E278D3B" w14:textId="77777777" w:rsidR="0035645C" w:rsidRDefault="0035645C">
      <w:pPr>
        <w:rPr>
          <w:ins w:id="1368" w:author="Chris Bird" w:date="2017-08-18T01:50:00Z"/>
        </w:rPr>
      </w:pPr>
    </w:p>
    <w:p w14:paraId="0EBE0C18" w14:textId="29BB9726" w:rsidR="0035645C" w:rsidRDefault="0035645C">
      <w:pPr>
        <w:rPr>
          <w:ins w:id="1369" w:author="Chris Bird" w:date="2017-08-18T01:50:00Z"/>
        </w:rPr>
      </w:pPr>
      <w:ins w:id="1370" w:author="Chris Bird" w:date="2017-08-18T01:50:00Z">
        <w:r>
          <w:t>vcftools –vcf file.vcf –relatedness</w:t>
        </w:r>
      </w:ins>
    </w:p>
    <w:p w14:paraId="6E104378" w14:textId="77777777" w:rsidR="0035645C" w:rsidRDefault="0035645C">
      <w:pPr>
        <w:rPr>
          <w:ins w:id="1371" w:author="Chris Bird" w:date="2017-08-18T01:50:00Z"/>
        </w:rPr>
      </w:pPr>
    </w:p>
    <w:p w14:paraId="38BEF453" w14:textId="77777777" w:rsidR="0035645C" w:rsidRDefault="0035645C">
      <w:pPr>
        <w:rPr>
          <w:ins w:id="1372" w:author="Chris Bird" w:date="2017-08-18T01:50:00Z"/>
        </w:rPr>
      </w:pPr>
      <w:ins w:id="1373" w:author="Chris Bird" w:date="2017-08-18T01:50:00Z">
        <w:r>
          <w:t xml:space="preserve">or </w:t>
        </w:r>
      </w:ins>
    </w:p>
    <w:p w14:paraId="28B44502" w14:textId="77777777" w:rsidR="0035645C" w:rsidRDefault="0035645C">
      <w:pPr>
        <w:rPr>
          <w:ins w:id="1374" w:author="Chris Bird" w:date="2017-08-18T01:50:00Z"/>
        </w:rPr>
      </w:pPr>
    </w:p>
    <w:p w14:paraId="4928A76B" w14:textId="77777777" w:rsidR="0035645C" w:rsidRDefault="0035645C">
      <w:pPr>
        <w:rPr>
          <w:ins w:id="1375" w:author="Chris Bird" w:date="2017-08-18T01:50:00Z"/>
        </w:rPr>
      </w:pPr>
      <w:ins w:id="1376" w:author="Chris Bird" w:date="2017-08-18T01:50:00Z">
        <w:r>
          <w:t>vcftools –vcf file.vcf –relatedness2</w:t>
        </w:r>
      </w:ins>
    </w:p>
    <w:p w14:paraId="6FD0C5CB" w14:textId="77777777" w:rsidR="0035645C" w:rsidRDefault="0035645C">
      <w:pPr>
        <w:rPr>
          <w:ins w:id="1377" w:author="Chris Bird" w:date="2017-08-18T01:50:00Z"/>
        </w:rPr>
      </w:pPr>
    </w:p>
    <w:p w14:paraId="53CC1586" w14:textId="2080F2A5" w:rsidR="0035645C" w:rsidRDefault="00680EAC">
      <w:pPr>
        <w:rPr>
          <w:ins w:id="1378" w:author="Chris Bird" w:date="2017-08-18T01:50:00Z"/>
        </w:rPr>
      </w:pPr>
      <w:ins w:id="1379" w:author="Chris Bird" w:date="2017-08-18T01:51:00Z">
        <w:r>
          <w:t>A simple way to visualize is to open file in excel, insert a pivot table, and use conditional formattin</w:t>
        </w:r>
      </w:ins>
      <w:ins w:id="1380" w:author="Chris Bird" w:date="2017-08-18T01:52:00Z">
        <w:r>
          <w:t>g to color-code the cells of the matrix</w:t>
        </w:r>
      </w:ins>
    </w:p>
    <w:p w14:paraId="1A679508" w14:textId="79B29A08" w:rsidR="0035645C" w:rsidRDefault="0035645C">
      <w:pPr>
        <w:rPr>
          <w:ins w:id="1381" w:author="Chris Bird" w:date="2017-08-18T01:49:00Z"/>
        </w:rPr>
      </w:pPr>
      <w:ins w:id="1382" w:author="Chris Bird" w:date="2017-08-18T01:49:00Z">
        <w:r>
          <w:br w:type="page"/>
        </w:r>
      </w:ins>
    </w:p>
    <w:p w14:paraId="040C7BEA" w14:textId="77777777" w:rsidR="000E7157" w:rsidRPr="008F1BAE" w:rsidRDefault="000E7157" w:rsidP="000E7157">
      <w:pPr>
        <w:rPr>
          <w:ins w:id="1383" w:author="Bird, Chris" w:date="2017-08-20T15:11:00Z"/>
          <w:b/>
        </w:rPr>
      </w:pPr>
      <w:ins w:id="1384" w:author="Bird, Chris" w:date="2017-08-20T15:11:00Z">
        <w:r w:rsidRPr="008F1BAE">
          <w:rPr>
            <w:b/>
          </w:rPr>
          <w:lastRenderedPageBreak/>
          <w:t>Evaluating Filtering Results By Cross Referencing with BAM Files</w:t>
        </w:r>
      </w:ins>
    </w:p>
    <w:p w14:paraId="6DFA82EB" w14:textId="77777777" w:rsidR="000E7157" w:rsidRDefault="000E7157" w:rsidP="000E7157">
      <w:pPr>
        <w:rPr>
          <w:ins w:id="1385" w:author="Bird, Chris" w:date="2017-08-20T15:11:00Z"/>
        </w:rPr>
      </w:pPr>
    </w:p>
    <w:p w14:paraId="3E7D5314" w14:textId="77777777" w:rsidR="000E7157" w:rsidRDefault="000E7157" w:rsidP="000E7157">
      <w:pPr>
        <w:rPr>
          <w:ins w:id="1386" w:author="Bird, Chris" w:date="2017-08-20T15:11:00Z"/>
        </w:rPr>
      </w:pPr>
      <w:ins w:id="1387" w:author="Bird, Chris" w:date="2017-08-20T15:11:00Z">
        <w:r>
          <w:t>In one window, open the vcf file to cross reference</w:t>
        </w:r>
      </w:ins>
    </w:p>
    <w:p w14:paraId="68E8FAB5" w14:textId="77777777" w:rsidR="000E7157" w:rsidRDefault="000E7157" w:rsidP="000E7157">
      <w:pPr>
        <w:rPr>
          <w:ins w:id="1388" w:author="Bird, Chris" w:date="2017-08-20T15:11:00Z"/>
        </w:rPr>
      </w:pPr>
      <w:ins w:id="1389" w:author="Bird, Chris" w:date="2017-08-20T15:11:00Z">
        <w:r>
          <w:tab/>
          <w:t>less -S nameoffile.vcf</w:t>
        </w:r>
      </w:ins>
    </w:p>
    <w:p w14:paraId="4CE6E6CB" w14:textId="77777777" w:rsidR="000E7157" w:rsidRDefault="000E7157" w:rsidP="000E7157">
      <w:pPr>
        <w:rPr>
          <w:ins w:id="1390" w:author="Bird, Chris" w:date="2017-08-20T15:11:00Z"/>
        </w:rPr>
      </w:pPr>
    </w:p>
    <w:p w14:paraId="5130C8F2" w14:textId="77777777" w:rsidR="000E7157" w:rsidRDefault="000E7157" w:rsidP="000E7157">
      <w:pPr>
        <w:rPr>
          <w:ins w:id="1391" w:author="Bird, Chris" w:date="2017-08-20T15:11:00Z"/>
        </w:rPr>
      </w:pPr>
      <w:ins w:id="1392" w:author="Bird, Chris" w:date="2017-08-20T15:11:00Z">
        <w:r>
          <w:t>In another window, use samtools tview to view the bam file for one of your individuals</w:t>
        </w:r>
      </w:ins>
    </w:p>
    <w:p w14:paraId="5799C587" w14:textId="77777777" w:rsidR="000E7157" w:rsidRDefault="000E7157" w:rsidP="000E7157">
      <w:pPr>
        <w:rPr>
          <w:ins w:id="1393" w:author="Bird, Chris" w:date="2017-08-20T15:11:00Z"/>
        </w:rPr>
      </w:pPr>
      <w:ins w:id="1394" w:author="Bird, Chris" w:date="2017-08-20T15:11:00Z">
        <w:r>
          <w:tab/>
          <w:t>samtools tview nameoffile.bam nameoffile.ref</w:t>
        </w:r>
      </w:ins>
    </w:p>
    <w:p w14:paraId="413BAF2C" w14:textId="77777777" w:rsidR="000E7157" w:rsidRDefault="000E7157" w:rsidP="000E7157">
      <w:pPr>
        <w:rPr>
          <w:ins w:id="1395" w:author="Bird, Chris" w:date="2017-08-20T15:11:00Z"/>
        </w:rPr>
      </w:pPr>
    </w:p>
    <w:p w14:paraId="29BC10BD" w14:textId="77777777" w:rsidR="000E7157" w:rsidRDefault="000E7157" w:rsidP="000E7157">
      <w:pPr>
        <w:rPr>
          <w:ins w:id="1396" w:author="Bird, Chris" w:date="2017-08-20T15:11:00Z"/>
        </w:rPr>
      </w:pPr>
      <w:ins w:id="1397" w:author="Bird, Chris" w:date="2017-08-20T15:11:00Z">
        <w:r>
          <w:rPr>
            <w:noProof/>
          </w:rPr>
          <w:drawing>
            <wp:anchor distT="0" distB="0" distL="114300" distR="114300" simplePos="0" relativeHeight="251675648" behindDoc="0" locked="0" layoutInCell="1" allowOverlap="1" wp14:anchorId="4C32C09A" wp14:editId="5213ABC3">
              <wp:simplePos x="0" y="0"/>
              <wp:positionH relativeFrom="column">
                <wp:posOffset>-38100</wp:posOffset>
              </wp:positionH>
              <wp:positionV relativeFrom="paragraph">
                <wp:posOffset>362585</wp:posOffset>
              </wp:positionV>
              <wp:extent cx="3048000" cy="43446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48000" cy="4344670"/>
                      </a:xfrm>
                      <a:prstGeom prst="rect">
                        <a:avLst/>
                      </a:prstGeom>
                    </pic:spPr>
                  </pic:pic>
                </a:graphicData>
              </a:graphic>
            </wp:anchor>
          </w:drawing>
        </w:r>
        <w:r>
          <w:t>For help in samtools tview:  ?</w:t>
        </w:r>
      </w:ins>
    </w:p>
    <w:p w14:paraId="2EDAEFC3" w14:textId="77777777" w:rsidR="000E7157" w:rsidRDefault="000E7157" w:rsidP="000E7157">
      <w:pPr>
        <w:rPr>
          <w:ins w:id="1398" w:author="Bird, Chris" w:date="2017-08-20T15:11:00Z"/>
        </w:rPr>
      </w:pPr>
    </w:p>
    <w:p w14:paraId="202CE229" w14:textId="77777777" w:rsidR="000E7157" w:rsidRDefault="000E7157" w:rsidP="000E7157">
      <w:pPr>
        <w:rPr>
          <w:ins w:id="1399" w:author="Bird, Chris" w:date="2017-08-20T15:11:00Z"/>
        </w:rPr>
      </w:pPr>
      <w:ins w:id="1400" w:author="Bird, Chris" w:date="2017-08-20T15:11:00Z">
        <w:r>
          <w:t>Navigate to a contig in your vcf file</w:t>
        </w:r>
      </w:ins>
    </w:p>
    <w:p w14:paraId="74ECFBF5" w14:textId="77777777" w:rsidR="000E7157" w:rsidRDefault="000E7157" w:rsidP="000E7157">
      <w:pPr>
        <w:rPr>
          <w:ins w:id="1401" w:author="Bird, Chris" w:date="2017-08-20T15:11:00Z"/>
        </w:rPr>
      </w:pPr>
      <w:ins w:id="1402" w:author="Bird, Chris" w:date="2017-08-20T15:11:00Z">
        <w:r>
          <w:tab/>
          <w:t>g dDocent_Contig_25</w:t>
        </w:r>
      </w:ins>
    </w:p>
    <w:p w14:paraId="428AE7A1" w14:textId="77777777" w:rsidR="000E7157" w:rsidRDefault="000E7157" w:rsidP="000E7157">
      <w:pPr>
        <w:rPr>
          <w:ins w:id="1403" w:author="Bird, Chris" w:date="2017-08-20T15:11:00Z"/>
        </w:rPr>
      </w:pPr>
    </w:p>
    <w:p w14:paraId="65E4EE9E" w14:textId="77777777" w:rsidR="000E7157" w:rsidRDefault="000E7157" w:rsidP="000E7157">
      <w:pPr>
        <w:rPr>
          <w:ins w:id="1404" w:author="Bird, Chris" w:date="2017-08-20T15:11:00Z"/>
        </w:rPr>
      </w:pPr>
      <w:ins w:id="1405" w:author="Bird, Chris" w:date="2017-08-20T15:11:00Z">
        <w:r>
          <w:lastRenderedPageBreak/>
          <w:t xml:space="preserve">The format of this file is “pileup”.  Google search this to learn about how to interpret the symbols.  </w:t>
        </w:r>
        <w:r>
          <w:fldChar w:fldCharType="begin"/>
        </w:r>
        <w:r>
          <w:instrText xml:space="preserve"> HYPERLINK "</w:instrText>
        </w:r>
        <w:r w:rsidRPr="00E006B9">
          <w:instrText>http://samtools.sourceforge.net/pileup.shtml</w:instrText>
        </w:r>
        <w:r>
          <w:instrText xml:space="preserve">" </w:instrText>
        </w:r>
        <w:r>
          <w:fldChar w:fldCharType="separate"/>
        </w:r>
        <w:r w:rsidRPr="007E6C08">
          <w:rPr>
            <w:rStyle w:val="Hyperlink"/>
          </w:rPr>
          <w:t>http://samtools.sourceforge.net/pileup.shtml</w:t>
        </w:r>
        <w:r>
          <w:fldChar w:fldCharType="end"/>
        </w:r>
        <w:r>
          <w:t xml:space="preserve"> </w:t>
        </w:r>
      </w:ins>
    </w:p>
    <w:p w14:paraId="1AA30927" w14:textId="77777777" w:rsidR="000E7157" w:rsidRDefault="000E7157" w:rsidP="000E7157">
      <w:pPr>
        <w:rPr>
          <w:ins w:id="1406" w:author="Bird, Chris" w:date="2017-08-20T15:11:00Z"/>
        </w:rPr>
      </w:pPr>
    </w:p>
    <w:p w14:paraId="7BA2EA44" w14:textId="77777777" w:rsidR="000E7157" w:rsidRDefault="000E7157" w:rsidP="000E7157">
      <w:pPr>
        <w:rPr>
          <w:ins w:id="1407" w:author="Bird, Chris" w:date="2017-08-20T15:11:00Z"/>
        </w:rPr>
      </w:pPr>
      <w:ins w:id="1408" w:author="Bird, Chris" w:date="2017-08-20T15:11:00Z">
        <w:r>
          <w:t xml:space="preserve">Look for heterozygous positions in the individual.  Do they occur in your vcf file?  </w:t>
        </w:r>
      </w:ins>
    </w:p>
    <w:p w14:paraId="34022F63" w14:textId="77777777" w:rsidR="000E7157" w:rsidRDefault="000E7157" w:rsidP="000E7157">
      <w:pPr>
        <w:rPr>
          <w:ins w:id="1409" w:author="Bird, Chris" w:date="2017-08-20T15:11:00Z"/>
        </w:rPr>
      </w:pPr>
    </w:p>
    <w:p w14:paraId="52E0A608" w14:textId="77777777" w:rsidR="000E7157" w:rsidRDefault="000E7157" w:rsidP="000E7157">
      <w:pPr>
        <w:rPr>
          <w:ins w:id="1410" w:author="Bird, Chris" w:date="2017-08-20T15:11:00Z"/>
        </w:rPr>
      </w:pPr>
      <w:ins w:id="1411" w:author="Bird, Chris" w:date="2017-08-20T15:11:00Z">
        <w:r>
          <w:t>If some snps don’t occur in your vcf file, determine which filter removed the snp by viewing the vcf files created by each filter.</w:t>
        </w:r>
      </w:ins>
    </w:p>
    <w:p w14:paraId="0F4E5C2C" w14:textId="77777777" w:rsidR="000E7157" w:rsidRDefault="000E7157" w:rsidP="000E7157">
      <w:pPr>
        <w:rPr>
          <w:ins w:id="1412" w:author="Bird, Chris" w:date="2017-08-20T15:11:00Z"/>
        </w:rPr>
      </w:pPr>
    </w:p>
    <w:p w14:paraId="70596B8B" w14:textId="77777777" w:rsidR="000E7157" w:rsidRDefault="000E7157">
      <w:pPr>
        <w:rPr>
          <w:ins w:id="1413" w:author="Bird, Chris" w:date="2017-08-20T15:11:00Z"/>
        </w:rPr>
      </w:pPr>
      <w:ins w:id="1414" w:author="Bird, Chris" w:date="2017-08-20T15:11:00Z">
        <w:r>
          <w:br w:type="page"/>
        </w:r>
      </w:ins>
    </w:p>
    <w:p w14:paraId="4E421323" w14:textId="0F20974F" w:rsidR="009F75C0" w:rsidRDefault="009F75C0">
      <w:pPr>
        <w:rPr>
          <w:ins w:id="1415" w:author="Chris Bird" w:date="2017-08-18T01:45:00Z"/>
        </w:rPr>
      </w:pPr>
      <w:ins w:id="1416" w:author="Chris Bird" w:date="2017-08-18T01:45:00Z">
        <w:r>
          <w:lastRenderedPageBreak/>
          <w:t>Ru</w:t>
        </w:r>
      </w:ins>
      <w:ins w:id="1417" w:author="Chris Bird" w:date="2017-08-18T01:46:00Z">
        <w:r>
          <w:t>nning DAPC in R</w:t>
        </w:r>
      </w:ins>
    </w:p>
    <w:p w14:paraId="0C33B236" w14:textId="77777777" w:rsidR="00680EAC" w:rsidRDefault="00680EAC">
      <w:pPr>
        <w:rPr>
          <w:ins w:id="1418" w:author="Chris Bird" w:date="2017-08-18T01:52:00Z"/>
        </w:rPr>
      </w:pPr>
    </w:p>
    <w:p w14:paraId="4E52FC9E" w14:textId="77777777" w:rsidR="00680EAC" w:rsidRDefault="00680EAC">
      <w:pPr>
        <w:rPr>
          <w:ins w:id="1419" w:author="Chris Bird" w:date="2017-08-18T01:53:00Z"/>
        </w:rPr>
      </w:pPr>
      <w:ins w:id="1420" w:author="Chris Bird" w:date="2017-08-18T01:52:00Z">
        <w:r>
          <w:t>See</w:t>
        </w:r>
      </w:ins>
      <w:ins w:id="1421" w:author="Chris Bird" w:date="2017-08-18T01:53:00Z">
        <w:r>
          <w:t xml:space="preserve"> script, convertVCF_dapc.R</w:t>
        </w:r>
      </w:ins>
    </w:p>
    <w:p w14:paraId="47F4BA1B" w14:textId="77777777" w:rsidR="00680EAC" w:rsidRDefault="00680EAC">
      <w:pPr>
        <w:rPr>
          <w:ins w:id="1422" w:author="Chris Bird" w:date="2017-08-18T01:53:00Z"/>
        </w:rPr>
      </w:pPr>
    </w:p>
    <w:p w14:paraId="6EA00D82" w14:textId="77777777" w:rsidR="00680EAC" w:rsidRDefault="00680EAC" w:rsidP="00680EAC">
      <w:pPr>
        <w:rPr>
          <w:ins w:id="1423" w:author="Chris Bird" w:date="2017-08-18T01:53:00Z"/>
        </w:rPr>
      </w:pPr>
      <w:ins w:id="1424" w:author="Chris Bird" w:date="2017-08-18T01:53:00Z">
        <w:r>
          <w:t>##########################################################</w:t>
        </w:r>
      </w:ins>
    </w:p>
    <w:p w14:paraId="0D331B68" w14:textId="77777777" w:rsidR="00680EAC" w:rsidRDefault="00680EAC" w:rsidP="00680EAC">
      <w:pPr>
        <w:rPr>
          <w:ins w:id="1425" w:author="Chris Bird" w:date="2017-08-18T01:53:00Z"/>
        </w:rPr>
      </w:pPr>
      <w:ins w:id="1426" w:author="Chris Bird" w:date="2017-08-18T01:53:00Z">
        <w:r>
          <w:t>#Step 0. Install and load packages</w:t>
        </w:r>
      </w:ins>
    </w:p>
    <w:p w14:paraId="7CAF1CE6" w14:textId="77777777" w:rsidR="00680EAC" w:rsidRDefault="00680EAC" w:rsidP="00680EAC">
      <w:pPr>
        <w:rPr>
          <w:ins w:id="1427" w:author="Chris Bird" w:date="2017-08-18T01:53:00Z"/>
        </w:rPr>
      </w:pPr>
      <w:ins w:id="1428" w:author="Chris Bird" w:date="2017-08-18T01:53:00Z">
        <w:r>
          <w:t>##########################################################</w:t>
        </w:r>
      </w:ins>
    </w:p>
    <w:p w14:paraId="64F4A5A1" w14:textId="77777777" w:rsidR="00680EAC" w:rsidRDefault="00680EAC" w:rsidP="00680EAC">
      <w:pPr>
        <w:rPr>
          <w:ins w:id="1429" w:author="Chris Bird" w:date="2017-08-18T01:53:00Z"/>
        </w:rPr>
      </w:pPr>
    </w:p>
    <w:p w14:paraId="1882F7EB" w14:textId="77777777" w:rsidR="00680EAC" w:rsidRDefault="00680EAC" w:rsidP="00680EAC">
      <w:pPr>
        <w:rPr>
          <w:ins w:id="1430" w:author="Chris Bird" w:date="2017-08-18T01:53:00Z"/>
        </w:rPr>
      </w:pPr>
      <w:ins w:id="1431" w:author="Chris Bird" w:date="2017-08-18T01:53:00Z">
        <w:r>
          <w:t>#install.packages("adegenet", dep=TRUE)</w:t>
        </w:r>
      </w:ins>
    </w:p>
    <w:p w14:paraId="736DB175" w14:textId="77777777" w:rsidR="00680EAC" w:rsidRDefault="00680EAC" w:rsidP="00680EAC">
      <w:pPr>
        <w:rPr>
          <w:ins w:id="1432" w:author="Chris Bird" w:date="2017-08-18T01:53:00Z"/>
        </w:rPr>
      </w:pPr>
      <w:ins w:id="1433" w:author="Chris Bird" w:date="2017-08-18T01:53:00Z">
        <w:r>
          <w:t>library("ape")</w:t>
        </w:r>
      </w:ins>
    </w:p>
    <w:p w14:paraId="523DD375" w14:textId="77777777" w:rsidR="00680EAC" w:rsidRDefault="00680EAC" w:rsidP="00680EAC">
      <w:pPr>
        <w:rPr>
          <w:ins w:id="1434" w:author="Chris Bird" w:date="2017-08-18T01:53:00Z"/>
        </w:rPr>
      </w:pPr>
      <w:ins w:id="1435" w:author="Chris Bird" w:date="2017-08-18T01:53:00Z">
        <w:r>
          <w:t>library("pegas")</w:t>
        </w:r>
      </w:ins>
    </w:p>
    <w:p w14:paraId="28E61662" w14:textId="77777777" w:rsidR="00680EAC" w:rsidRDefault="00680EAC" w:rsidP="00680EAC">
      <w:pPr>
        <w:rPr>
          <w:ins w:id="1436" w:author="Chris Bird" w:date="2017-08-18T01:53:00Z"/>
        </w:rPr>
      </w:pPr>
      <w:ins w:id="1437" w:author="Chris Bird" w:date="2017-08-18T01:53:00Z">
        <w:r>
          <w:t>library("seqinr")</w:t>
        </w:r>
      </w:ins>
    </w:p>
    <w:p w14:paraId="1DF57024" w14:textId="77777777" w:rsidR="00680EAC" w:rsidRDefault="00680EAC" w:rsidP="00680EAC">
      <w:pPr>
        <w:rPr>
          <w:ins w:id="1438" w:author="Chris Bird" w:date="2017-08-18T01:53:00Z"/>
        </w:rPr>
      </w:pPr>
      <w:ins w:id="1439" w:author="Chris Bird" w:date="2017-08-18T01:53:00Z">
        <w:r>
          <w:t>library("ggplot2")</w:t>
        </w:r>
      </w:ins>
    </w:p>
    <w:p w14:paraId="6BDBD3F1" w14:textId="77777777" w:rsidR="00680EAC" w:rsidRDefault="00680EAC" w:rsidP="00680EAC">
      <w:pPr>
        <w:rPr>
          <w:ins w:id="1440" w:author="Chris Bird" w:date="2017-08-18T01:53:00Z"/>
        </w:rPr>
      </w:pPr>
      <w:ins w:id="1441" w:author="Chris Bird" w:date="2017-08-18T01:53:00Z">
        <w:r>
          <w:t>library("adegenet")</w:t>
        </w:r>
      </w:ins>
    </w:p>
    <w:p w14:paraId="6B5EAD99" w14:textId="77777777" w:rsidR="00680EAC" w:rsidRDefault="00680EAC" w:rsidP="00680EAC">
      <w:pPr>
        <w:rPr>
          <w:ins w:id="1442" w:author="Chris Bird" w:date="2017-08-18T01:53:00Z"/>
        </w:rPr>
      </w:pPr>
      <w:ins w:id="1443" w:author="Chris Bird" w:date="2017-08-18T01:53:00Z">
        <w:r>
          <w:t>packageDescription("adegenet", fields = "Version")</w:t>
        </w:r>
      </w:ins>
    </w:p>
    <w:p w14:paraId="2A36B9E6" w14:textId="77777777" w:rsidR="00680EAC" w:rsidRDefault="00680EAC" w:rsidP="00680EAC">
      <w:pPr>
        <w:rPr>
          <w:ins w:id="1444" w:author="Chris Bird" w:date="2017-08-18T01:53:00Z"/>
        </w:rPr>
      </w:pPr>
    </w:p>
    <w:p w14:paraId="10867503" w14:textId="77777777" w:rsidR="00680EAC" w:rsidRDefault="00680EAC" w:rsidP="00680EAC">
      <w:pPr>
        <w:rPr>
          <w:ins w:id="1445" w:author="Chris Bird" w:date="2017-08-18T01:53:00Z"/>
        </w:rPr>
      </w:pPr>
      <w:ins w:id="1446" w:author="Chris Bird" w:date="2017-08-18T01:53:00Z">
        <w:r>
          <w:t>#install.packages("vcfR", dep=TRUE)</w:t>
        </w:r>
      </w:ins>
    </w:p>
    <w:p w14:paraId="1143C05F" w14:textId="77777777" w:rsidR="00680EAC" w:rsidRDefault="00680EAC" w:rsidP="00680EAC">
      <w:pPr>
        <w:rPr>
          <w:ins w:id="1447" w:author="Chris Bird" w:date="2017-08-18T01:53:00Z"/>
        </w:rPr>
      </w:pPr>
      <w:ins w:id="1448" w:author="Chris Bird" w:date="2017-08-18T01:53:00Z">
        <w:r>
          <w:t>library(vcfR)</w:t>
        </w:r>
      </w:ins>
    </w:p>
    <w:p w14:paraId="6F37AC8A" w14:textId="77777777" w:rsidR="00680EAC" w:rsidRDefault="00680EAC" w:rsidP="00680EAC">
      <w:pPr>
        <w:rPr>
          <w:ins w:id="1449" w:author="Chris Bird" w:date="2017-08-18T01:53:00Z"/>
        </w:rPr>
      </w:pPr>
      <w:ins w:id="1450" w:author="Chris Bird" w:date="2017-08-18T01:53:00Z">
        <w:r>
          <w:t>packageDescription("vcfR", fields = "Version")</w:t>
        </w:r>
      </w:ins>
    </w:p>
    <w:p w14:paraId="45E31488" w14:textId="77777777" w:rsidR="00680EAC" w:rsidRDefault="00680EAC" w:rsidP="00680EAC">
      <w:pPr>
        <w:rPr>
          <w:ins w:id="1451" w:author="Chris Bird" w:date="2017-08-18T01:53:00Z"/>
        </w:rPr>
      </w:pPr>
    </w:p>
    <w:p w14:paraId="33977C8D" w14:textId="77777777" w:rsidR="00680EAC" w:rsidRDefault="00680EAC" w:rsidP="00680EAC">
      <w:pPr>
        <w:rPr>
          <w:ins w:id="1452" w:author="Chris Bird" w:date="2017-08-18T01:53:00Z"/>
        </w:rPr>
      </w:pPr>
      <w:ins w:id="1453" w:author="Chris Bird" w:date="2017-08-18T01:53:00Z">
        <w:r>
          <w:t>#install.packages("parallel", dep=TRUE)</w:t>
        </w:r>
      </w:ins>
    </w:p>
    <w:p w14:paraId="5591EA37" w14:textId="77777777" w:rsidR="00680EAC" w:rsidRDefault="00680EAC" w:rsidP="00680EAC">
      <w:pPr>
        <w:rPr>
          <w:ins w:id="1454" w:author="Chris Bird" w:date="2017-08-18T01:53:00Z"/>
        </w:rPr>
      </w:pPr>
      <w:ins w:id="1455" w:author="Chris Bird" w:date="2017-08-18T01:53:00Z">
        <w:r>
          <w:t>library(parallel)</w:t>
        </w:r>
      </w:ins>
    </w:p>
    <w:p w14:paraId="59D31446" w14:textId="77777777" w:rsidR="00680EAC" w:rsidRDefault="00680EAC" w:rsidP="00680EAC">
      <w:pPr>
        <w:rPr>
          <w:ins w:id="1456" w:author="Chris Bird" w:date="2017-08-18T01:53:00Z"/>
        </w:rPr>
      </w:pPr>
    </w:p>
    <w:p w14:paraId="11BDA889" w14:textId="77777777" w:rsidR="00680EAC" w:rsidRDefault="00680EAC" w:rsidP="00680EAC">
      <w:pPr>
        <w:rPr>
          <w:ins w:id="1457" w:author="Chris Bird" w:date="2017-08-18T01:53:00Z"/>
        </w:rPr>
      </w:pPr>
      <w:ins w:id="1458" w:author="Chris Bird" w:date="2017-08-18T01:53:00Z">
        <w:r>
          <w:t>#######################################################################</w:t>
        </w:r>
      </w:ins>
    </w:p>
    <w:p w14:paraId="33F740D9" w14:textId="77777777" w:rsidR="00680EAC" w:rsidRDefault="00680EAC" w:rsidP="00680EAC">
      <w:pPr>
        <w:rPr>
          <w:ins w:id="1459" w:author="Chris Bird" w:date="2017-08-18T01:53:00Z"/>
        </w:rPr>
      </w:pPr>
      <w:ins w:id="1460" w:author="Chris Bird" w:date="2017-08-18T01:53:00Z">
        <w:r>
          <w:t>#Step 1.  Read in vcf file and convert it to a adegenet genlight or genind file</w:t>
        </w:r>
      </w:ins>
    </w:p>
    <w:p w14:paraId="2F7F9DB3" w14:textId="77777777" w:rsidR="00680EAC" w:rsidRDefault="00680EAC" w:rsidP="00680EAC">
      <w:pPr>
        <w:rPr>
          <w:ins w:id="1461" w:author="Chris Bird" w:date="2017-08-18T01:53:00Z"/>
        </w:rPr>
      </w:pPr>
      <w:ins w:id="1462" w:author="Chris Bird" w:date="2017-08-18T01:53:00Z">
        <w:r>
          <w:t>#######################################################################</w:t>
        </w:r>
      </w:ins>
    </w:p>
    <w:p w14:paraId="4DD19FD6" w14:textId="77777777" w:rsidR="00680EAC" w:rsidRDefault="00680EAC" w:rsidP="00680EAC">
      <w:pPr>
        <w:rPr>
          <w:ins w:id="1463" w:author="Chris Bird" w:date="2017-08-18T01:53:00Z"/>
        </w:rPr>
      </w:pPr>
    </w:p>
    <w:p w14:paraId="7DEDBD57" w14:textId="77777777" w:rsidR="00680EAC" w:rsidRDefault="00680EAC" w:rsidP="00680EAC">
      <w:pPr>
        <w:rPr>
          <w:ins w:id="1464" w:author="Chris Bird" w:date="2017-08-18T01:53:00Z"/>
        </w:rPr>
      </w:pPr>
      <w:ins w:id="1465" w:author="Chris Bird" w:date="2017-08-18T01:53:00Z">
        <w:r>
          <w:t>#vcf &lt;- read.vcfR("C:/Users/cbird/Documents/GCL/opihi ddRAD/opihiSK2014.H.25.10.Filter16.randSNPperLoc.vcf", verbose = TRUE)</w:t>
        </w:r>
      </w:ins>
    </w:p>
    <w:p w14:paraId="2485A253" w14:textId="77777777" w:rsidR="00680EAC" w:rsidRDefault="00680EAC" w:rsidP="00680EAC">
      <w:pPr>
        <w:rPr>
          <w:ins w:id="1466" w:author="Chris Bird" w:date="2017-08-18T01:53:00Z"/>
        </w:rPr>
      </w:pPr>
      <w:ins w:id="1467" w:author="Chris Bird" w:date="2017-08-18T01:53:00Z">
        <w:r>
          <w:lastRenderedPageBreak/>
          <w:t>#vcf &lt;- read.vcfR("C:/Users/cbird/Documents/GCL/opihi ddRAD/opihiSK2014.H.25.10.Filter16.randSNPperLoc.minuslaneeffects.vcf", verbose = TRUE)</w:t>
        </w:r>
      </w:ins>
    </w:p>
    <w:p w14:paraId="35B11D66" w14:textId="77777777" w:rsidR="00680EAC" w:rsidRDefault="00680EAC" w:rsidP="00680EAC">
      <w:pPr>
        <w:rPr>
          <w:ins w:id="1468" w:author="Chris Bird" w:date="2017-08-18T01:53:00Z"/>
        </w:rPr>
      </w:pPr>
      <w:ins w:id="1469" w:author="Chris Bird" w:date="2017-08-18T01:53:00Z">
        <w:r>
          <w:t>vcf.I &lt;- read.vcfR("C:/Users/cbird/Documents/GCL/opihi ddRAD/opihiSK2014.I.25.10.Filter16.randSNPperLoc.vcf")</w:t>
        </w:r>
      </w:ins>
    </w:p>
    <w:p w14:paraId="66C1A453" w14:textId="23B509F2" w:rsidR="00680EAC" w:rsidRDefault="00680EAC" w:rsidP="00680EAC">
      <w:pPr>
        <w:rPr>
          <w:ins w:id="1470" w:author="Chris Bird" w:date="2017-08-18T01:53:00Z"/>
        </w:rPr>
      </w:pPr>
      <w:ins w:id="1471" w:author="Chris Bird" w:date="2017-08-18T01:53:00Z">
        <w:r>
          <w:t>#vcf.3.I &lt;- read.vcfR("C:/Users/cbird/Documents/GCL/opihi ddRAD/opihiSK2014.I.3.10.Filter16.randSNPperLoc.vcf")</w:t>
        </w:r>
      </w:ins>
    </w:p>
    <w:p w14:paraId="2DC9EEED" w14:textId="77777777" w:rsidR="00680EAC" w:rsidRDefault="00680EAC" w:rsidP="00680EAC">
      <w:pPr>
        <w:rPr>
          <w:ins w:id="1472" w:author="Chris Bird" w:date="2017-08-18T01:53:00Z"/>
        </w:rPr>
      </w:pPr>
    </w:p>
    <w:p w14:paraId="36DFCDB8" w14:textId="77777777" w:rsidR="00680EAC" w:rsidRDefault="00680EAC" w:rsidP="00680EAC">
      <w:pPr>
        <w:rPr>
          <w:ins w:id="1473" w:author="Chris Bird" w:date="2017-08-18T01:53:00Z"/>
        </w:rPr>
      </w:pPr>
      <w:ins w:id="1474" w:author="Chris Bird" w:date="2017-08-18T01:53:00Z">
        <w:r>
          <w:t>#vcfgenlight &lt;- vcfR2genlight(vcf)</w:t>
        </w:r>
      </w:ins>
    </w:p>
    <w:p w14:paraId="42E3DA98" w14:textId="3D2C8403" w:rsidR="00680EAC" w:rsidRDefault="00680EAC" w:rsidP="00680EAC">
      <w:pPr>
        <w:rPr>
          <w:ins w:id="1475" w:author="Chris Bird" w:date="2017-08-18T01:53:00Z"/>
        </w:rPr>
      </w:pPr>
      <w:ins w:id="1476" w:author="Chris Bird" w:date="2017-08-18T01:54:00Z">
        <w:r>
          <w:t>#</w:t>
        </w:r>
      </w:ins>
      <w:ins w:id="1477" w:author="Chris Bird" w:date="2017-08-18T01:53:00Z">
        <w:r>
          <w:t>vcfgenind &lt;- vcfR2genind(vcf)</w:t>
        </w:r>
      </w:ins>
    </w:p>
    <w:p w14:paraId="3A45CF63" w14:textId="77777777" w:rsidR="00680EAC" w:rsidRDefault="00680EAC" w:rsidP="00680EAC">
      <w:pPr>
        <w:rPr>
          <w:ins w:id="1478" w:author="Chris Bird" w:date="2017-08-18T01:53:00Z"/>
        </w:rPr>
      </w:pPr>
      <w:ins w:id="1479" w:author="Chris Bird" w:date="2017-08-18T01:53:00Z">
        <w:r>
          <w:t>vcfgenind &lt;- vcfR2genind(vcf.I)</w:t>
        </w:r>
      </w:ins>
    </w:p>
    <w:p w14:paraId="5C91E864" w14:textId="134B07E5" w:rsidR="00680EAC" w:rsidRDefault="00680EAC" w:rsidP="00680EAC">
      <w:pPr>
        <w:rPr>
          <w:ins w:id="1480" w:author="Chris Bird" w:date="2017-08-18T01:53:00Z"/>
        </w:rPr>
      </w:pPr>
      <w:ins w:id="1481" w:author="Chris Bird" w:date="2017-08-18T01:54:00Z">
        <w:r>
          <w:t>#</w:t>
        </w:r>
      </w:ins>
      <w:ins w:id="1482" w:author="Chris Bird" w:date="2017-08-18T01:53:00Z">
        <w:r>
          <w:t>vcfgenind &lt;- vcfR2genind(vcf.3.I)</w:t>
        </w:r>
      </w:ins>
    </w:p>
    <w:p w14:paraId="7B927A2F" w14:textId="77777777" w:rsidR="00680EAC" w:rsidRDefault="00680EAC" w:rsidP="00680EAC">
      <w:pPr>
        <w:rPr>
          <w:ins w:id="1483" w:author="Chris Bird" w:date="2017-08-18T01:54:00Z"/>
        </w:rPr>
      </w:pPr>
      <w:ins w:id="1484" w:author="Chris Bird" w:date="2017-08-18T01:54:00Z">
        <w:r>
          <w:t>#######################################################################</w:t>
        </w:r>
      </w:ins>
    </w:p>
    <w:p w14:paraId="3D665EB3" w14:textId="77777777" w:rsidR="00680EAC" w:rsidRDefault="00680EAC" w:rsidP="00680EAC">
      <w:pPr>
        <w:rPr>
          <w:ins w:id="1485" w:author="Chris Bird" w:date="2017-08-18T01:54:00Z"/>
        </w:rPr>
      </w:pPr>
      <w:ins w:id="1486" w:author="Chris Bird" w:date="2017-08-18T01:54:00Z">
        <w:r>
          <w:t>#Step 2. Load aprior categories/populations/samples</w:t>
        </w:r>
      </w:ins>
    </w:p>
    <w:p w14:paraId="1B4BDC29" w14:textId="77777777" w:rsidR="00680EAC" w:rsidRDefault="00680EAC" w:rsidP="00680EAC">
      <w:pPr>
        <w:rPr>
          <w:ins w:id="1487" w:author="Chris Bird" w:date="2017-08-18T01:54:00Z"/>
        </w:rPr>
      </w:pPr>
      <w:ins w:id="1488" w:author="Chris Bird" w:date="2017-08-18T01:54:00Z">
        <w:r>
          <w:t>#######################################################################</w:t>
        </w:r>
      </w:ins>
    </w:p>
    <w:p w14:paraId="4849D049" w14:textId="77777777" w:rsidR="00680EAC" w:rsidRDefault="00680EAC" w:rsidP="00680EAC">
      <w:pPr>
        <w:rPr>
          <w:ins w:id="1489" w:author="Chris Bird" w:date="2017-08-18T01:54:00Z"/>
        </w:rPr>
      </w:pPr>
    </w:p>
    <w:p w14:paraId="635B07B2" w14:textId="77777777" w:rsidR="00680EAC" w:rsidRDefault="00680EAC" w:rsidP="00680EAC">
      <w:pPr>
        <w:rPr>
          <w:ins w:id="1490" w:author="Chris Bird" w:date="2017-08-18T01:54:00Z"/>
        </w:rPr>
      </w:pPr>
      <w:ins w:id="1491" w:author="Chris Bird" w:date="2017-08-18T01:54:00Z">
        <w:r>
          <w:t>pop(vcfgenind) &lt;- c("4-2","4-2","4-2","4-2","4-2","4-2","4-2","4-2","4-2","4-2","4-2","4-2","4-2","6-1","3-2","6-1","6-1","4-2","3-2","6-1","3-2","3-2","6-1","4-2","3-2","3-2","3-2","3-2","3-2","4-2","4-2","4-2","4-2","6-1","4-2","4-2","4-2","4-2","4-2","2-2","2-2","2-2","2-2","2-2","7-1","7-1","2-2","2-2","2-2","7-1","2-2","2-2","7-1","2-2","7-1","2-1","2-2","2-2","2-2","2-2","7-2","5-1","5-1","5-1","5-1","5-1","5-1","5-1","5-1","5-1","5-1","5-1","5-1","5-1","5-1","4-2","4-2","4-2","4-2","3-2","7-1","4-2","4-2","3-2","3-2","7-1","3-2","4-2","4-2","4-2","4-2","4-2","3-2","3-2","3-2","4-2","4-2","4-2","3-2","3-2","4-2","4-2","3-2","4-2","7-1","2-2","2-1","2-1","2-2","2-2","2-2","2-1","2-2","7-1","2-1","2-1","7-1","7-1","2-2","2-2","2-2","2-2","2-2","2-2","4-2","2-2","7-1","1-1","2-1","2-1","1-1","1-1","1-1","7-2","2-1","1-1","7-1","2-2","2-1","2-1","2-1","2-1","2-1","3-1","3-1","3-1","3-1","3-1","3-1","3-1","3-1","4-1","6-1","3-1","6-1","7-1","4-1","4-1","3-1","4-1","6-1","3-1","3-1","3-1","6-1","6-1","6-1","3-1","6-1","6-1","6-1","3-1","3-1","3-1","6-1","3-1","6-1","3-1","3-1","3-1","3-1","3-1","3-1","3-1","3-1","4-1","4-2","4-2","3-1","3-2","4-2","4-2","6-1","4-1","4-1","3-2","4-1","4-1","3-1","4-1","3-2","4-1","4-1","4-1","3-2","3-1","3-1","3-1","3-1","3-1","3-2","3-2","3-2","3-2","3-1","4-1","3-2","3-2","4-1","3-2","4-1","4-1","3-2","3-1","4-1","3-2","3-2","3-2","3-2","6-1","3-2","6-1","3-2","3-2","6-1","6-1","3-2","6-1","3-2","3-2","3-2","4-1","4-1","7-2","6-1","7-2","3-1","4-1","3-1","3-2","4-1","4-1","4-2","6-1","4-1","3-2","3-2","4-1","4-2","7-1","4-1","4-1","4-1","4-1","4-1","6-1","6-1","7-1","4-1","4-1","3-1","6-1","4-1","4-1","4-1","3-1","7-1","6-1","3-1","3-1","3-1","3-1","3-1","6-1","3-1","4-1","4-1","3-1","7-2","7-1","1-1","7-1","7-2","7-2","1-1","7-1","7-1","2-1","7-2","2-1","1-1","2-1","7-1","2-1","1-1")</w:t>
        </w:r>
      </w:ins>
    </w:p>
    <w:p w14:paraId="570B53BE" w14:textId="77777777" w:rsidR="00680EAC" w:rsidRDefault="00680EAC" w:rsidP="00680EAC">
      <w:pPr>
        <w:rPr>
          <w:ins w:id="1492" w:author="Chris Bird" w:date="2017-08-18T01:54:00Z"/>
        </w:rPr>
      </w:pPr>
    </w:p>
    <w:p w14:paraId="689894AF" w14:textId="77777777" w:rsidR="00680EAC" w:rsidRDefault="00680EAC" w:rsidP="00680EAC">
      <w:pPr>
        <w:rPr>
          <w:ins w:id="1493" w:author="Chris Bird" w:date="2017-08-18T01:54:00Z"/>
        </w:rPr>
      </w:pPr>
    </w:p>
    <w:p w14:paraId="408CF6A9" w14:textId="77777777" w:rsidR="00680EAC" w:rsidRDefault="00680EAC" w:rsidP="00680EAC">
      <w:pPr>
        <w:rPr>
          <w:ins w:id="1494" w:author="Chris Bird" w:date="2017-08-18T01:54:00Z"/>
        </w:rPr>
      </w:pPr>
      <w:ins w:id="1495" w:author="Chris Bird" w:date="2017-08-18T01:54:00Z">
        <w:r>
          <w:lastRenderedPageBreak/>
          <w:t>#######################################################################</w:t>
        </w:r>
      </w:ins>
    </w:p>
    <w:p w14:paraId="7ADF793F" w14:textId="77777777" w:rsidR="00680EAC" w:rsidRDefault="00680EAC" w:rsidP="00680EAC">
      <w:pPr>
        <w:rPr>
          <w:ins w:id="1496" w:author="Chris Bird" w:date="2017-08-18T01:54:00Z"/>
        </w:rPr>
      </w:pPr>
      <w:ins w:id="1497" w:author="Chris Bird" w:date="2017-08-18T01:54:00Z">
        <w:r>
          <w:t xml:space="preserve">#Step 3. Find genetic groups with k means clustering and information criteria, </w:t>
        </w:r>
      </w:ins>
    </w:p>
    <w:p w14:paraId="6A3B6D81" w14:textId="77777777" w:rsidR="00680EAC" w:rsidRDefault="00680EAC" w:rsidP="00680EAC">
      <w:pPr>
        <w:rPr>
          <w:ins w:id="1498" w:author="Chris Bird" w:date="2017-08-18T01:54:00Z"/>
        </w:rPr>
      </w:pPr>
      <w:ins w:id="1499" w:author="Chris Bird" w:date="2017-08-18T01:54:00Z">
        <w:r>
          <w:t xml:space="preserve">         #Note: for windows, parallel should be set to equal FALSE</w:t>
        </w:r>
      </w:ins>
    </w:p>
    <w:p w14:paraId="04E4E561" w14:textId="77777777" w:rsidR="00680EAC" w:rsidRDefault="00680EAC" w:rsidP="00680EAC">
      <w:pPr>
        <w:rPr>
          <w:ins w:id="1500" w:author="Chris Bird" w:date="2017-08-18T01:54:00Z"/>
        </w:rPr>
      </w:pPr>
      <w:ins w:id="1501" w:author="Chris Bird" w:date="2017-08-18T01:54:00Z">
        <w:r>
          <w:t>#######################################################################</w:t>
        </w:r>
      </w:ins>
    </w:p>
    <w:p w14:paraId="5C4062D9" w14:textId="77777777" w:rsidR="00680EAC" w:rsidRDefault="00680EAC" w:rsidP="00680EAC">
      <w:pPr>
        <w:rPr>
          <w:ins w:id="1502" w:author="Chris Bird" w:date="2017-08-18T01:54:00Z"/>
        </w:rPr>
      </w:pPr>
    </w:p>
    <w:p w14:paraId="2D1D09E8" w14:textId="77777777" w:rsidR="00680EAC" w:rsidRDefault="00680EAC" w:rsidP="00680EAC">
      <w:pPr>
        <w:rPr>
          <w:ins w:id="1503" w:author="Chris Bird" w:date="2017-08-18T01:54:00Z"/>
        </w:rPr>
      </w:pPr>
      <w:ins w:id="1504" w:author="Chris Bird" w:date="2017-08-18T01:54:00Z">
        <w:r>
          <w:t>#grp &lt;- find.clusters(vcfgenlight, max.n.clust=22, stat='AIC', n.pca=300, parallel=FALSE) #interactive, see adegenet manual and dapc tutorial for settings</w:t>
        </w:r>
      </w:ins>
    </w:p>
    <w:p w14:paraId="4E11D269" w14:textId="77777777" w:rsidR="00680EAC" w:rsidRDefault="00680EAC" w:rsidP="00680EAC">
      <w:pPr>
        <w:rPr>
          <w:ins w:id="1505" w:author="Chris Bird" w:date="2017-08-18T01:54:00Z"/>
        </w:rPr>
      </w:pPr>
      <w:ins w:id="1506" w:author="Chris Bird" w:date="2017-08-18T01:54:00Z">
        <w:r>
          <w:t>#grp &lt;- find.clusters(vcfgenlight, max.n.clust=22, n.pca = 300, n.clust=3, parallel=FALSE) #preset</w:t>
        </w:r>
      </w:ins>
    </w:p>
    <w:p w14:paraId="1CC1EAC7" w14:textId="77777777" w:rsidR="00680EAC" w:rsidRDefault="00680EAC" w:rsidP="00680EAC">
      <w:pPr>
        <w:rPr>
          <w:ins w:id="1507" w:author="Chris Bird" w:date="2017-08-18T01:54:00Z"/>
        </w:rPr>
      </w:pPr>
    </w:p>
    <w:p w14:paraId="56588598" w14:textId="77777777" w:rsidR="00680EAC" w:rsidRDefault="00680EAC" w:rsidP="00680EAC">
      <w:pPr>
        <w:rPr>
          <w:ins w:id="1508" w:author="Chris Bird" w:date="2017-08-18T01:54:00Z"/>
        </w:rPr>
      </w:pPr>
      <w:ins w:id="1509" w:author="Chris Bird" w:date="2017-08-18T01:54:00Z">
        <w:r>
          <w:t>grp &lt;- find.clusters(vcfgenind, max.n.clust=22, stat='BIC', n.pca=300, parallel=FALSE) #interactive, see adegenet manual and dapc tutorial for settings</w:t>
        </w:r>
      </w:ins>
    </w:p>
    <w:p w14:paraId="4B386648" w14:textId="77777777" w:rsidR="00DA41B6" w:rsidRDefault="00DA41B6" w:rsidP="00680EAC">
      <w:pPr>
        <w:rPr>
          <w:ins w:id="1510" w:author="Chris Bird" w:date="2017-08-18T01:55:00Z"/>
        </w:rPr>
      </w:pPr>
    </w:p>
    <w:p w14:paraId="10E402A1" w14:textId="77777777" w:rsidR="00DA41B6" w:rsidRDefault="00DA41B6" w:rsidP="00DA41B6">
      <w:pPr>
        <w:rPr>
          <w:ins w:id="1511" w:author="Chris Bird" w:date="2017-08-18T01:55:00Z"/>
        </w:rPr>
      </w:pPr>
      <w:ins w:id="1512" w:author="Chris Bird" w:date="2017-08-18T01:55:00Z">
        <w:r>
          <w:t>################################################################################</w:t>
        </w:r>
      </w:ins>
    </w:p>
    <w:p w14:paraId="164584FA" w14:textId="77777777" w:rsidR="00DA41B6" w:rsidRDefault="00DA41B6" w:rsidP="00DA41B6">
      <w:pPr>
        <w:rPr>
          <w:ins w:id="1513" w:author="Chris Bird" w:date="2017-08-18T01:55:00Z"/>
        </w:rPr>
      </w:pPr>
      <w:ins w:id="1514" w:author="Chris Bird" w:date="2017-08-18T01:55:00Z">
        <w:r>
          <w:t>#Step 4.  Cross Validation: identify number of pca for running dapc</w:t>
        </w:r>
      </w:ins>
    </w:p>
    <w:p w14:paraId="040B1DED" w14:textId="77777777" w:rsidR="00DA41B6" w:rsidRDefault="00DA41B6" w:rsidP="00DA41B6">
      <w:pPr>
        <w:rPr>
          <w:ins w:id="1515" w:author="Chris Bird" w:date="2017-08-18T01:55:00Z"/>
        </w:rPr>
      </w:pPr>
      <w:ins w:id="1516" w:author="Chris Bird" w:date="2017-08-18T01:55:00Z">
        <w:r>
          <w:t>################################################################################</w:t>
        </w:r>
      </w:ins>
    </w:p>
    <w:p w14:paraId="3987BBEE" w14:textId="77777777" w:rsidR="00DA41B6" w:rsidRDefault="00DA41B6" w:rsidP="00DA41B6">
      <w:pPr>
        <w:rPr>
          <w:ins w:id="1517" w:author="Chris Bird" w:date="2017-08-18T01:55:00Z"/>
        </w:rPr>
      </w:pPr>
    </w:p>
    <w:p w14:paraId="27416118" w14:textId="77777777" w:rsidR="00DA41B6" w:rsidRDefault="00DA41B6" w:rsidP="00DA41B6">
      <w:pPr>
        <w:rPr>
          <w:ins w:id="1518" w:author="Chris Bird" w:date="2017-08-18T01:55:00Z"/>
        </w:rPr>
      </w:pPr>
      <w:ins w:id="1519" w:author="Chris Bird" w:date="2017-08-18T01:55:00Z">
        <w:r>
          <w:t>x &lt;- vcfgenind</w:t>
        </w:r>
      </w:ins>
    </w:p>
    <w:p w14:paraId="1236A213" w14:textId="77777777" w:rsidR="00DA41B6" w:rsidRDefault="00DA41B6" w:rsidP="00DA41B6">
      <w:pPr>
        <w:rPr>
          <w:ins w:id="1520" w:author="Chris Bird" w:date="2017-08-18T01:55:00Z"/>
        </w:rPr>
      </w:pPr>
      <w:ins w:id="1521" w:author="Chris Bird" w:date="2017-08-18T01:55:00Z">
        <w:r>
          <w:t>mat &lt;- tab(x, NA.method="mean")</w:t>
        </w:r>
      </w:ins>
    </w:p>
    <w:p w14:paraId="54F469E6" w14:textId="77777777" w:rsidR="00DA41B6" w:rsidRDefault="00DA41B6" w:rsidP="00DA41B6">
      <w:pPr>
        <w:rPr>
          <w:ins w:id="1522" w:author="Chris Bird" w:date="2017-08-18T01:55:00Z"/>
        </w:rPr>
      </w:pPr>
      <w:ins w:id="1523" w:author="Chris Bird" w:date="2017-08-18T01:55:00Z">
        <w:r>
          <w:t>grpval &lt;- grp$grp</w:t>
        </w:r>
      </w:ins>
    </w:p>
    <w:p w14:paraId="3F8F82D5" w14:textId="77777777" w:rsidR="00DA41B6" w:rsidRDefault="00DA41B6" w:rsidP="00DA41B6">
      <w:pPr>
        <w:rPr>
          <w:ins w:id="1524" w:author="Chris Bird" w:date="2017-08-18T01:55:00Z"/>
        </w:rPr>
      </w:pPr>
      <w:ins w:id="1525" w:author="Chris Bird" w:date="2017-08-18T01:55:00Z">
        <w:r>
          <w:t>xval1 &lt;- xvalDapc(mat, grpval, n.pca.max = 20, n.da=2,</w:t>
        </w:r>
      </w:ins>
    </w:p>
    <w:p w14:paraId="7F9AFCE4" w14:textId="77777777" w:rsidR="00DA41B6" w:rsidRDefault="00DA41B6" w:rsidP="00DA41B6">
      <w:pPr>
        <w:rPr>
          <w:ins w:id="1526" w:author="Chris Bird" w:date="2017-08-18T01:55:00Z"/>
        </w:rPr>
      </w:pPr>
      <w:ins w:id="1527" w:author="Chris Bird" w:date="2017-08-18T01:55:00Z">
        <w:r>
          <w:t xml:space="preserve">                  result = "groupMean", center = TRUE, scale = TRUE,</w:t>
        </w:r>
      </w:ins>
    </w:p>
    <w:p w14:paraId="77E4BD06" w14:textId="77777777" w:rsidR="00DA41B6" w:rsidRDefault="00DA41B6" w:rsidP="00DA41B6">
      <w:pPr>
        <w:rPr>
          <w:ins w:id="1528" w:author="Chris Bird" w:date="2017-08-18T01:55:00Z"/>
        </w:rPr>
      </w:pPr>
      <w:ins w:id="1529" w:author="Chris Bird" w:date="2017-08-18T01:55:00Z">
        <w:r>
          <w:t xml:space="preserve">                  n.pca = NULL, n.rep = 30, xval.plot = TRUE, parallel="snow", ncpus=7)</w:t>
        </w:r>
      </w:ins>
    </w:p>
    <w:p w14:paraId="1D34754F" w14:textId="77777777" w:rsidR="00DA41B6" w:rsidRDefault="00DA41B6" w:rsidP="00DA41B6">
      <w:pPr>
        <w:rPr>
          <w:ins w:id="1530" w:author="Chris Bird" w:date="2017-08-18T01:55:00Z"/>
        </w:rPr>
      </w:pPr>
      <w:ins w:id="1531" w:author="Chris Bird" w:date="2017-08-18T01:55:00Z">
        <w:r>
          <w:t>xval1</w:t>
        </w:r>
      </w:ins>
    </w:p>
    <w:p w14:paraId="0085215C" w14:textId="77777777" w:rsidR="00DA41B6" w:rsidRDefault="00DA41B6" w:rsidP="00DA41B6">
      <w:pPr>
        <w:rPr>
          <w:ins w:id="1532" w:author="Chris Bird" w:date="2017-08-18T01:55:00Z"/>
        </w:rPr>
      </w:pPr>
    </w:p>
    <w:p w14:paraId="0E5D68BE" w14:textId="77777777" w:rsidR="00DA41B6" w:rsidRDefault="00DA41B6" w:rsidP="00DA41B6">
      <w:pPr>
        <w:rPr>
          <w:ins w:id="1533" w:author="Chris Bird" w:date="2017-08-18T01:55:00Z"/>
        </w:rPr>
      </w:pPr>
      <w:ins w:id="1534" w:author="Chris Bird" w:date="2017-08-18T01:55:00Z">
        <w:r>
          <w:t>x &lt;- vcfgenind</w:t>
        </w:r>
      </w:ins>
    </w:p>
    <w:p w14:paraId="3087FBD8" w14:textId="77777777" w:rsidR="00DA41B6" w:rsidRDefault="00DA41B6" w:rsidP="00DA41B6">
      <w:pPr>
        <w:rPr>
          <w:ins w:id="1535" w:author="Chris Bird" w:date="2017-08-18T01:55:00Z"/>
        </w:rPr>
      </w:pPr>
      <w:ins w:id="1536" w:author="Chris Bird" w:date="2017-08-18T01:55:00Z">
        <w:r>
          <w:t>mat &lt;- tab(x, NA.method="mean")</w:t>
        </w:r>
      </w:ins>
    </w:p>
    <w:p w14:paraId="6BD562FF" w14:textId="77777777" w:rsidR="00DA41B6" w:rsidRDefault="00DA41B6" w:rsidP="00DA41B6">
      <w:pPr>
        <w:rPr>
          <w:ins w:id="1537" w:author="Chris Bird" w:date="2017-08-18T01:55:00Z"/>
        </w:rPr>
      </w:pPr>
      <w:ins w:id="1538" w:author="Chris Bird" w:date="2017-08-18T01:55:00Z">
        <w:r>
          <w:t>grpval &lt;- pop(vcfgenind)</w:t>
        </w:r>
      </w:ins>
    </w:p>
    <w:p w14:paraId="7443CACE" w14:textId="77777777" w:rsidR="00DA41B6" w:rsidRDefault="00DA41B6" w:rsidP="00DA41B6">
      <w:pPr>
        <w:rPr>
          <w:ins w:id="1539" w:author="Chris Bird" w:date="2017-08-18T01:55:00Z"/>
        </w:rPr>
      </w:pPr>
      <w:ins w:id="1540" w:author="Chris Bird" w:date="2017-08-18T01:55:00Z">
        <w:r>
          <w:t>xval2 &lt;- xvalDapc(mat, grpval, n.pca.max = 200, n.da=2,</w:t>
        </w:r>
      </w:ins>
    </w:p>
    <w:p w14:paraId="67C8344C" w14:textId="77777777" w:rsidR="00DA41B6" w:rsidRDefault="00DA41B6" w:rsidP="00DA41B6">
      <w:pPr>
        <w:rPr>
          <w:ins w:id="1541" w:author="Chris Bird" w:date="2017-08-18T01:55:00Z"/>
        </w:rPr>
      </w:pPr>
      <w:ins w:id="1542" w:author="Chris Bird" w:date="2017-08-18T01:55:00Z">
        <w:r>
          <w:t xml:space="preserve">                  result = "groupMean", center = TRUE, scale = FALSE,</w:t>
        </w:r>
      </w:ins>
    </w:p>
    <w:p w14:paraId="068B445E" w14:textId="77777777" w:rsidR="00DA41B6" w:rsidRDefault="00DA41B6" w:rsidP="00DA41B6">
      <w:pPr>
        <w:rPr>
          <w:ins w:id="1543" w:author="Chris Bird" w:date="2017-08-18T01:55:00Z"/>
        </w:rPr>
      </w:pPr>
      <w:ins w:id="1544" w:author="Chris Bird" w:date="2017-08-18T01:55:00Z">
        <w:r>
          <w:lastRenderedPageBreak/>
          <w:t xml:space="preserve">                  n.pca = NULL, n.rep = 30, xval.plot = TRUE, parallel="snow", ncpus=7)   #https://rdrr.io/cran/adegenet/man/xvalDapc.html</w:t>
        </w:r>
      </w:ins>
    </w:p>
    <w:p w14:paraId="38670AD0" w14:textId="77777777" w:rsidR="008B4FFE" w:rsidRDefault="00DA41B6" w:rsidP="00DA41B6">
      <w:pPr>
        <w:rPr>
          <w:ins w:id="1545" w:author="Chris Bird" w:date="2017-08-18T01:56:00Z"/>
        </w:rPr>
      </w:pPr>
      <w:ins w:id="1546" w:author="Chris Bird" w:date="2017-08-18T01:55:00Z">
        <w:r>
          <w:t>xval2</w:t>
        </w:r>
      </w:ins>
    </w:p>
    <w:p w14:paraId="609D4893" w14:textId="77777777" w:rsidR="008B4FFE" w:rsidRDefault="008B4FFE" w:rsidP="00DA41B6">
      <w:pPr>
        <w:rPr>
          <w:ins w:id="1547" w:author="Chris Bird" w:date="2017-08-18T01:56:00Z"/>
        </w:rPr>
      </w:pPr>
    </w:p>
    <w:p w14:paraId="7420F54D" w14:textId="77777777" w:rsidR="008B4FFE" w:rsidRDefault="008B4FFE" w:rsidP="008B4FFE">
      <w:pPr>
        <w:rPr>
          <w:ins w:id="1548" w:author="Chris Bird" w:date="2017-08-18T01:56:00Z"/>
        </w:rPr>
      </w:pPr>
      <w:ins w:id="1549" w:author="Chris Bird" w:date="2017-08-18T01:56:00Z">
        <w:r>
          <w:t>#######################################################################</w:t>
        </w:r>
      </w:ins>
    </w:p>
    <w:p w14:paraId="2F6F71B3" w14:textId="77777777" w:rsidR="008B4FFE" w:rsidRDefault="008B4FFE" w:rsidP="008B4FFE">
      <w:pPr>
        <w:rPr>
          <w:ins w:id="1550" w:author="Chris Bird" w:date="2017-08-18T01:56:00Z"/>
        </w:rPr>
      </w:pPr>
      <w:ins w:id="1551" w:author="Chris Bird" w:date="2017-08-18T01:56:00Z">
        <w:r>
          <w:t>#Step 6. Run dapc on genlight or genind file</w:t>
        </w:r>
      </w:ins>
    </w:p>
    <w:p w14:paraId="6169BB10" w14:textId="77777777" w:rsidR="008B4FFE" w:rsidRDefault="008B4FFE" w:rsidP="008B4FFE">
      <w:pPr>
        <w:rPr>
          <w:ins w:id="1552" w:author="Chris Bird" w:date="2017-08-18T01:56:00Z"/>
        </w:rPr>
      </w:pPr>
      <w:ins w:id="1553" w:author="Chris Bird" w:date="2017-08-18T01:56:00Z">
        <w:r>
          <w:t>#######################################################################</w:t>
        </w:r>
      </w:ins>
    </w:p>
    <w:p w14:paraId="303A4941" w14:textId="77777777" w:rsidR="008B4FFE" w:rsidRDefault="008B4FFE" w:rsidP="008B4FFE">
      <w:pPr>
        <w:rPr>
          <w:ins w:id="1554" w:author="Chris Bird" w:date="2017-08-18T01:56:00Z"/>
        </w:rPr>
      </w:pPr>
    </w:p>
    <w:p w14:paraId="4719006E" w14:textId="77777777" w:rsidR="008B4FFE" w:rsidRDefault="008B4FFE" w:rsidP="008B4FFE">
      <w:pPr>
        <w:rPr>
          <w:ins w:id="1555" w:author="Chris Bird" w:date="2017-08-18T01:56:00Z"/>
        </w:rPr>
      </w:pPr>
      <w:ins w:id="1556" w:author="Chris Bird" w:date="2017-08-18T01:56:00Z">
        <w:r>
          <w:t>#dapc1 &lt;- dapc(vcfgenlight, grp$grp, parallel=FALSE)    #use kmeans groups, interactive</w:t>
        </w:r>
      </w:ins>
    </w:p>
    <w:p w14:paraId="2532502F" w14:textId="79D2EB70" w:rsidR="008B4FFE" w:rsidRDefault="008B4FFE" w:rsidP="008B4FFE">
      <w:pPr>
        <w:rPr>
          <w:ins w:id="1557" w:author="Chris Bird" w:date="2017-08-18T01:56:00Z"/>
        </w:rPr>
      </w:pPr>
      <w:ins w:id="1558" w:author="Chris Bird" w:date="2017-08-18T01:56:00Z">
        <w:r>
          <w:t>#dapc1 &lt;- dapc(vcfgenlight, grp$grp, n.pca=100, n.da=2, parallel=FALSE)    #use kmeans groups, interactive</w:t>
        </w:r>
      </w:ins>
    </w:p>
    <w:p w14:paraId="163AD4D9" w14:textId="77777777" w:rsidR="008B4FFE" w:rsidRDefault="008B4FFE" w:rsidP="008B4FFE">
      <w:pPr>
        <w:rPr>
          <w:ins w:id="1559" w:author="Chris Bird" w:date="2017-08-18T01:56:00Z"/>
        </w:rPr>
      </w:pPr>
      <w:ins w:id="1560" w:author="Chris Bird" w:date="2017-08-18T01:56:00Z">
        <w:r>
          <w:t>#dapc1 &lt;- dapc(vcfgenlight,pop(vcfgenlight), parallel=FALSE)  #use pops, interactive</w:t>
        </w:r>
      </w:ins>
    </w:p>
    <w:p w14:paraId="6A043E07" w14:textId="22DC0B30" w:rsidR="008B4FFE" w:rsidRDefault="008B4FFE" w:rsidP="008B4FFE">
      <w:pPr>
        <w:rPr>
          <w:ins w:id="1561" w:author="Chris Bird" w:date="2017-08-18T01:56:00Z"/>
        </w:rPr>
      </w:pPr>
      <w:ins w:id="1562" w:author="Chris Bird" w:date="2017-08-18T01:56:00Z">
        <w:r>
          <w:t>#dapc2 &lt;- dapc(vcfgenlight,pop(vcfgenlight), n.pca=100, n.da=2, parallel=FALSE)  #use pops, not interactive</w:t>
        </w:r>
      </w:ins>
    </w:p>
    <w:p w14:paraId="3FCC9166" w14:textId="77777777" w:rsidR="008B4FFE" w:rsidRDefault="008B4FFE" w:rsidP="008B4FFE">
      <w:pPr>
        <w:rPr>
          <w:ins w:id="1563" w:author="Chris Bird" w:date="2017-08-18T01:56:00Z"/>
        </w:rPr>
      </w:pPr>
    </w:p>
    <w:p w14:paraId="25F2BD63" w14:textId="77777777" w:rsidR="008B4FFE" w:rsidRDefault="008B4FFE" w:rsidP="008B4FFE">
      <w:pPr>
        <w:rPr>
          <w:ins w:id="1564" w:author="Chris Bird" w:date="2017-08-18T01:56:00Z"/>
        </w:rPr>
      </w:pPr>
      <w:ins w:id="1565" w:author="Chris Bird" w:date="2017-08-18T01:56:00Z">
        <w:r>
          <w:t>dapc3 &lt;- dapc(vcfgenind, grp$grp, n.pca=100, n.da=10, parallel=FALSE)    #use kmeans groups, interactive</w:t>
        </w:r>
      </w:ins>
    </w:p>
    <w:p w14:paraId="09A0D6E5" w14:textId="77777777" w:rsidR="008B4FFE" w:rsidRDefault="008B4FFE" w:rsidP="008B4FFE">
      <w:pPr>
        <w:rPr>
          <w:ins w:id="1566" w:author="Chris Bird" w:date="2017-08-18T01:56:00Z"/>
        </w:rPr>
      </w:pPr>
      <w:ins w:id="1567" w:author="Chris Bird" w:date="2017-08-18T01:56:00Z">
        <w:r>
          <w:t>dapc4 &lt;- dapc(vcfgenind, pop(vcfgenind), n.pca=100, n.da=20, parallel=FALSE)  #use pops, not interactive</w:t>
        </w:r>
      </w:ins>
    </w:p>
    <w:p w14:paraId="4214963B" w14:textId="3651C77C" w:rsidR="008B4FFE" w:rsidRDefault="008B4FFE" w:rsidP="008B4FFE">
      <w:pPr>
        <w:rPr>
          <w:ins w:id="1568" w:author="Chris Bird" w:date="2017-08-18T01:56:00Z"/>
        </w:rPr>
      </w:pPr>
    </w:p>
    <w:p w14:paraId="0845EAC2" w14:textId="77777777" w:rsidR="008B4FFE" w:rsidRDefault="008B4FFE" w:rsidP="008B4FFE">
      <w:pPr>
        <w:rPr>
          <w:ins w:id="1569" w:author="Chris Bird" w:date="2017-08-18T01:56:00Z"/>
        </w:rPr>
      </w:pPr>
      <w:ins w:id="1570" w:author="Chris Bird" w:date="2017-08-18T01:56:00Z">
        <w:r>
          <w:t>#######################################################################</w:t>
        </w:r>
      </w:ins>
    </w:p>
    <w:p w14:paraId="7D4BD7D5" w14:textId="77777777" w:rsidR="008B4FFE" w:rsidRDefault="008B4FFE" w:rsidP="008B4FFE">
      <w:pPr>
        <w:rPr>
          <w:ins w:id="1571" w:author="Chris Bird" w:date="2017-08-18T01:56:00Z"/>
        </w:rPr>
      </w:pPr>
      <w:ins w:id="1572" w:author="Chris Bird" w:date="2017-08-18T01:56:00Z">
        <w:r>
          <w:t>#Step 5. Visualize dapc results</w:t>
        </w:r>
      </w:ins>
    </w:p>
    <w:p w14:paraId="61A411E5" w14:textId="77777777" w:rsidR="008B4FFE" w:rsidRDefault="008B4FFE" w:rsidP="008B4FFE">
      <w:pPr>
        <w:rPr>
          <w:ins w:id="1573" w:author="Chris Bird" w:date="2017-08-18T01:56:00Z"/>
        </w:rPr>
      </w:pPr>
      <w:ins w:id="1574" w:author="Chris Bird" w:date="2017-08-18T01:56:00Z">
        <w:r>
          <w:t>#######################################################################</w:t>
        </w:r>
      </w:ins>
    </w:p>
    <w:p w14:paraId="6E4F606B" w14:textId="77777777" w:rsidR="008B4FFE" w:rsidRDefault="008B4FFE" w:rsidP="008B4FFE">
      <w:pPr>
        <w:rPr>
          <w:ins w:id="1575" w:author="Chris Bird" w:date="2017-08-18T01:56:00Z"/>
        </w:rPr>
      </w:pPr>
    </w:p>
    <w:p w14:paraId="7632EE17" w14:textId="180A0E3B" w:rsidR="008B4FFE" w:rsidRDefault="008B4FFE" w:rsidP="008B4FFE">
      <w:pPr>
        <w:rPr>
          <w:ins w:id="1576" w:author="Chris Bird" w:date="2017-08-18T01:56:00Z"/>
        </w:rPr>
      </w:pPr>
      <w:ins w:id="1577" w:author="Chris Bird" w:date="2017-08-18T01:56:00Z">
        <w:r>
          <w:t>#scatter(dapc1, scree.pca=TRUE, posi.pca="bottomleft")</w:t>
        </w:r>
      </w:ins>
    </w:p>
    <w:p w14:paraId="1AE4E710" w14:textId="60FF97B1" w:rsidR="008B4FFE" w:rsidRDefault="008B4FFE" w:rsidP="008B4FFE">
      <w:pPr>
        <w:rPr>
          <w:ins w:id="1578" w:author="Chris Bird" w:date="2017-08-18T01:56:00Z"/>
        </w:rPr>
      </w:pPr>
      <w:ins w:id="1579" w:author="Chris Bird" w:date="2017-08-18T01:56:00Z">
        <w:r>
          <w:t>#scatter(dapc1,1,1, bg="white",scree.da=FALSE, legend=TRUE, solid=.4)</w:t>
        </w:r>
      </w:ins>
    </w:p>
    <w:p w14:paraId="5A810A48" w14:textId="6BAFD88E" w:rsidR="008B4FFE" w:rsidRDefault="008B4FFE" w:rsidP="008B4FFE">
      <w:pPr>
        <w:rPr>
          <w:ins w:id="1580" w:author="Chris Bird" w:date="2017-08-18T01:56:00Z"/>
        </w:rPr>
      </w:pPr>
      <w:ins w:id="1581" w:author="Chris Bird" w:date="2017-08-18T01:56:00Z">
        <w:r>
          <w:t>#scatter(dapc1,2,2, bg="white",scree.da=FALSE, legend=TRUE, solid=.4)</w:t>
        </w:r>
      </w:ins>
    </w:p>
    <w:p w14:paraId="23745236" w14:textId="77777777" w:rsidR="008B4FFE" w:rsidRDefault="008B4FFE" w:rsidP="008B4FFE">
      <w:pPr>
        <w:rPr>
          <w:ins w:id="1582" w:author="Chris Bird" w:date="2017-08-18T01:56:00Z"/>
        </w:rPr>
      </w:pPr>
      <w:ins w:id="1583" w:author="Chris Bird" w:date="2017-08-18T01:56:00Z">
        <w:r>
          <w:t>#scatter(dapc1,3,3, bg="white",scree.da=FALSE, legend=TRUE, solid=.4)</w:t>
        </w:r>
      </w:ins>
    </w:p>
    <w:p w14:paraId="4082A43B" w14:textId="77777777" w:rsidR="008B4FFE" w:rsidRDefault="008B4FFE" w:rsidP="008B4FFE">
      <w:pPr>
        <w:rPr>
          <w:ins w:id="1584" w:author="Chris Bird" w:date="2017-08-18T01:56:00Z"/>
        </w:rPr>
      </w:pPr>
    </w:p>
    <w:p w14:paraId="6EE33144" w14:textId="4FD33A0F" w:rsidR="008B4FFE" w:rsidRDefault="008B4FFE" w:rsidP="008B4FFE">
      <w:pPr>
        <w:rPr>
          <w:ins w:id="1585" w:author="Chris Bird" w:date="2017-08-18T01:56:00Z"/>
        </w:rPr>
      </w:pPr>
      <w:ins w:id="1586" w:author="Chris Bird" w:date="2017-08-18T01:57:00Z">
        <w:r>
          <w:t>#</w:t>
        </w:r>
      </w:ins>
      <w:ins w:id="1587" w:author="Chris Bird" w:date="2017-08-18T01:56:00Z">
        <w:r>
          <w:t>scatter(dapc2, scree.pca=TRUE, posi.pca="bottomleft")</w:t>
        </w:r>
      </w:ins>
    </w:p>
    <w:p w14:paraId="1CE5E2A2" w14:textId="77777777" w:rsidR="008B4FFE" w:rsidRDefault="008B4FFE" w:rsidP="008B4FFE">
      <w:pPr>
        <w:rPr>
          <w:ins w:id="1588" w:author="Chris Bird" w:date="2017-08-18T01:56:00Z"/>
        </w:rPr>
      </w:pPr>
    </w:p>
    <w:p w14:paraId="3A342E1A" w14:textId="77777777" w:rsidR="008B4FFE" w:rsidRDefault="008B4FFE" w:rsidP="008B4FFE">
      <w:pPr>
        <w:rPr>
          <w:ins w:id="1589" w:author="Chris Bird" w:date="2017-08-18T01:56:00Z"/>
        </w:rPr>
      </w:pPr>
      <w:ins w:id="1590" w:author="Chris Bird" w:date="2017-08-18T01:56:00Z">
        <w:r>
          <w:t>scatter(dapc3, scree.pca=TRUE, posi.pca="bottomleft")</w:t>
        </w:r>
      </w:ins>
    </w:p>
    <w:p w14:paraId="7A5EC379" w14:textId="7ED97FB2" w:rsidR="008B4FFE" w:rsidRDefault="008B4FFE" w:rsidP="008B4FFE">
      <w:pPr>
        <w:rPr>
          <w:ins w:id="1591" w:author="Chris Bird" w:date="2017-08-18T01:56:00Z"/>
        </w:rPr>
      </w:pPr>
      <w:ins w:id="1592" w:author="Chris Bird" w:date="2017-08-18T01:56:00Z">
        <w:r>
          <w:t>scatter(dapc4, scree.pca=TRUE, posi.pca="bottomleft")</w:t>
        </w:r>
      </w:ins>
    </w:p>
    <w:p w14:paraId="3F9D99DB" w14:textId="5F405548" w:rsidR="009F75C0" w:rsidRDefault="00680EAC" w:rsidP="008B4FFE">
      <w:pPr>
        <w:rPr>
          <w:ins w:id="1593" w:author="Chris Bird" w:date="2017-08-18T01:56:00Z"/>
        </w:rPr>
      </w:pPr>
      <w:ins w:id="1594" w:author="Chris Bird" w:date="2017-08-18T01:54:00Z">
        <w:r>
          <w:t xml:space="preserve"> </w:t>
        </w:r>
      </w:ins>
      <w:ins w:id="1595" w:author="Chris Bird" w:date="2017-08-18T01:45:00Z">
        <w:r w:rsidR="009F75C0">
          <w:br w:type="page"/>
        </w:r>
      </w:ins>
    </w:p>
    <w:p w14:paraId="61EAB2D9" w14:textId="77777777" w:rsidR="008B4FFE" w:rsidRDefault="008B4FFE" w:rsidP="008B4FFE">
      <w:pPr>
        <w:rPr>
          <w:ins w:id="1596" w:author="Chris Bird" w:date="2017-08-18T01:46:00Z"/>
        </w:rPr>
      </w:pPr>
    </w:p>
    <w:p w14:paraId="2A679F4B" w14:textId="77777777" w:rsidR="009F75C0" w:rsidRDefault="009F75C0">
      <w:pPr>
        <w:rPr>
          <w:ins w:id="1597" w:author="Chris Bird" w:date="2017-08-18T01:46:00Z"/>
        </w:rPr>
      </w:pPr>
      <w:ins w:id="1598" w:author="Chris Bird" w:date="2017-08-18T01:46:00Z">
        <w:r>
          <w:t>Running RAxML on HPC</w:t>
        </w:r>
      </w:ins>
    </w:p>
    <w:p w14:paraId="5626C575" w14:textId="77777777" w:rsidR="009F75C0" w:rsidRDefault="009F75C0">
      <w:pPr>
        <w:rPr>
          <w:ins w:id="1599" w:author="Chris Bird" w:date="2017-08-18T01:46:00Z"/>
        </w:rPr>
      </w:pPr>
    </w:p>
    <w:p w14:paraId="7EF382CD" w14:textId="77777777" w:rsidR="009F75C0" w:rsidRDefault="009F75C0" w:rsidP="009F75C0">
      <w:pPr>
        <w:rPr>
          <w:ins w:id="1600" w:author="Chris Bird" w:date="2017-08-18T01:46:00Z"/>
        </w:rPr>
      </w:pPr>
      <w:ins w:id="1601" w:author="Chris Bird" w:date="2017-08-18T01:46:00Z">
        <w:r>
          <w:t>Here’s a crash course on running raxml on snp data to generate a phylogeny.</w:t>
        </w:r>
      </w:ins>
    </w:p>
    <w:p w14:paraId="5EEE01E2" w14:textId="77777777" w:rsidR="009F75C0" w:rsidRDefault="009F75C0" w:rsidP="009F75C0">
      <w:pPr>
        <w:numPr>
          <w:ilvl w:val="0"/>
          <w:numId w:val="7"/>
        </w:numPr>
        <w:spacing w:after="0" w:line="240" w:lineRule="auto"/>
        <w:rPr>
          <w:ins w:id="1602" w:author="Chris Bird" w:date="2017-08-18T01:46:00Z"/>
          <w:rFonts w:eastAsia="Times New Roman"/>
        </w:rPr>
      </w:pPr>
      <w:ins w:id="1603" w:author="Chris Bird" w:date="2017-08-18T01:46:00Z">
        <w:r>
          <w:rPr>
            <w:rFonts w:eastAsia="Times New Roman"/>
          </w:rPr>
          <w:t>Remove any sites from your filtered VCF that don’t contain both 0/0 and 1/1 genotypes if you are going to convert the vcf to phylip.  Raxml will choke on those loci.</w:t>
        </w:r>
      </w:ins>
    </w:p>
    <w:p w14:paraId="6BCB2E6A" w14:textId="77777777" w:rsidR="009F75C0" w:rsidRDefault="009F75C0" w:rsidP="009F75C0">
      <w:pPr>
        <w:rPr>
          <w:ins w:id="1604" w:author="Chris Bird" w:date="2017-08-18T01:46:00Z"/>
        </w:rPr>
      </w:pPr>
    </w:p>
    <w:p w14:paraId="6CC08740" w14:textId="77777777" w:rsidR="009F75C0" w:rsidRDefault="009F75C0" w:rsidP="009F75C0">
      <w:pPr>
        <w:numPr>
          <w:ilvl w:val="0"/>
          <w:numId w:val="7"/>
        </w:numPr>
        <w:spacing w:after="0" w:line="240" w:lineRule="auto"/>
        <w:rPr>
          <w:ins w:id="1605" w:author="Chris Bird" w:date="2017-08-18T01:46:00Z"/>
          <w:rFonts w:eastAsia="Times New Roman"/>
        </w:rPr>
      </w:pPr>
      <w:ins w:id="1606" w:author="Chris Bird" w:date="2017-08-18T01:46:00Z">
        <w:r>
          <w:rPr>
            <w:rFonts w:eastAsia="Times New Roman"/>
          </w:rPr>
          <w:t>Use pgdspider to convert vcf to phylip and have it make a partition file.</w:t>
        </w:r>
      </w:ins>
    </w:p>
    <w:p w14:paraId="31118E13" w14:textId="77777777" w:rsidR="009F75C0" w:rsidRDefault="009F75C0" w:rsidP="009F75C0">
      <w:pPr>
        <w:numPr>
          <w:ilvl w:val="1"/>
          <w:numId w:val="7"/>
        </w:numPr>
        <w:spacing w:after="0" w:line="240" w:lineRule="auto"/>
        <w:rPr>
          <w:ins w:id="1607" w:author="Chris Bird" w:date="2017-08-18T01:46:00Z"/>
          <w:rFonts w:eastAsia="Times New Roman"/>
        </w:rPr>
      </w:pPr>
      <w:ins w:id="1608" w:author="Chris Bird" w:date="2017-08-18T01:46:00Z">
        <w:r>
          <w:rPr>
            <w:rFonts w:eastAsia="Times New Roman"/>
          </w:rPr>
          <w:t>Note, I couldn’t get it to convert the ima file because it’s too big.  I could probably parse the ima file, convert the chunks, then reassemble, but didn’t have the time</w:t>
        </w:r>
      </w:ins>
    </w:p>
    <w:p w14:paraId="09843111" w14:textId="77777777" w:rsidR="009F75C0" w:rsidRDefault="009F75C0" w:rsidP="009F75C0">
      <w:pPr>
        <w:numPr>
          <w:ilvl w:val="1"/>
          <w:numId w:val="7"/>
        </w:numPr>
        <w:spacing w:after="0" w:line="240" w:lineRule="auto"/>
        <w:rPr>
          <w:ins w:id="1609" w:author="Chris Bird" w:date="2017-08-18T01:46:00Z"/>
          <w:rFonts w:eastAsia="Times New Roman"/>
        </w:rPr>
      </w:pPr>
      <w:ins w:id="1610" w:author="Chris Bird" w:date="2017-08-18T01:46:00Z">
        <w:r>
          <w:rPr>
            <w:rFonts w:eastAsia="Times New Roman"/>
          </w:rPr>
          <w:t>Note2, radhaplotyper does not “phase” its vcf output, consequently converting from vcf to phylip results in many ambiguous nucleotide calls</w:t>
        </w:r>
      </w:ins>
    </w:p>
    <w:p w14:paraId="2F5B1B90" w14:textId="77777777" w:rsidR="009F75C0" w:rsidRDefault="009F75C0" w:rsidP="009F75C0">
      <w:pPr>
        <w:numPr>
          <w:ilvl w:val="1"/>
          <w:numId w:val="7"/>
        </w:numPr>
        <w:spacing w:after="0" w:line="240" w:lineRule="auto"/>
        <w:rPr>
          <w:ins w:id="1611" w:author="Chris Bird" w:date="2017-08-18T01:46:00Z"/>
          <w:rFonts w:eastAsia="Times New Roman"/>
        </w:rPr>
      </w:pPr>
      <w:ins w:id="1612" w:author="Chris Bird" w:date="2017-08-18T01:46:00Z">
        <w:r>
          <w:rPr>
            <w:rFonts w:eastAsia="Times New Roman"/>
          </w:rPr>
          <w:t>To run pgdspider on the tamucc hpc, you need to module load pgdspider, then type PGDSpider2.sh</w:t>
        </w:r>
      </w:ins>
    </w:p>
    <w:p w14:paraId="553D3A9A" w14:textId="77777777" w:rsidR="009F75C0" w:rsidRDefault="009F75C0" w:rsidP="009F75C0">
      <w:pPr>
        <w:pStyle w:val="ListParagraph"/>
        <w:numPr>
          <w:ilvl w:val="2"/>
          <w:numId w:val="7"/>
        </w:numPr>
        <w:spacing w:after="0" w:line="240" w:lineRule="auto"/>
        <w:contextualSpacing w:val="0"/>
        <w:rPr>
          <w:ins w:id="1613" w:author="Chris Bird" w:date="2017-08-18T01:46:00Z"/>
        </w:rPr>
      </w:pPr>
      <w:ins w:id="1614" w:author="Chris Bird" w:date="2017-08-18T01:46:00Z">
        <w:r>
          <w:t xml:space="preserve">You need the X11 terminal set up properly with xming running on your pc as explained in the data qc manual </w:t>
        </w:r>
      </w:ins>
    </w:p>
    <w:p w14:paraId="28FE173D" w14:textId="77777777" w:rsidR="009F75C0" w:rsidRDefault="009F75C0" w:rsidP="009F75C0">
      <w:pPr>
        <w:pStyle w:val="ListParagraph"/>
        <w:ind w:left="2160"/>
        <w:rPr>
          <w:ins w:id="1615" w:author="Chris Bird" w:date="2017-08-18T01:46:00Z"/>
        </w:rPr>
      </w:pPr>
    </w:p>
    <w:p w14:paraId="36CE4B37" w14:textId="77777777" w:rsidR="009F75C0" w:rsidRDefault="009F75C0" w:rsidP="009F75C0">
      <w:pPr>
        <w:numPr>
          <w:ilvl w:val="0"/>
          <w:numId w:val="7"/>
        </w:numPr>
        <w:spacing w:after="0" w:line="240" w:lineRule="auto"/>
        <w:rPr>
          <w:ins w:id="1616" w:author="Chris Bird" w:date="2017-08-18T01:46:00Z"/>
          <w:rFonts w:eastAsia="Times New Roman"/>
        </w:rPr>
      </w:pPr>
      <w:ins w:id="1617" w:author="Chris Bird" w:date="2017-08-18T01:46:00Z">
        <w:r>
          <w:rPr>
            <w:rFonts w:eastAsia="Times New Roman"/>
          </w:rPr>
          <w:t>Here’s the sbatch script for the tamucc hpc</w:t>
        </w:r>
      </w:ins>
    </w:p>
    <w:p w14:paraId="23283E78" w14:textId="77777777" w:rsidR="009F75C0" w:rsidRDefault="009F75C0" w:rsidP="009F75C0">
      <w:pPr>
        <w:rPr>
          <w:ins w:id="1618" w:author="Chris Bird" w:date="2017-08-18T01:46:00Z"/>
        </w:rPr>
      </w:pPr>
    </w:p>
    <w:p w14:paraId="59F151FE" w14:textId="77777777" w:rsidR="009F75C0" w:rsidRDefault="009F75C0" w:rsidP="009F75C0">
      <w:pPr>
        <w:rPr>
          <w:ins w:id="1619" w:author="Chris Bird" w:date="2017-08-18T01:46:00Z"/>
        </w:rPr>
      </w:pPr>
      <w:ins w:id="1620" w:author="Chris Bird" w:date="2017-08-18T01:46:00Z">
        <w:r>
          <w:t>#!/bin/bash</w:t>
        </w:r>
      </w:ins>
    </w:p>
    <w:p w14:paraId="19E3534B" w14:textId="77777777" w:rsidR="009F75C0" w:rsidRDefault="009F75C0" w:rsidP="009F75C0">
      <w:pPr>
        <w:rPr>
          <w:ins w:id="1621" w:author="Chris Bird" w:date="2017-08-18T01:46:00Z"/>
        </w:rPr>
      </w:pPr>
    </w:p>
    <w:p w14:paraId="40FF2BCE" w14:textId="77777777" w:rsidR="009F75C0" w:rsidRDefault="009F75C0" w:rsidP="009F75C0">
      <w:pPr>
        <w:rPr>
          <w:ins w:id="1622" w:author="Chris Bird" w:date="2017-08-18T01:46:00Z"/>
        </w:rPr>
      </w:pPr>
      <w:ins w:id="1623" w:author="Chris Bird" w:date="2017-08-18T01:46:00Z">
        <w:r>
          <w:t>#SBATCH --job-name=raxml</w:t>
        </w:r>
      </w:ins>
    </w:p>
    <w:p w14:paraId="18404339" w14:textId="77777777" w:rsidR="009F75C0" w:rsidRDefault="009F75C0" w:rsidP="009F75C0">
      <w:pPr>
        <w:rPr>
          <w:ins w:id="1624" w:author="Chris Bird" w:date="2017-08-18T01:46:00Z"/>
        </w:rPr>
      </w:pPr>
      <w:ins w:id="1625" w:author="Chris Bird" w:date="2017-08-18T01:46:00Z">
        <w:r>
          <w:t>#SBATCH --output=output_I.25.10.Filter15.out</w:t>
        </w:r>
      </w:ins>
    </w:p>
    <w:p w14:paraId="745F9CD3" w14:textId="77777777" w:rsidR="009F75C0" w:rsidRDefault="009F75C0" w:rsidP="009F75C0">
      <w:pPr>
        <w:rPr>
          <w:ins w:id="1626" w:author="Chris Bird" w:date="2017-08-18T01:46:00Z"/>
        </w:rPr>
      </w:pPr>
      <w:ins w:id="1627" w:author="Chris Bird" w:date="2017-08-18T01:46:00Z">
        <w:r>
          <w:t>#SBATCH -p cbirdq</w:t>
        </w:r>
      </w:ins>
    </w:p>
    <w:p w14:paraId="1310308F" w14:textId="77777777" w:rsidR="009F75C0" w:rsidRDefault="009F75C0" w:rsidP="009F75C0">
      <w:pPr>
        <w:rPr>
          <w:ins w:id="1628" w:author="Chris Bird" w:date="2017-08-18T01:46:00Z"/>
        </w:rPr>
      </w:pPr>
      <w:ins w:id="1629" w:author="Chris Bird" w:date="2017-08-18T01:46:00Z">
        <w:r>
          <w:t>#SBATCH --time=96:00:00</w:t>
        </w:r>
      </w:ins>
    </w:p>
    <w:p w14:paraId="6F23929F" w14:textId="77777777" w:rsidR="009F75C0" w:rsidRDefault="009F75C0" w:rsidP="009F75C0">
      <w:pPr>
        <w:rPr>
          <w:ins w:id="1630" w:author="Chris Bird" w:date="2017-08-18T01:46:00Z"/>
        </w:rPr>
      </w:pPr>
      <w:ins w:id="1631" w:author="Chris Bird" w:date="2017-08-18T01:46:00Z">
        <w:r>
          <w:t>#SBATCH --nodes=1</w:t>
        </w:r>
      </w:ins>
    </w:p>
    <w:p w14:paraId="42BCD233" w14:textId="77777777" w:rsidR="009F75C0" w:rsidRDefault="009F75C0" w:rsidP="009F75C0">
      <w:pPr>
        <w:rPr>
          <w:ins w:id="1632" w:author="Chris Bird" w:date="2017-08-18T01:46:00Z"/>
        </w:rPr>
      </w:pPr>
      <w:ins w:id="1633" w:author="Chris Bird" w:date="2017-08-18T01:46:00Z">
        <w:r>
          <w:t>#SBATCH --mail-user=cbirdtamucc.edu</w:t>
        </w:r>
      </w:ins>
    </w:p>
    <w:p w14:paraId="60D8D2DB" w14:textId="77777777" w:rsidR="009F75C0" w:rsidRDefault="009F75C0" w:rsidP="009F75C0">
      <w:pPr>
        <w:rPr>
          <w:ins w:id="1634" w:author="Chris Bird" w:date="2017-08-18T01:46:00Z"/>
        </w:rPr>
      </w:pPr>
      <w:ins w:id="1635" w:author="Chris Bird" w:date="2017-08-18T01:46:00Z">
        <w:r>
          <w:t>#SBATCH --mail-type=begin  # email me when the job starts</w:t>
        </w:r>
      </w:ins>
    </w:p>
    <w:p w14:paraId="791DFDB6" w14:textId="77777777" w:rsidR="009F75C0" w:rsidRDefault="009F75C0" w:rsidP="009F75C0">
      <w:pPr>
        <w:rPr>
          <w:ins w:id="1636" w:author="Chris Bird" w:date="2017-08-18T01:46:00Z"/>
        </w:rPr>
      </w:pPr>
      <w:ins w:id="1637" w:author="Chris Bird" w:date="2017-08-18T01:46:00Z">
        <w:r>
          <w:t>#SBATCH --mail-type=end    # email me when the job finish</w:t>
        </w:r>
      </w:ins>
    </w:p>
    <w:p w14:paraId="0E9B2D60" w14:textId="77777777" w:rsidR="009F75C0" w:rsidRDefault="009F75C0" w:rsidP="009F75C0">
      <w:pPr>
        <w:rPr>
          <w:ins w:id="1638" w:author="Chris Bird" w:date="2017-08-18T01:46:00Z"/>
        </w:rPr>
      </w:pPr>
    </w:p>
    <w:p w14:paraId="722871E5" w14:textId="77777777" w:rsidR="009F75C0" w:rsidRDefault="009F75C0" w:rsidP="009F75C0">
      <w:pPr>
        <w:rPr>
          <w:ins w:id="1639" w:author="Chris Bird" w:date="2017-08-18T01:46:00Z"/>
        </w:rPr>
      </w:pPr>
    </w:p>
    <w:p w14:paraId="14A65CF9" w14:textId="77777777" w:rsidR="009F75C0" w:rsidRDefault="009F75C0" w:rsidP="009F75C0">
      <w:pPr>
        <w:rPr>
          <w:ins w:id="1640" w:author="Chris Bird" w:date="2017-08-18T01:46:00Z"/>
        </w:rPr>
      </w:pPr>
      <w:ins w:id="1641" w:author="Chris Bird" w:date="2017-08-18T01:46:00Z">
        <w:r>
          <w:t>module load raxml/8.2.8</w:t>
        </w:r>
      </w:ins>
    </w:p>
    <w:p w14:paraId="4D497CD2" w14:textId="77777777" w:rsidR="009F75C0" w:rsidRDefault="009F75C0" w:rsidP="009F75C0">
      <w:pPr>
        <w:rPr>
          <w:ins w:id="1642" w:author="Chris Bird" w:date="2017-08-18T01:46:00Z"/>
        </w:rPr>
      </w:pPr>
    </w:p>
    <w:p w14:paraId="17465F41" w14:textId="7C59991F" w:rsidR="009F75C0" w:rsidRDefault="009F75C0" w:rsidP="009F75C0">
      <w:pPr>
        <w:rPr>
          <w:ins w:id="1643" w:author="Chris Bird" w:date="2017-08-18T01:58:00Z"/>
        </w:rPr>
      </w:pPr>
      <w:ins w:id="1644" w:author="Chris Bird" w:date="2017-08-18T01:46:00Z">
        <w:r>
          <w:lastRenderedPageBreak/>
          <w:t>raxml -s opihiSK2014.I.25.10.Filter15.recode.phy -n raxmloutp</w:t>
        </w:r>
        <w:r w:rsidR="002C3AAB">
          <w:t xml:space="preserve">ut -m ASC_GTRGAMMA -p 12234 -T </w:t>
        </w:r>
      </w:ins>
      <w:ins w:id="1645" w:author="Chris Bird" w:date="2017-08-18T01:58:00Z">
        <w:r w:rsidR="002C3AAB">
          <w:t>4</w:t>
        </w:r>
      </w:ins>
      <w:ins w:id="1646" w:author="Chris Bird" w:date="2017-08-18T01:46:00Z">
        <w:r>
          <w:t>0 --asc-corr=felsenstein -q part15</w:t>
        </w:r>
      </w:ins>
    </w:p>
    <w:p w14:paraId="145438D2" w14:textId="31D03F59" w:rsidR="00A05086" w:rsidRDefault="00A05086" w:rsidP="009F75C0">
      <w:pPr>
        <w:rPr>
          <w:ins w:id="1647" w:author="Chris Bird" w:date="2017-08-18T01:46:00Z"/>
        </w:rPr>
      </w:pPr>
      <w:ins w:id="1648" w:author="Chris Bird" w:date="2017-08-18T01:58:00Z">
        <w:r>
          <w:t>#ifyou don’t want to account for invariant sites then run this:</w:t>
        </w:r>
      </w:ins>
    </w:p>
    <w:p w14:paraId="444CF22B" w14:textId="456E52D1" w:rsidR="002C3AAB" w:rsidRDefault="002C3AAB" w:rsidP="002C3AAB">
      <w:pPr>
        <w:rPr>
          <w:ins w:id="1649" w:author="Chris Bird" w:date="2017-08-18T01:57:00Z"/>
        </w:rPr>
      </w:pPr>
      <w:ins w:id="1650" w:author="Chris Bird" w:date="2017-08-18T01:57:00Z">
        <w:r>
          <w:t xml:space="preserve">#raxml -s opihiSK2014.I.25.10.Filter15.recode.phy -n raxmloutput -m GTRGAMMA -p 12234 -T </w:t>
        </w:r>
      </w:ins>
      <w:ins w:id="1651" w:author="Chris Bird" w:date="2017-08-18T01:58:00Z">
        <w:r>
          <w:t>40</w:t>
        </w:r>
      </w:ins>
    </w:p>
    <w:p w14:paraId="01C107B9" w14:textId="3CF02398" w:rsidR="009F75C0" w:rsidRDefault="002228E9" w:rsidP="009F75C0">
      <w:pPr>
        <w:rPr>
          <w:ins w:id="1652" w:author="Chris Bird" w:date="2017-08-18T01:46:00Z"/>
        </w:rPr>
      </w:pPr>
      <w:ins w:id="1653" w:author="Chris Bird" w:date="2017-08-18T01:58:00Z">
        <w:r>
          <w:t>#after that, read the raxml manual and dial in your settings as de</w:t>
        </w:r>
      </w:ins>
      <w:ins w:id="1654" w:author="Chris Bird" w:date="2017-08-18T01:59:00Z">
        <w:r>
          <w:t>sired</w:t>
        </w:r>
      </w:ins>
    </w:p>
    <w:p w14:paraId="65520624" w14:textId="77777777" w:rsidR="009F75C0" w:rsidRDefault="009F75C0" w:rsidP="009F75C0">
      <w:pPr>
        <w:rPr>
          <w:ins w:id="1655" w:author="Chris Bird" w:date="2017-08-18T01:46:00Z"/>
        </w:rPr>
      </w:pPr>
    </w:p>
    <w:p w14:paraId="16C28D4B" w14:textId="77777777" w:rsidR="009F75C0" w:rsidRDefault="009F75C0" w:rsidP="009F75C0">
      <w:pPr>
        <w:numPr>
          <w:ilvl w:val="0"/>
          <w:numId w:val="7"/>
        </w:numPr>
        <w:spacing w:after="0" w:line="240" w:lineRule="auto"/>
        <w:rPr>
          <w:ins w:id="1656" w:author="Chris Bird" w:date="2017-08-18T01:46:00Z"/>
          <w:rFonts w:eastAsia="Times New Roman"/>
        </w:rPr>
      </w:pPr>
      <w:ins w:id="1657" w:author="Chris Bird" w:date="2017-08-18T01:46:00Z">
        <w:r>
          <w:rPr>
            <w:rFonts w:eastAsia="Times New Roman"/>
          </w:rPr>
          <w:t>Before running this script, you need to modify the partition file as described on pages 43-44 of the RAxML manual</w:t>
        </w:r>
      </w:ins>
    </w:p>
    <w:p w14:paraId="40B3242D" w14:textId="77777777" w:rsidR="009F75C0" w:rsidRDefault="009F75C0" w:rsidP="009F75C0">
      <w:pPr>
        <w:numPr>
          <w:ilvl w:val="1"/>
          <w:numId w:val="7"/>
        </w:numPr>
        <w:spacing w:after="0" w:line="240" w:lineRule="auto"/>
        <w:rPr>
          <w:ins w:id="1658" w:author="Chris Bird" w:date="2017-08-18T01:46:00Z"/>
          <w:rFonts w:eastAsia="Times New Roman"/>
        </w:rPr>
      </w:pPr>
      <w:ins w:id="1659" w:author="Chris Bird" w:date="2017-08-18T01:46:00Z">
        <w:r>
          <w:rPr>
            <w:rFonts w:eastAsia="Times New Roman"/>
          </w:rPr>
          <w:t>To calculate your number of invariable sites, identify the number of contigs in your vcf, the average number of bases in each contig (I estimated 190), then multiply the two and subtract the number of SNP loci in your phylip file</w:t>
        </w:r>
      </w:ins>
    </w:p>
    <w:p w14:paraId="337FB973" w14:textId="22A1AF6F" w:rsidR="009F75C0" w:rsidRDefault="009F75C0" w:rsidP="009F75C0">
      <w:pPr>
        <w:rPr>
          <w:ins w:id="1660" w:author="Chris Bird" w:date="2017-08-18T01:47:00Z"/>
        </w:rPr>
      </w:pPr>
    </w:p>
    <w:p w14:paraId="2FD408B9" w14:textId="1937107A" w:rsidR="009F75C0" w:rsidRDefault="009F75C0" w:rsidP="009F75C0">
      <w:pPr>
        <w:rPr>
          <w:ins w:id="1661" w:author="Chris Bird" w:date="2017-08-18T01:47:00Z"/>
        </w:rPr>
      </w:pPr>
      <w:ins w:id="1662" w:author="Chris Bird" w:date="2017-08-18T01:47:00Z">
        <w:r>
          <w:t>Partition file contents:</w:t>
        </w:r>
      </w:ins>
    </w:p>
    <w:p w14:paraId="37699B15" w14:textId="058FCA7B" w:rsidR="009F75C0" w:rsidRDefault="009F75C0" w:rsidP="009F75C0">
      <w:pPr>
        <w:rPr>
          <w:ins w:id="1663" w:author="Chris Bird" w:date="2017-08-18T01:47:00Z"/>
        </w:rPr>
      </w:pPr>
      <w:ins w:id="1664" w:author="Chris Bird" w:date="2017-08-18T01:47:00Z">
        <w:r>
          <w:t>ASC_DNA, p1=1-1315</w:t>
        </w:r>
      </w:ins>
    </w:p>
    <w:p w14:paraId="785796E3" w14:textId="317FC26D" w:rsidR="009F75C0" w:rsidRDefault="009F75C0" w:rsidP="009F75C0">
      <w:pPr>
        <w:rPr>
          <w:ins w:id="1665" w:author="Chris Bird" w:date="2017-08-18T01:47:00Z"/>
        </w:rPr>
      </w:pPr>
    </w:p>
    <w:p w14:paraId="0D529B94" w14:textId="690D1F87" w:rsidR="009F75C0" w:rsidRDefault="009F75C0" w:rsidP="009F75C0">
      <w:pPr>
        <w:rPr>
          <w:ins w:id="1666" w:author="Chris Bird" w:date="2017-08-18T01:48:00Z"/>
        </w:rPr>
      </w:pPr>
      <w:ins w:id="1667" w:author="Chris Bird" w:date="2017-08-18T01:48:00Z">
        <w:r>
          <w:t>Additional file name (p1.txt)</w:t>
        </w:r>
      </w:ins>
      <w:ins w:id="1668" w:author="Chris Bird" w:date="2017-08-18T01:49:00Z">
        <w:r>
          <w:t xml:space="preserve"> and </w:t>
        </w:r>
      </w:ins>
      <w:ins w:id="1669" w:author="Chris Bird" w:date="2017-08-18T01:48:00Z">
        <w:r>
          <w:t>contents:</w:t>
        </w:r>
      </w:ins>
    </w:p>
    <w:p w14:paraId="63FECE21" w14:textId="7C82F3BB" w:rsidR="009F75C0" w:rsidRDefault="009F75C0" w:rsidP="009F75C0">
      <w:pPr>
        <w:rPr>
          <w:ins w:id="1670" w:author="Chris Bird" w:date="2017-08-18T01:48:00Z"/>
        </w:rPr>
      </w:pPr>
      <w:ins w:id="1671" w:author="Chris Bird" w:date="2017-08-18T01:48:00Z">
        <w:r>
          <w:t>180000</w:t>
        </w:r>
      </w:ins>
    </w:p>
    <w:p w14:paraId="5CA80467" w14:textId="44E13080" w:rsidR="002C3AAB" w:rsidRDefault="002C3AAB" w:rsidP="009F75C0">
      <w:pPr>
        <w:rPr>
          <w:ins w:id="1672" w:author="Chris Bird" w:date="2017-08-18T01:46:00Z"/>
        </w:rPr>
      </w:pPr>
    </w:p>
    <w:p w14:paraId="45FA4838" w14:textId="6BE1EE48" w:rsidR="009F75C0" w:rsidRDefault="009F75C0" w:rsidP="009F75C0">
      <w:pPr>
        <w:numPr>
          <w:ilvl w:val="0"/>
          <w:numId w:val="7"/>
        </w:numPr>
        <w:spacing w:after="0" w:line="240" w:lineRule="auto"/>
        <w:rPr>
          <w:ins w:id="1673" w:author="Chris Bird" w:date="2017-08-18T01:57:00Z"/>
          <w:rFonts w:eastAsia="Times New Roman"/>
        </w:rPr>
      </w:pPr>
      <w:ins w:id="1674" w:author="Chris Bird" w:date="2017-08-18T01:46:00Z">
        <w:r>
          <w:rPr>
            <w:rFonts w:eastAsia="Times New Roman"/>
          </w:rPr>
          <w:t>Run the script.</w:t>
        </w:r>
      </w:ins>
    </w:p>
    <w:p w14:paraId="557F2861" w14:textId="563FB4A7" w:rsidR="002C3AAB" w:rsidRDefault="002C3AAB">
      <w:pPr>
        <w:spacing w:after="0" w:line="240" w:lineRule="auto"/>
        <w:rPr>
          <w:ins w:id="1675" w:author="Chris Bird" w:date="2017-08-18T01:57:00Z"/>
          <w:rFonts w:eastAsia="Times New Roman"/>
        </w:rPr>
        <w:pPrChange w:id="1676" w:author="Chris Bird" w:date="2017-08-18T01:57:00Z">
          <w:pPr>
            <w:numPr>
              <w:numId w:val="7"/>
            </w:numPr>
            <w:spacing w:after="0" w:line="240" w:lineRule="auto"/>
            <w:ind w:left="720" w:hanging="360"/>
          </w:pPr>
        </w:pPrChange>
      </w:pPr>
    </w:p>
    <w:p w14:paraId="65023D29" w14:textId="65CD9B78" w:rsidR="002C3AAB" w:rsidRDefault="002C3AAB">
      <w:pPr>
        <w:spacing w:after="0" w:line="240" w:lineRule="auto"/>
        <w:rPr>
          <w:ins w:id="1677" w:author="Chris Bird" w:date="2017-08-18T01:57:00Z"/>
          <w:rFonts w:eastAsia="Times New Roman"/>
        </w:rPr>
        <w:pPrChange w:id="1678" w:author="Chris Bird" w:date="2017-08-18T01:57:00Z">
          <w:pPr>
            <w:numPr>
              <w:numId w:val="7"/>
            </w:numPr>
            <w:spacing w:after="0" w:line="240" w:lineRule="auto"/>
            <w:ind w:left="720" w:hanging="360"/>
          </w:pPr>
        </w:pPrChange>
      </w:pPr>
    </w:p>
    <w:p w14:paraId="1BD22F86" w14:textId="77777777" w:rsidR="002C3AAB" w:rsidRDefault="002C3AAB">
      <w:pPr>
        <w:spacing w:after="0" w:line="240" w:lineRule="auto"/>
        <w:rPr>
          <w:ins w:id="1679" w:author="Chris Bird" w:date="2017-08-18T01:46:00Z"/>
          <w:rFonts w:eastAsia="Times New Roman"/>
        </w:rPr>
        <w:pPrChange w:id="1680" w:author="Chris Bird" w:date="2017-08-18T01:57:00Z">
          <w:pPr>
            <w:numPr>
              <w:numId w:val="7"/>
            </w:numPr>
            <w:spacing w:after="0" w:line="240" w:lineRule="auto"/>
            <w:ind w:left="720" w:hanging="360"/>
          </w:pPr>
        </w:pPrChange>
      </w:pPr>
    </w:p>
    <w:p w14:paraId="2649F26C" w14:textId="429B2D54" w:rsidR="009F75C0" w:rsidRDefault="009F75C0">
      <w:pPr>
        <w:rPr>
          <w:ins w:id="1681" w:author="Chris Bird" w:date="2017-08-18T01:46:00Z"/>
        </w:rPr>
      </w:pPr>
      <w:ins w:id="1682" w:author="Chris Bird" w:date="2017-08-18T01:46:00Z">
        <w:r>
          <w:br w:type="page"/>
        </w:r>
      </w:ins>
    </w:p>
    <w:p w14:paraId="7658D075" w14:textId="77777777" w:rsidR="009F75C0" w:rsidRDefault="009F75C0">
      <w:pPr>
        <w:rPr>
          <w:ins w:id="1683" w:author="Chris Bird" w:date="2017-08-18T01:45:00Z"/>
        </w:rPr>
      </w:pPr>
    </w:p>
    <w:p w14:paraId="7AA6D97F" w14:textId="34E4910E" w:rsidR="004032F0" w:rsidRDefault="004032F0" w:rsidP="004032F0">
      <w:r>
        <w:t>Appendix: step c-I (installing xming to run “mouse” programs on hpc.)</w:t>
      </w:r>
    </w:p>
    <w:p w14:paraId="6DF2D29F" w14:textId="77777777" w:rsidR="004032F0" w:rsidRDefault="004032F0" w:rsidP="004032F0">
      <w:pPr>
        <w:pStyle w:val="ListParagraph"/>
        <w:numPr>
          <w:ilvl w:val="0"/>
          <w:numId w:val="5"/>
        </w:numPr>
        <w:spacing w:after="200" w:line="276" w:lineRule="auto"/>
      </w:pPr>
      <w:r>
        <w:t>Installing Xming</w:t>
      </w:r>
    </w:p>
    <w:p w14:paraId="178716C6" w14:textId="77777777" w:rsidR="004032F0" w:rsidRDefault="004032F0" w:rsidP="004032F0">
      <w:pPr>
        <w:pStyle w:val="ListParagraph"/>
        <w:numPr>
          <w:ilvl w:val="1"/>
          <w:numId w:val="5"/>
        </w:numPr>
        <w:spacing w:after="200" w:line="276" w:lineRule="auto"/>
      </w:pPr>
      <w:r>
        <w:t xml:space="preserve">You can either go to this link </w:t>
      </w:r>
      <w:hyperlink r:id="rId47" w:history="1">
        <w:r w:rsidRPr="004B0D2D">
          <w:rPr>
            <w:rStyle w:val="Hyperlink"/>
          </w:rPr>
          <w:t>https://sourceforge.net/projects/xming/</w:t>
        </w:r>
      </w:hyperlink>
      <w:r>
        <w:t xml:space="preserve"> </w:t>
      </w:r>
    </w:p>
    <w:p w14:paraId="34816AE5" w14:textId="77777777" w:rsidR="004032F0" w:rsidRDefault="004032F0" w:rsidP="004032F0">
      <w:r>
        <w:rPr>
          <w:noProof/>
        </w:rPr>
        <mc:AlternateContent>
          <mc:Choice Requires="wps">
            <w:drawing>
              <wp:anchor distT="0" distB="0" distL="114300" distR="114300" simplePos="0" relativeHeight="251660288" behindDoc="0" locked="0" layoutInCell="1" allowOverlap="1" wp14:anchorId="301F1D0C" wp14:editId="34AA1174">
                <wp:simplePos x="0" y="0"/>
                <wp:positionH relativeFrom="column">
                  <wp:posOffset>3876675</wp:posOffset>
                </wp:positionH>
                <wp:positionV relativeFrom="paragraph">
                  <wp:posOffset>936625</wp:posOffset>
                </wp:positionV>
                <wp:extent cx="1819275" cy="4286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819275"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F097D" id="Rectangle 45" o:spid="_x0000_s1026" style="position:absolute;margin-left:305.25pt;margin-top:73.75pt;width:143.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7B6C5C8A" wp14:editId="07270C54">
                <wp:simplePos x="0" y="0"/>
                <wp:positionH relativeFrom="column">
                  <wp:posOffset>5391150</wp:posOffset>
                </wp:positionH>
                <wp:positionV relativeFrom="paragraph">
                  <wp:posOffset>136525</wp:posOffset>
                </wp:positionV>
                <wp:extent cx="8096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prstClr val="black"/>
                          </a:solidFill>
                        </a:ln>
                      </wps:spPr>
                      <wps:txbx>
                        <w:txbxContent>
                          <w:p w14:paraId="5CF32A4B" w14:textId="77777777" w:rsidR="008D41D7" w:rsidRDefault="008D41D7" w:rsidP="004032F0">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6C5C8A" id="_x0000_t202" coordsize="21600,21600" o:spt="202" path="m,l,21600r21600,l21600,xe">
                <v:stroke joinstyle="miter"/>
                <v:path gradientshapeok="t" o:connecttype="rect"/>
              </v:shapetype>
              <v:shape id="Text Box 46" o:spid="_x0000_s1026" type="#_x0000_t202" style="position:absolute;margin-left:424.5pt;margin-top:10.75pt;width:63.7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" fillcolor="white [3201]" strokeweight=".5pt">
                <v:textbox>
                  <w:txbxContent>
                    <w:p w14:paraId="5CF32A4B" w14:textId="77777777" w:rsidR="008D41D7" w:rsidRDefault="008D41D7" w:rsidP="004032F0">
                      <w:r>
                        <w:t>CLICK</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0109F1A" wp14:editId="18B45ED9">
                <wp:simplePos x="0" y="0"/>
                <wp:positionH relativeFrom="column">
                  <wp:posOffset>5514975</wp:posOffset>
                </wp:positionH>
                <wp:positionV relativeFrom="paragraph">
                  <wp:posOffset>393700</wp:posOffset>
                </wp:positionV>
                <wp:extent cx="114300" cy="390525"/>
                <wp:effectExtent l="57150" t="0" r="19050" b="47625"/>
                <wp:wrapNone/>
                <wp:docPr id="47" name="Straight Arrow Connector 47"/>
                <wp:cNvGraphicFramePr/>
                <a:graphic xmlns:a="http://schemas.openxmlformats.org/drawingml/2006/main">
                  <a:graphicData uri="http://schemas.microsoft.com/office/word/2010/wordprocessingShape">
                    <wps:wsp>
                      <wps:cNvCnPr/>
                      <wps:spPr>
                        <a:xfrm flipH="1">
                          <a:off x="0" y="0"/>
                          <a:ext cx="1143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5937551" id="_x0000_t32" coordsize="21600,21600" o:spt="32" o:oned="t" path="m,l21600,21600e" filled="f">
                <v:path arrowok="t" fillok="f" o:connecttype="none"/>
                <o:lock v:ext="edit" shapetype="t"/>
              </v:shapetype>
              <v:shape id="Straight Arrow Connector 47" o:spid="_x0000_s1026" type="#_x0000_t32" style="position:absolute;margin-left:434.25pt;margin-top:31pt;width:9pt;height:3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" strokecolor="#ed7d31 [3205]" strokeweight=".5pt">
                <v:stroke endarrow="block" joinstyle="miter"/>
              </v:shape>
            </w:pict>
          </mc:Fallback>
        </mc:AlternateContent>
      </w:r>
      <w:r>
        <w:rPr>
          <w:noProof/>
        </w:rPr>
        <w:drawing>
          <wp:inline distT="0" distB="0" distL="0" distR="0" wp14:anchorId="5AA7595D" wp14:editId="611C2490">
            <wp:extent cx="5857875" cy="3371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7532" t="18530" r="38301" b="7069"/>
                    <a:stretch/>
                  </pic:blipFill>
                  <pic:spPr bwMode="auto">
                    <a:xfrm>
                      <a:off x="0" y="0"/>
                      <a:ext cx="5857875" cy="33718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3EE992C" w14:textId="77777777" w:rsidR="004032F0" w:rsidRDefault="004032F0" w:rsidP="004032F0">
      <w:r>
        <w:t xml:space="preserve">OR you can google xming. </w:t>
      </w:r>
    </w:p>
    <w:p w14:paraId="53771FD9" w14:textId="77777777" w:rsidR="004032F0" w:rsidRDefault="004032F0" w:rsidP="004032F0">
      <w:pPr>
        <w:pStyle w:val="ListParagraph"/>
        <w:numPr>
          <w:ilvl w:val="0"/>
          <w:numId w:val="5"/>
        </w:numPr>
        <w:spacing w:after="200" w:line="276" w:lineRule="auto"/>
      </w:pPr>
      <w:r>
        <w:t xml:space="preserve">When you open xming it should look like this </w:t>
      </w:r>
    </w:p>
    <w:p w14:paraId="1C0DB322" w14:textId="77777777" w:rsidR="004032F0" w:rsidRDefault="004032F0" w:rsidP="004032F0">
      <w:r>
        <w:rPr>
          <w:noProof/>
        </w:rPr>
        <w:lastRenderedPageBreak/>
        <w:drawing>
          <wp:inline distT="0" distB="0" distL="0" distR="0" wp14:anchorId="0FB37F88" wp14:editId="7430485D">
            <wp:extent cx="4743450" cy="3667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3450" cy="3667125"/>
                    </a:xfrm>
                    <a:prstGeom prst="rect">
                      <a:avLst/>
                    </a:prstGeom>
                  </pic:spPr>
                </pic:pic>
              </a:graphicData>
            </a:graphic>
          </wp:inline>
        </w:drawing>
      </w:r>
    </w:p>
    <w:p w14:paraId="549DD706" w14:textId="77777777" w:rsidR="004032F0" w:rsidRDefault="004032F0" w:rsidP="004032F0">
      <w:pPr>
        <w:pStyle w:val="ListParagraph"/>
        <w:numPr>
          <w:ilvl w:val="0"/>
          <w:numId w:val="5"/>
        </w:numPr>
        <w:spacing w:after="200" w:line="276" w:lineRule="auto"/>
      </w:pPr>
      <w:r>
        <w:t>Keep clicking next till you reach this page</w:t>
      </w:r>
    </w:p>
    <w:p w14:paraId="464ED972" w14:textId="77777777" w:rsidR="004032F0" w:rsidRDefault="004032F0" w:rsidP="004032F0">
      <w:r>
        <w:rPr>
          <w:noProof/>
        </w:rPr>
        <w:drawing>
          <wp:inline distT="0" distB="0" distL="0" distR="0" wp14:anchorId="7B550E52" wp14:editId="0913476B">
            <wp:extent cx="4714875" cy="3686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3686175"/>
                    </a:xfrm>
                    <a:prstGeom prst="rect">
                      <a:avLst/>
                    </a:prstGeom>
                  </pic:spPr>
                </pic:pic>
              </a:graphicData>
            </a:graphic>
          </wp:inline>
        </w:drawing>
      </w:r>
    </w:p>
    <w:p w14:paraId="59F8C334" w14:textId="77777777" w:rsidR="004032F0" w:rsidRDefault="004032F0" w:rsidP="004032F0">
      <w:pPr>
        <w:pStyle w:val="ListParagraph"/>
        <w:numPr>
          <w:ilvl w:val="0"/>
          <w:numId w:val="5"/>
        </w:numPr>
        <w:spacing w:after="200" w:line="276" w:lineRule="auto"/>
      </w:pPr>
      <w:r>
        <w:t>Now click install</w:t>
      </w:r>
    </w:p>
    <w:p w14:paraId="37658519" w14:textId="77777777" w:rsidR="004032F0" w:rsidRDefault="004032F0" w:rsidP="004032F0">
      <w:pPr>
        <w:pStyle w:val="ListParagraph"/>
        <w:numPr>
          <w:ilvl w:val="0"/>
          <w:numId w:val="5"/>
        </w:numPr>
        <w:spacing w:after="200" w:line="276" w:lineRule="auto"/>
      </w:pPr>
      <w:r>
        <w:lastRenderedPageBreak/>
        <w:t xml:space="preserve">Xming should now be installed, to easily access it go to the start menu and type xming. </w:t>
      </w:r>
    </w:p>
    <w:p w14:paraId="4CAFD670" w14:textId="77777777" w:rsidR="004032F0" w:rsidRDefault="004032F0" w:rsidP="004032F0">
      <w:r>
        <w:t xml:space="preserve"> </w:t>
      </w:r>
      <w:r>
        <w:rPr>
          <w:noProof/>
        </w:rPr>
        <w:drawing>
          <wp:inline distT="0" distB="0" distL="0" distR="0" wp14:anchorId="43A78F70" wp14:editId="0E36A50A">
            <wp:extent cx="2638425" cy="3133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8244" r="71154"/>
                    <a:stretch/>
                  </pic:blipFill>
                  <pic:spPr bwMode="auto">
                    <a:xfrm>
                      <a:off x="0" y="0"/>
                      <a:ext cx="2638425" cy="31337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0C27609" w14:textId="77777777" w:rsidR="004032F0" w:rsidRDefault="004032F0" w:rsidP="004032F0">
      <w:pPr>
        <w:pStyle w:val="ListParagraph"/>
        <w:numPr>
          <w:ilvl w:val="0"/>
          <w:numId w:val="5"/>
        </w:numPr>
        <w:spacing w:after="200" w:line="276" w:lineRule="auto"/>
      </w:pPr>
      <w:r>
        <w:t>Then right click and pin to the start menu for easy access.</w:t>
      </w:r>
    </w:p>
    <w:p w14:paraId="0F36E79A" w14:textId="77777777" w:rsidR="004032F0" w:rsidRDefault="004032F0" w:rsidP="004032F0">
      <w:pPr>
        <w:pStyle w:val="ListParagraph"/>
        <w:numPr>
          <w:ilvl w:val="0"/>
          <w:numId w:val="5"/>
        </w:numPr>
        <w:spacing w:after="200" w:line="276" w:lineRule="auto"/>
      </w:pPr>
      <w:r>
        <w:t>Once you click xming it will show that it is running in the task bar, like so.</w:t>
      </w:r>
    </w:p>
    <w:p w14:paraId="485FB87D" w14:textId="77777777" w:rsidR="004032F0" w:rsidRDefault="004032F0" w:rsidP="004032F0">
      <w:r>
        <w:rPr>
          <w:noProof/>
        </w:rPr>
        <mc:AlternateContent>
          <mc:Choice Requires="wps">
            <w:drawing>
              <wp:anchor distT="0" distB="0" distL="114300" distR="114300" simplePos="0" relativeHeight="251663360" behindDoc="0" locked="0" layoutInCell="1" allowOverlap="1" wp14:anchorId="616632F1" wp14:editId="28BD3E3D">
                <wp:simplePos x="0" y="0"/>
                <wp:positionH relativeFrom="column">
                  <wp:posOffset>4409440</wp:posOffset>
                </wp:positionH>
                <wp:positionV relativeFrom="paragraph">
                  <wp:posOffset>597535</wp:posOffset>
                </wp:positionV>
                <wp:extent cx="219075" cy="209550"/>
                <wp:effectExtent l="0" t="0" r="28575" b="19050"/>
                <wp:wrapNone/>
                <wp:docPr id="48" name="Oval 48"/>
                <wp:cNvGraphicFramePr/>
                <a:graphic xmlns:a="http://schemas.openxmlformats.org/drawingml/2006/main">
                  <a:graphicData uri="http://schemas.microsoft.com/office/word/2010/wordprocessingShape">
                    <wps:wsp>
                      <wps:cNvSpPr/>
                      <wps:spPr>
                        <a:xfrm>
                          <a:off x="0" y="0"/>
                          <a:ext cx="21907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7681F" id="Oval 48" o:spid="_x0000_s1026" style="position:absolute;margin-left:347.2pt;margin-top:47.05pt;width:17.2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F097935" wp14:editId="297BD84C">
                <wp:simplePos x="0" y="0"/>
                <wp:positionH relativeFrom="column">
                  <wp:posOffset>4009390</wp:posOffset>
                </wp:positionH>
                <wp:positionV relativeFrom="paragraph">
                  <wp:posOffset>406400</wp:posOffset>
                </wp:positionV>
                <wp:extent cx="381000" cy="257175"/>
                <wp:effectExtent l="0" t="0" r="76200" b="47625"/>
                <wp:wrapNone/>
                <wp:docPr id="49" name="Straight Arrow Connector 49"/>
                <wp:cNvGraphicFramePr/>
                <a:graphic xmlns:a="http://schemas.openxmlformats.org/drawingml/2006/main">
                  <a:graphicData uri="http://schemas.microsoft.com/office/word/2010/wordprocessingShape">
                    <wps:wsp>
                      <wps:cNvCnPr/>
                      <wps:spPr>
                        <a:xfrm>
                          <a:off x="0" y="0"/>
                          <a:ext cx="381000"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6368F5" id="Straight Arrow Connector 49" o:spid="_x0000_s1026" type="#_x0000_t32" style="position:absolute;margin-left:315.7pt;margin-top:32pt;width:30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" strokecolor="#ed7d31 [3205]" strokeweight=".5pt">
                <v:stroke endarrow="block" joinstyle="miter"/>
              </v:shape>
            </w:pict>
          </mc:Fallback>
        </mc:AlternateContent>
      </w:r>
      <w:r>
        <w:rPr>
          <w:noProof/>
        </w:rPr>
        <w:drawing>
          <wp:inline distT="0" distB="0" distL="0" distR="0" wp14:anchorId="0F25A0C6" wp14:editId="31957225">
            <wp:extent cx="594360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3831"/>
                    <a:stretch/>
                  </pic:blipFill>
                  <pic:spPr bwMode="auto">
                    <a:xfrm>
                      <a:off x="0" y="0"/>
                      <a:ext cx="5943600" cy="10191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B35806F" w14:textId="77777777" w:rsidR="004032F0" w:rsidRDefault="004032F0" w:rsidP="004032F0"/>
    <w:p w14:paraId="6E8CE0D0" w14:textId="77777777" w:rsidR="004032F0" w:rsidRDefault="004032F0" w:rsidP="004032F0"/>
    <w:p w14:paraId="2D997823" w14:textId="77777777" w:rsidR="004032F0" w:rsidRDefault="004032F0" w:rsidP="004032F0"/>
    <w:p w14:paraId="73A291D5" w14:textId="77777777" w:rsidR="004032F0" w:rsidRDefault="004032F0" w:rsidP="004032F0"/>
    <w:p w14:paraId="3EC17E48" w14:textId="77777777" w:rsidR="004032F0" w:rsidRDefault="004032F0" w:rsidP="004032F0"/>
    <w:p w14:paraId="20166B32" w14:textId="77777777" w:rsidR="004032F0" w:rsidRDefault="004032F0" w:rsidP="004032F0"/>
    <w:p w14:paraId="171B2B3E" w14:textId="77777777" w:rsidR="004032F0" w:rsidRDefault="004032F0" w:rsidP="004032F0"/>
    <w:p w14:paraId="0856A758" w14:textId="77777777" w:rsidR="004032F0" w:rsidRDefault="004032F0" w:rsidP="004032F0"/>
    <w:p w14:paraId="7F5E88D2" w14:textId="77777777" w:rsidR="004032F0" w:rsidRDefault="004032F0" w:rsidP="004032F0"/>
    <w:p w14:paraId="68B3E6C8" w14:textId="77777777" w:rsidR="004032F0" w:rsidRDefault="004032F0" w:rsidP="004032F0">
      <w:r>
        <w:t>Appendix: c-ii (install putty to interface with hpc)</w:t>
      </w:r>
    </w:p>
    <w:p w14:paraId="58A988A8" w14:textId="77777777" w:rsidR="004032F0" w:rsidRDefault="004032F0" w:rsidP="004032F0">
      <w:pPr>
        <w:pStyle w:val="ListParagraph"/>
        <w:numPr>
          <w:ilvl w:val="0"/>
          <w:numId w:val="6"/>
        </w:numPr>
        <w:spacing w:after="200" w:line="276" w:lineRule="auto"/>
      </w:pPr>
      <w:r>
        <w:lastRenderedPageBreak/>
        <w:t xml:space="preserve">Google install putty, or use this link </w:t>
      </w:r>
      <w:hyperlink r:id="rId53" w:history="1">
        <w:r w:rsidRPr="00FA48F3">
          <w:rPr>
            <w:rStyle w:val="Hyperlink"/>
          </w:rPr>
          <w:t>http://www.chiark.greenend.org.uk/~sgtatham/putty/download.html</w:t>
        </w:r>
      </w:hyperlink>
      <w:r>
        <w:t xml:space="preserve">. </w:t>
      </w:r>
    </w:p>
    <w:p w14:paraId="7AEC747D" w14:textId="77777777" w:rsidR="004032F0" w:rsidRDefault="004032F0" w:rsidP="004032F0">
      <w:pPr>
        <w:pStyle w:val="ListParagraph"/>
      </w:pPr>
      <w:r>
        <w:rPr>
          <w:noProof/>
        </w:rPr>
        <w:drawing>
          <wp:inline distT="0" distB="0" distL="0" distR="0" wp14:anchorId="4D48C158" wp14:editId="7B2E26E1">
            <wp:extent cx="5943600"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687" r="1762" b="7355"/>
                    <a:stretch/>
                  </pic:blipFill>
                  <pic:spPr bwMode="auto">
                    <a:xfrm>
                      <a:off x="0" y="0"/>
                      <a:ext cx="5943600" cy="31813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C3DC8FC" w14:textId="77777777" w:rsidR="004032F0" w:rsidRDefault="004032F0" w:rsidP="004032F0">
      <w:pPr>
        <w:pStyle w:val="ListParagraph"/>
      </w:pPr>
      <w:r>
        <w:t xml:space="preserve">The page should look like this. </w:t>
      </w:r>
    </w:p>
    <w:p w14:paraId="495442D7" w14:textId="77777777" w:rsidR="004032F0" w:rsidRDefault="004032F0" w:rsidP="004032F0">
      <w:pPr>
        <w:pStyle w:val="ListParagraph"/>
      </w:pPr>
    </w:p>
    <w:p w14:paraId="4094FD09" w14:textId="77777777" w:rsidR="004032F0" w:rsidRDefault="004032F0" w:rsidP="004032F0">
      <w:pPr>
        <w:pStyle w:val="ListParagraph"/>
        <w:numPr>
          <w:ilvl w:val="0"/>
          <w:numId w:val="6"/>
        </w:numPr>
        <w:spacing w:after="200" w:line="276" w:lineRule="auto"/>
      </w:pPr>
      <w:r>
        <w:t>Click on the first link that says “PUTTY”.</w:t>
      </w:r>
    </w:p>
    <w:p w14:paraId="2EBC0E53" w14:textId="77777777" w:rsidR="004032F0" w:rsidRDefault="004032F0" w:rsidP="004032F0">
      <w:r>
        <w:rPr>
          <w:noProof/>
        </w:rPr>
        <mc:AlternateContent>
          <mc:Choice Requires="wps">
            <w:drawing>
              <wp:anchor distT="0" distB="0" distL="114300" distR="114300" simplePos="0" relativeHeight="251667456" behindDoc="0" locked="0" layoutInCell="1" allowOverlap="1" wp14:anchorId="349684BE" wp14:editId="0D6F425F">
                <wp:simplePos x="0" y="0"/>
                <wp:positionH relativeFrom="column">
                  <wp:posOffset>-781050</wp:posOffset>
                </wp:positionH>
                <wp:positionV relativeFrom="paragraph">
                  <wp:posOffset>558165</wp:posOffset>
                </wp:positionV>
                <wp:extent cx="771525" cy="3238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771525" cy="323850"/>
                        </a:xfrm>
                        <a:prstGeom prst="rect">
                          <a:avLst/>
                        </a:prstGeom>
                        <a:noFill/>
                        <a:ln w="6350">
                          <a:solidFill>
                            <a:srgbClr val="FF0000"/>
                          </a:solidFill>
                        </a:ln>
                      </wps:spPr>
                      <wps:txbx>
                        <w:txbxContent>
                          <w:p w14:paraId="612D845D" w14:textId="77777777" w:rsidR="008D41D7" w:rsidRDefault="008D41D7" w:rsidP="004032F0">
                            <w:pPr>
                              <w:jc w:val="center"/>
                            </w:pPr>
                            <w:r>
                              <w:t>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84BE" id="Text Box 50" o:spid="_x0000_s1027" type="#_x0000_t202" style="position:absolute;margin-left:-61.5pt;margin-top:43.95pt;width:60.7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" filled="f" strokecolor="red" strokeweight=".5pt">
                <v:textbox>
                  <w:txbxContent>
                    <w:p w14:paraId="612D845D" w14:textId="77777777" w:rsidR="008D41D7" w:rsidRDefault="008D41D7" w:rsidP="004032F0">
                      <w:pPr>
                        <w:jc w:val="center"/>
                      </w:pPr>
                      <w:r>
                        <w:t>CLICK</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051E5B9" wp14:editId="60E687F4">
                <wp:simplePos x="0" y="0"/>
                <wp:positionH relativeFrom="column">
                  <wp:posOffset>-352425</wp:posOffset>
                </wp:positionH>
                <wp:positionV relativeFrom="paragraph">
                  <wp:posOffset>891540</wp:posOffset>
                </wp:positionV>
                <wp:extent cx="314325" cy="400050"/>
                <wp:effectExtent l="0" t="0" r="47625" b="57150"/>
                <wp:wrapNone/>
                <wp:docPr id="51" name="Straight Arrow Connector 51"/>
                <wp:cNvGraphicFramePr/>
                <a:graphic xmlns:a="http://schemas.openxmlformats.org/drawingml/2006/main">
                  <a:graphicData uri="http://schemas.microsoft.com/office/word/2010/wordprocessingShape">
                    <wps:wsp>
                      <wps:cNvCnPr/>
                      <wps:spPr>
                        <a:xfrm>
                          <a:off x="0" y="0"/>
                          <a:ext cx="31432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1B622F" id="Straight Arrow Connector 51" o:spid="_x0000_s1026" type="#_x0000_t32" style="position:absolute;margin-left:-27.75pt;margin-top:70.2pt;width:24.75pt;height:3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6FA79C1" wp14:editId="521DA85F">
                <wp:simplePos x="0" y="0"/>
                <wp:positionH relativeFrom="margin">
                  <wp:align>left</wp:align>
                </wp:positionH>
                <wp:positionV relativeFrom="paragraph">
                  <wp:posOffset>1177290</wp:posOffset>
                </wp:positionV>
                <wp:extent cx="1866900" cy="1714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8669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D3924" id="Rectangle 52" o:spid="_x0000_s1026" style="position:absolute;margin-left:0;margin-top:92.7pt;width:147pt;height:1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" filled="f" strokecolor="red" strokeweight="1pt">
                <w10:wrap anchorx="margin"/>
              </v:rect>
            </w:pict>
          </mc:Fallback>
        </mc:AlternateContent>
      </w:r>
      <w:r>
        <w:rPr>
          <w:noProof/>
        </w:rPr>
        <w:drawing>
          <wp:inline distT="0" distB="0" distL="0" distR="0" wp14:anchorId="56D11462" wp14:editId="2E07E592">
            <wp:extent cx="5257800" cy="2428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4519" b="48034"/>
                    <a:stretch/>
                  </pic:blipFill>
                  <pic:spPr bwMode="auto">
                    <a:xfrm>
                      <a:off x="0" y="0"/>
                      <a:ext cx="5257800" cy="24288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F7E47A3" w14:textId="77777777" w:rsidR="004032F0" w:rsidRDefault="004032F0" w:rsidP="004032F0"/>
    <w:p w14:paraId="2A8F2EFA" w14:textId="77777777" w:rsidR="004032F0" w:rsidRDefault="004032F0" w:rsidP="004032F0"/>
    <w:p w14:paraId="520A02EA" w14:textId="77777777" w:rsidR="004032F0" w:rsidRDefault="004032F0" w:rsidP="004032F0"/>
    <w:p w14:paraId="651E9988" w14:textId="77777777" w:rsidR="004032F0" w:rsidRDefault="004032F0" w:rsidP="004032F0">
      <w:pPr>
        <w:pStyle w:val="ListParagraph"/>
        <w:numPr>
          <w:ilvl w:val="0"/>
          <w:numId w:val="6"/>
        </w:numPr>
        <w:spacing w:after="200" w:line="276" w:lineRule="auto"/>
      </w:pPr>
      <w:r>
        <w:t>Once the download is complete, this screen should pop up.</w:t>
      </w:r>
    </w:p>
    <w:p w14:paraId="61F4DE08" w14:textId="77777777" w:rsidR="004032F0" w:rsidRPr="00D46CF8" w:rsidRDefault="004032F0" w:rsidP="004032F0">
      <w:pPr>
        <w:pStyle w:val="ListParagraph"/>
        <w:numPr>
          <w:ilvl w:val="1"/>
          <w:numId w:val="6"/>
        </w:numPr>
        <w:spacing w:after="200" w:line="276" w:lineRule="auto"/>
      </w:pPr>
      <w:r>
        <w:t xml:space="preserve">In the “Host Name” type </w:t>
      </w:r>
      <w:r>
        <w:rPr>
          <w:b/>
          <w:u w:val="single"/>
        </w:rPr>
        <w:t>hpcm.tamucc.edu</w:t>
      </w:r>
    </w:p>
    <w:p w14:paraId="09F6BAC4" w14:textId="77777777" w:rsidR="004032F0" w:rsidRDefault="004032F0" w:rsidP="004032F0">
      <w:pPr>
        <w:pStyle w:val="ListParagraph"/>
        <w:numPr>
          <w:ilvl w:val="1"/>
          <w:numId w:val="6"/>
        </w:numPr>
        <w:spacing w:after="200" w:line="276" w:lineRule="auto"/>
      </w:pPr>
      <w:r>
        <w:lastRenderedPageBreak/>
        <w:t>In the “Saved Sessions” type HPC, Then click the save button. After you click the save button “HPC” (highlighted in blue) should appear in the big box underneath.</w:t>
      </w:r>
    </w:p>
    <w:p w14:paraId="5967AD38" w14:textId="77777777" w:rsidR="004032F0" w:rsidRDefault="004032F0" w:rsidP="004032F0">
      <w:pPr>
        <w:pStyle w:val="ListParagraph"/>
        <w:numPr>
          <w:ilvl w:val="1"/>
          <w:numId w:val="6"/>
        </w:numPr>
        <w:spacing w:after="200" w:line="276" w:lineRule="auto"/>
      </w:pPr>
      <w:r>
        <w:t>The rest should be the same as in the picture below (skip steps d-f), if not, follow the directions  d-f.</w:t>
      </w:r>
    </w:p>
    <w:p w14:paraId="796D2A23" w14:textId="77777777" w:rsidR="004032F0" w:rsidRDefault="004032F0" w:rsidP="004032F0">
      <w:pPr>
        <w:pStyle w:val="ListParagraph"/>
        <w:numPr>
          <w:ilvl w:val="1"/>
          <w:numId w:val="6"/>
        </w:numPr>
        <w:spacing w:after="200" w:line="276" w:lineRule="auto"/>
      </w:pPr>
      <w:r>
        <w:t>In the “Port” box it should say “22”</w:t>
      </w:r>
    </w:p>
    <w:p w14:paraId="6BF67706" w14:textId="77777777" w:rsidR="004032F0" w:rsidRDefault="004032F0" w:rsidP="004032F0">
      <w:pPr>
        <w:pStyle w:val="ListParagraph"/>
        <w:numPr>
          <w:ilvl w:val="1"/>
          <w:numId w:val="6"/>
        </w:numPr>
        <w:spacing w:after="200" w:line="276" w:lineRule="auto"/>
      </w:pPr>
      <w:r>
        <w:t>In the “Connection type” box it should say “SSH”.</w:t>
      </w:r>
    </w:p>
    <w:p w14:paraId="69411A30" w14:textId="77777777" w:rsidR="004032F0" w:rsidRDefault="004032F0" w:rsidP="004032F0">
      <w:pPr>
        <w:pStyle w:val="ListParagraph"/>
        <w:numPr>
          <w:ilvl w:val="1"/>
          <w:numId w:val="6"/>
        </w:numPr>
        <w:spacing w:after="200" w:line="276" w:lineRule="auto"/>
      </w:pPr>
      <w:r>
        <w:t>In the “Close Window on Exit” box it should say “Only on Clean Exit”.</w:t>
      </w:r>
    </w:p>
    <w:p w14:paraId="01968AC5" w14:textId="77777777" w:rsidR="004032F0" w:rsidRDefault="004032F0" w:rsidP="004032F0">
      <w:pPr>
        <w:pStyle w:val="ListParagraph"/>
        <w:numPr>
          <w:ilvl w:val="1"/>
          <w:numId w:val="6"/>
        </w:numPr>
        <w:spacing w:after="200" w:line="276" w:lineRule="auto"/>
      </w:pPr>
      <w:r>
        <w:t>DO NOT CLICK “OPEN” YET.</w:t>
      </w:r>
    </w:p>
    <w:p w14:paraId="07564731" w14:textId="77777777" w:rsidR="004032F0" w:rsidRDefault="004032F0" w:rsidP="004032F0">
      <w:r>
        <w:rPr>
          <w:noProof/>
        </w:rPr>
        <w:drawing>
          <wp:inline distT="0" distB="0" distL="0" distR="0" wp14:anchorId="7FFED013" wp14:editId="6D817863">
            <wp:extent cx="4267200" cy="418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200" cy="4181475"/>
                    </a:xfrm>
                    <a:prstGeom prst="rect">
                      <a:avLst/>
                    </a:prstGeom>
                  </pic:spPr>
                </pic:pic>
              </a:graphicData>
            </a:graphic>
          </wp:inline>
        </w:drawing>
      </w:r>
    </w:p>
    <w:p w14:paraId="13F5C8F2" w14:textId="77777777" w:rsidR="004032F0" w:rsidRDefault="004032F0" w:rsidP="004032F0"/>
    <w:p w14:paraId="572A95FC" w14:textId="77777777" w:rsidR="004032F0" w:rsidRDefault="004032F0" w:rsidP="004032F0"/>
    <w:p w14:paraId="17C8D13C" w14:textId="77777777" w:rsidR="004032F0" w:rsidRDefault="004032F0" w:rsidP="004032F0"/>
    <w:p w14:paraId="0E0F9D27" w14:textId="77777777" w:rsidR="004032F0" w:rsidRDefault="004032F0" w:rsidP="004032F0"/>
    <w:p w14:paraId="080C970C" w14:textId="77777777" w:rsidR="004032F0" w:rsidRDefault="004032F0" w:rsidP="004032F0"/>
    <w:p w14:paraId="660B4B79" w14:textId="77777777" w:rsidR="004032F0" w:rsidRDefault="004032F0" w:rsidP="004032F0">
      <w:pPr>
        <w:pStyle w:val="ListParagraph"/>
        <w:numPr>
          <w:ilvl w:val="0"/>
          <w:numId w:val="6"/>
        </w:numPr>
        <w:spacing w:after="200" w:line="276" w:lineRule="auto"/>
      </w:pPr>
      <w:r>
        <w:t>In the “Category” box 1</w:t>
      </w:r>
      <w:r w:rsidRPr="008A6D69">
        <w:rPr>
          <w:vertAlign w:val="superscript"/>
        </w:rPr>
        <w:t>st</w:t>
      </w:r>
      <w:r>
        <w:t xml:space="preserve"> click SSH, then click X11.</w:t>
      </w:r>
    </w:p>
    <w:p w14:paraId="5A5B4FED" w14:textId="77777777" w:rsidR="004032F0" w:rsidRDefault="004032F0" w:rsidP="004032F0">
      <w:r>
        <w:rPr>
          <w:noProof/>
        </w:rPr>
        <w:lastRenderedPageBreak/>
        <mc:AlternateContent>
          <mc:Choice Requires="wps">
            <w:drawing>
              <wp:anchor distT="0" distB="0" distL="114300" distR="114300" simplePos="0" relativeHeight="251673600" behindDoc="0" locked="0" layoutInCell="1" allowOverlap="1" wp14:anchorId="1AF4682D" wp14:editId="2D4D43B7">
                <wp:simplePos x="0" y="0"/>
                <wp:positionH relativeFrom="column">
                  <wp:posOffset>-666750</wp:posOffset>
                </wp:positionH>
                <wp:positionV relativeFrom="paragraph">
                  <wp:posOffset>2567305</wp:posOffset>
                </wp:positionV>
                <wp:extent cx="962025" cy="2952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14:paraId="53F4519F" w14:textId="77777777" w:rsidR="008D41D7" w:rsidRDefault="008D41D7" w:rsidP="004032F0">
                            <w:r>
                              <w:t>2</w:t>
                            </w:r>
                            <w:r w:rsidRPr="00612302">
                              <w:rPr>
                                <w:vertAlign w:val="superscript"/>
                              </w:rPr>
                              <w:t>nd</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4682D" id="Text Box 26" o:spid="_x0000_s1028" type="#_x0000_t202" style="position:absolute;margin-left:-52.5pt;margin-top:202.15pt;width:75.75pt;height:2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" fillcolor="white [3201]" strokeweight=".5pt">
                <v:textbox>
                  <w:txbxContent>
                    <w:p w14:paraId="53F4519F" w14:textId="77777777" w:rsidR="008D41D7" w:rsidRDefault="008D41D7" w:rsidP="004032F0">
                      <w:r>
                        <w:t>2</w:t>
                      </w:r>
                      <w:r w:rsidRPr="00612302">
                        <w:rPr>
                          <w:vertAlign w:val="superscript"/>
                        </w:rPr>
                        <w:t>nd</w:t>
                      </w:r>
                      <w:r>
                        <w:t xml:space="preserve"> click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82B9442" wp14:editId="0AE3541D">
                <wp:simplePos x="0" y="0"/>
                <wp:positionH relativeFrom="column">
                  <wp:posOffset>104775</wp:posOffset>
                </wp:positionH>
                <wp:positionV relativeFrom="paragraph">
                  <wp:posOffset>2824480</wp:posOffset>
                </wp:positionV>
                <wp:extent cx="257175" cy="323850"/>
                <wp:effectExtent l="0" t="0" r="66675" b="57150"/>
                <wp:wrapNone/>
                <wp:docPr id="25" name="Straight Arrow Connector 25"/>
                <wp:cNvGraphicFramePr/>
                <a:graphic xmlns:a="http://schemas.openxmlformats.org/drawingml/2006/main">
                  <a:graphicData uri="http://schemas.microsoft.com/office/word/2010/wordprocessingShape">
                    <wps:wsp>
                      <wps:cNvCnPr/>
                      <wps:spPr>
                        <a:xfrm>
                          <a:off x="0" y="0"/>
                          <a:ext cx="257175" cy="323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C02B01" id="Straight Arrow Connector 25" o:spid="_x0000_s1026" type="#_x0000_t32" style="position:absolute;margin-left:8.25pt;margin-top:222.4pt;width:20.25pt;height: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E1E8F7C" wp14:editId="057375AC">
                <wp:simplePos x="0" y="0"/>
                <wp:positionH relativeFrom="column">
                  <wp:posOffset>429260</wp:posOffset>
                </wp:positionH>
                <wp:positionV relativeFrom="paragraph">
                  <wp:posOffset>3023870</wp:posOffset>
                </wp:positionV>
                <wp:extent cx="552450" cy="2000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524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E1171" id="Rectangle 24" o:spid="_x0000_s1026" style="position:absolute;margin-left:33.8pt;margin-top:238.1pt;width:43.5pt;height:1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14:anchorId="3975F0FF" wp14:editId="7CAB323C">
                <wp:simplePos x="0" y="0"/>
                <wp:positionH relativeFrom="column">
                  <wp:posOffset>-800100</wp:posOffset>
                </wp:positionH>
                <wp:positionV relativeFrom="paragraph">
                  <wp:posOffset>1776730</wp:posOffset>
                </wp:positionV>
                <wp:extent cx="9810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276225"/>
                        </a:xfrm>
                        <a:prstGeom prst="rect">
                          <a:avLst/>
                        </a:prstGeom>
                        <a:solidFill>
                          <a:schemeClr val="lt1"/>
                        </a:solidFill>
                        <a:ln w="6350">
                          <a:solidFill>
                            <a:prstClr val="black"/>
                          </a:solidFill>
                        </a:ln>
                      </wps:spPr>
                      <wps:txbx>
                        <w:txbxContent>
                          <w:p w14:paraId="217226E1" w14:textId="77777777" w:rsidR="008D41D7" w:rsidRDefault="008D41D7" w:rsidP="004032F0">
                            <w:pPr>
                              <w:jc w:val="center"/>
                            </w:pPr>
                            <w:r>
                              <w:t>1</w:t>
                            </w:r>
                            <w:r w:rsidRPr="00B606E3">
                              <w:rPr>
                                <w:vertAlign w:val="superscript"/>
                              </w:rPr>
                              <w:t>st</w:t>
                            </w:r>
                            <w:r>
                              <w:t xml:space="preserve">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5F0FF" id="Text Box 23" o:spid="_x0000_s1029" type="#_x0000_t202" style="position:absolute;margin-left:-63pt;margin-top:139.9pt;width:77.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" fillcolor="white [3201]" strokeweight=".5pt">
                <v:textbox>
                  <w:txbxContent>
                    <w:p w14:paraId="217226E1" w14:textId="77777777" w:rsidR="008D41D7" w:rsidRDefault="008D41D7" w:rsidP="004032F0">
                      <w:pPr>
                        <w:jc w:val="center"/>
                      </w:pPr>
                      <w:r>
                        <w:t>1</w:t>
                      </w:r>
                      <w:r w:rsidRPr="00B606E3">
                        <w:rPr>
                          <w:vertAlign w:val="superscript"/>
                        </w:rPr>
                        <w:t>st</w:t>
                      </w:r>
                      <w:r>
                        <w:t xml:space="preserve"> Click</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EB33290" wp14:editId="4BA7A770">
                <wp:simplePos x="0" y="0"/>
                <wp:positionH relativeFrom="column">
                  <wp:posOffset>-95250</wp:posOffset>
                </wp:positionH>
                <wp:positionV relativeFrom="paragraph">
                  <wp:posOffset>2052955</wp:posOffset>
                </wp:positionV>
                <wp:extent cx="276225" cy="30480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2762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DA18FD" id="Straight Arrow Connector 22" o:spid="_x0000_s1026" type="#_x0000_t32" style="position:absolute;margin-left:-7.5pt;margin-top:161.65pt;width:21.75pt;height:2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9CF4774" wp14:editId="1FF53031">
                <wp:simplePos x="0" y="0"/>
                <wp:positionH relativeFrom="column">
                  <wp:posOffset>247650</wp:posOffset>
                </wp:positionH>
                <wp:positionV relativeFrom="paragraph">
                  <wp:posOffset>2291080</wp:posOffset>
                </wp:positionV>
                <wp:extent cx="56197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5619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D5F39" id="Rectangle 21" o:spid="_x0000_s1026" style="position:absolute;margin-left:19.5pt;margin-top:180.4pt;width:44.25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" filled="f" strokecolor="red" strokeweight="1pt"/>
            </w:pict>
          </mc:Fallback>
        </mc:AlternateContent>
      </w:r>
      <w:r>
        <w:rPr>
          <w:noProof/>
        </w:rPr>
        <w:drawing>
          <wp:inline distT="0" distB="0" distL="0" distR="0" wp14:anchorId="1C4695CE" wp14:editId="5AEDB6AF">
            <wp:extent cx="4295775" cy="41814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5775" cy="4181475"/>
                    </a:xfrm>
                    <a:prstGeom prst="rect">
                      <a:avLst/>
                    </a:prstGeom>
                  </pic:spPr>
                </pic:pic>
              </a:graphicData>
            </a:graphic>
          </wp:inline>
        </w:drawing>
      </w:r>
    </w:p>
    <w:p w14:paraId="7C16114F" w14:textId="77777777" w:rsidR="004032F0" w:rsidRDefault="004032F0" w:rsidP="004032F0">
      <w:pPr>
        <w:pStyle w:val="ListParagraph"/>
        <w:numPr>
          <w:ilvl w:val="0"/>
          <w:numId w:val="6"/>
        </w:numPr>
        <w:spacing w:after="200" w:line="276" w:lineRule="auto"/>
      </w:pPr>
      <w:r>
        <w:t>Now click “Enable X11 forwarding”</w:t>
      </w:r>
    </w:p>
    <w:p w14:paraId="75A2F836" w14:textId="77777777" w:rsidR="004032F0" w:rsidRDefault="004032F0" w:rsidP="004032F0">
      <w:r>
        <w:rPr>
          <w:noProof/>
        </w:rPr>
        <w:lastRenderedPageBreak/>
        <w:drawing>
          <wp:inline distT="0" distB="0" distL="0" distR="0" wp14:anchorId="6C862FEA" wp14:editId="72E903C3">
            <wp:extent cx="4314825" cy="41719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4171950"/>
                    </a:xfrm>
                    <a:prstGeom prst="rect">
                      <a:avLst/>
                    </a:prstGeom>
                  </pic:spPr>
                </pic:pic>
              </a:graphicData>
            </a:graphic>
          </wp:inline>
        </w:drawing>
      </w:r>
    </w:p>
    <w:p w14:paraId="08191AD8" w14:textId="77777777" w:rsidR="004032F0" w:rsidRDefault="004032F0" w:rsidP="004032F0">
      <w:pPr>
        <w:pStyle w:val="ListParagraph"/>
        <w:numPr>
          <w:ilvl w:val="0"/>
          <w:numId w:val="6"/>
        </w:numPr>
        <w:spacing w:after="200" w:line="276" w:lineRule="auto"/>
      </w:pPr>
      <w:r>
        <w:t>Then go back to the “category” box and click “Session”</w:t>
      </w:r>
    </w:p>
    <w:p w14:paraId="4627813F" w14:textId="77777777" w:rsidR="004032F0" w:rsidRDefault="004032F0" w:rsidP="004032F0">
      <w:pPr>
        <w:pStyle w:val="ListParagraph"/>
        <w:numPr>
          <w:ilvl w:val="0"/>
          <w:numId w:val="6"/>
        </w:numPr>
        <w:spacing w:after="200" w:line="276" w:lineRule="auto"/>
      </w:pPr>
      <w:r>
        <w:t>You should be back at the first screen you saw in putty, then click “HPC” and click “save” again.</w:t>
      </w:r>
    </w:p>
    <w:p w14:paraId="7496313D" w14:textId="77777777" w:rsidR="004032F0" w:rsidRDefault="004032F0" w:rsidP="004032F0">
      <w:pPr>
        <w:pStyle w:val="ListParagraph"/>
        <w:numPr>
          <w:ilvl w:val="0"/>
          <w:numId w:val="6"/>
        </w:numPr>
        <w:spacing w:after="200" w:line="276" w:lineRule="auto"/>
      </w:pPr>
      <w:r>
        <w:t xml:space="preserve">To start putty, click “HPC” then click “load” then click “open”.  </w:t>
      </w:r>
    </w:p>
    <w:p w14:paraId="40EBEBD1" w14:textId="77777777" w:rsidR="004032F0" w:rsidRDefault="004032F0" w:rsidP="004032F0">
      <w:pPr>
        <w:pStyle w:val="ListParagraph"/>
        <w:numPr>
          <w:ilvl w:val="0"/>
          <w:numId w:val="6"/>
        </w:numPr>
        <w:spacing w:after="200" w:line="276" w:lineRule="auto"/>
      </w:pPr>
      <w:r>
        <w:t>You can pin Putty to the start menu like we did to xming for easy access.</w:t>
      </w:r>
    </w:p>
    <w:p w14:paraId="35C2981A" w14:textId="77777777" w:rsidR="004032F0" w:rsidRDefault="004032F0" w:rsidP="004032F0">
      <w:pPr>
        <w:jc w:val="center"/>
      </w:pPr>
    </w:p>
    <w:p w14:paraId="0551FBDC" w14:textId="77777777" w:rsidR="00234E9F" w:rsidRDefault="00234E9F" w:rsidP="00234E9F">
      <w:pPr>
        <w:jc w:val="center"/>
      </w:pPr>
    </w:p>
    <w:p w14:paraId="3537D54E" w14:textId="77777777" w:rsidR="00193F10" w:rsidRDefault="00193F10">
      <w:r>
        <w:br w:type="page"/>
      </w:r>
    </w:p>
    <w:p w14:paraId="39FED585" w14:textId="77777777" w:rsidR="00234E9F" w:rsidRDefault="00193F10" w:rsidP="00234E9F">
      <w:r>
        <w:lastRenderedPageBreak/>
        <w:t>Appendix: Rename function</w:t>
      </w:r>
    </w:p>
    <w:p w14:paraId="00523466" w14:textId="77777777" w:rsidR="00193F10" w:rsidRDefault="00193F10" w:rsidP="00193F10">
      <w:r>
        <w:t>I got the trimFiles.sh to work on our computer, but I needed to modify the renaming commands from something like this:</w:t>
      </w:r>
    </w:p>
    <w:p w14:paraId="6CB0E1CD" w14:textId="77777777" w:rsidR="00193F10" w:rsidRDefault="00193F10" w:rsidP="00193F10">
      <w:r>
        <w:t>rename F_val_1_trimmed r1 assembly/*trimmed.fq.gz</w:t>
      </w:r>
    </w:p>
    <w:p w14:paraId="58D370E1" w14:textId="77777777" w:rsidR="00193F10" w:rsidRDefault="00193F10" w:rsidP="00193F10">
      <w:r>
        <w:t>to</w:t>
      </w:r>
    </w:p>
    <w:p w14:paraId="429E5642" w14:textId="77777777" w:rsidR="00193F10" w:rsidRDefault="00193F10" w:rsidP="00193F10">
      <w:r>
        <w:t>rename 's/F_val_1_trimmed/r1/' assembly/*trimmed.fq.gz</w:t>
      </w:r>
    </w:p>
    <w:p w14:paraId="4F5FF8BE" w14:textId="77777777" w:rsidR="00193F10" w:rsidRDefault="00193F10" w:rsidP="00234E9F">
      <w:pPr>
        <w:rPr>
          <w:ins w:id="1684" w:author="Christopher Bird" w:date="2017-03-17T03:17:00Z"/>
        </w:rPr>
      </w:pPr>
      <w:r>
        <w:t>Consult the rename manual on your system by t</w:t>
      </w:r>
    </w:p>
    <w:p w14:paraId="5CA95212" w14:textId="77777777" w:rsidR="006C7F45" w:rsidRDefault="006C7F45" w:rsidP="00234E9F">
      <w:pPr>
        <w:rPr>
          <w:ins w:id="1685" w:author="Christopher Bird" w:date="2017-03-17T03:17:00Z"/>
        </w:rPr>
      </w:pPr>
    </w:p>
    <w:p w14:paraId="66BE74A6" w14:textId="338DE4AA" w:rsidR="006C7F45" w:rsidRDefault="006C7F45">
      <w:pPr>
        <w:rPr>
          <w:ins w:id="1686" w:author="Christopher Bird" w:date="2017-03-17T03:17:00Z"/>
        </w:rPr>
      </w:pPr>
      <w:ins w:id="1687" w:author="Christopher Bird" w:date="2017-03-17T03:17:00Z">
        <w:r>
          <w:br w:type="page"/>
        </w:r>
      </w:ins>
    </w:p>
    <w:p w14:paraId="658A17DC" w14:textId="20EDBBF7" w:rsidR="006C7F45" w:rsidRPr="006C7F45" w:rsidRDefault="006C7F45" w:rsidP="00234E9F">
      <w:pPr>
        <w:rPr>
          <w:ins w:id="1688" w:author="Christopher Bird" w:date="2017-03-17T03:17:00Z"/>
          <w:b/>
          <w:rPrChange w:id="1689" w:author="Christopher Bird" w:date="2017-03-17T03:19:00Z">
            <w:rPr>
              <w:ins w:id="1690" w:author="Christopher Bird" w:date="2017-03-17T03:17:00Z"/>
            </w:rPr>
          </w:rPrChange>
        </w:rPr>
      </w:pPr>
      <w:ins w:id="1691" w:author="Christopher Bird" w:date="2017-03-17T03:17:00Z">
        <w:r w:rsidRPr="006C7F45">
          <w:rPr>
            <w:b/>
            <w:rPrChange w:id="1692" w:author="Christopher Bird" w:date="2017-03-17T03:19:00Z">
              <w:rPr/>
            </w:rPrChange>
          </w:rPr>
          <w:lastRenderedPageBreak/>
          <w:t>Appendix.  Comparison of Representation for Same Library Sequenced Twice</w:t>
        </w:r>
      </w:ins>
    </w:p>
    <w:p w14:paraId="7DC24569" w14:textId="43BF65FD" w:rsidR="006C7F45" w:rsidRDefault="006C7F45" w:rsidP="00234E9F">
      <w:pPr>
        <w:rPr>
          <w:ins w:id="1693" w:author="Christopher Bird" w:date="2017-03-17T03:18:00Z"/>
        </w:rPr>
      </w:pPr>
      <w:ins w:id="1694" w:author="Christopher Bird" w:date="2017-03-17T03:18:00Z">
        <w:r>
          <w:t>We sequenced the Terrapin job with 22 turtles on a MiSeq 2x300bp two times.  The relative representation of each sample was very similar from sequencing run to sequencing run.</w:t>
        </w:r>
      </w:ins>
    </w:p>
    <w:p w14:paraId="5B50BF15" w14:textId="10F10277" w:rsidR="006C7F45" w:rsidRDefault="002C0DD0" w:rsidP="00234E9F">
      <w:pPr>
        <w:rPr>
          <w:ins w:id="1695" w:author="Christopher Bird" w:date="2017-03-17T03:19:00Z"/>
        </w:rPr>
      </w:pPr>
      <w:ins w:id="1696" w:author="Christopher Bird" w:date="2017-03-17T05:28:00Z">
        <w:r>
          <w:rPr>
            <w:noProof/>
          </w:rPr>
          <w:drawing>
            <wp:inline distT="0" distB="0" distL="0" distR="0" wp14:anchorId="6C0CFCAD" wp14:editId="354AC840">
              <wp:extent cx="4584700" cy="27559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0B88131" w14:textId="65C29F28" w:rsidR="006C7F45" w:rsidRDefault="002C0DD0" w:rsidP="00234E9F">
      <w:pPr>
        <w:rPr>
          <w:ins w:id="1697" w:author="Christopher Bird" w:date="2017-03-17T03:19:00Z"/>
        </w:rPr>
      </w:pPr>
      <w:ins w:id="1698" w:author="Christopher Bird" w:date="2017-03-17T05:28:00Z">
        <w:r>
          <w:rPr>
            <w:noProof/>
          </w:rPr>
          <w:drawing>
            <wp:inline distT="0" distB="0" distL="0" distR="0" wp14:anchorId="01B3B869" wp14:editId="31CECE07">
              <wp:extent cx="4584700" cy="27559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4B7B0006" w14:textId="6CD30850" w:rsidR="006C7F45" w:rsidRDefault="002C0DD0" w:rsidP="00234E9F">
      <w:ins w:id="1699" w:author="Christopher Bird" w:date="2017-03-17T05:29:00Z">
        <w:r>
          <w:rPr>
            <w:noProof/>
          </w:rPr>
          <w:lastRenderedPageBreak/>
          <w:drawing>
            <wp:inline distT="0" distB="0" distL="0" distR="0" wp14:anchorId="4B4E663B" wp14:editId="351474D6">
              <wp:extent cx="45847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ins>
    </w:p>
    <w:p w14:paraId="2FD677E7" w14:textId="77777777" w:rsidR="00254EE5" w:rsidRPr="00254EE5" w:rsidRDefault="00254EE5" w:rsidP="00254EE5">
      <w:pPr>
        <w:pStyle w:val="ListParagraph"/>
        <w:rPr>
          <w:rFonts w:ascii="Courier New" w:hAnsi="Courier New" w:cs="Courier New"/>
          <w:sz w:val="12"/>
          <w:szCs w:val="12"/>
        </w:rPr>
      </w:pPr>
    </w:p>
    <w:sectPr w:rsidR="00254EE5" w:rsidRPr="00254EE5">
      <w:footerReference w:type="default" r:id="rId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4" w:author="RMH" w:date="2017-02-27T11:55:00Z" w:initials="R">
    <w:p w14:paraId="05D49AC2" w14:textId="77777777" w:rsidR="008D41D7" w:rsidRDefault="008D41D7" w:rsidP="008F5F43">
      <w:pPr>
        <w:pStyle w:val="CommentText"/>
      </w:pPr>
      <w:r>
        <w:rPr>
          <w:rStyle w:val="CommentReference"/>
        </w:rPr>
        <w:annotationRef/>
      </w:r>
      <w:r>
        <w:t xml:space="preserve">Template file is run on cbirdq with </w:t>
      </w:r>
      <w:r w:rsidRPr="00A75695">
        <w:t>#SBATCH --time=</w:t>
      </w:r>
      <w:r>
        <w:t>10-</w:t>
      </w:r>
      <w:r w:rsidRPr="00A75695">
        <w:t>96:00:00</w:t>
      </w:r>
    </w:p>
    <w:p w14:paraId="4841BC13" w14:textId="77777777" w:rsidR="008D41D7" w:rsidRDefault="008D41D7" w:rsidP="008F5F43">
      <w:pPr>
        <w:pStyle w:val="CommentText"/>
      </w:pPr>
    </w:p>
    <w:p w14:paraId="1CD8F634" w14:textId="77777777" w:rsidR="008D41D7" w:rsidRDefault="008D41D7" w:rsidP="008F5F43">
      <w:pPr>
        <w:pStyle w:val="CommentText"/>
      </w:pPr>
      <w:r>
        <w:t>If run on normal node, remove ‘10-‘</w:t>
      </w:r>
    </w:p>
    <w:p w14:paraId="6B2C1567" w14:textId="4A69DF70" w:rsidR="008D41D7" w:rsidRDefault="008D41D7" w:rsidP="008F5F43">
      <w:pPr>
        <w:pStyle w:val="CommentText"/>
      </w:pPr>
      <w:r w:rsidRPr="00A75695">
        <w:t>#SBATCH --time=96:00:00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15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1567" w16cid:durableId="1D2206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99FF9" w14:textId="77777777" w:rsidR="00CC64AE" w:rsidRDefault="00CC64AE" w:rsidP="007870B3">
      <w:pPr>
        <w:spacing w:after="0" w:line="240" w:lineRule="auto"/>
      </w:pPr>
      <w:r>
        <w:separator/>
      </w:r>
    </w:p>
  </w:endnote>
  <w:endnote w:type="continuationSeparator" w:id="0">
    <w:p w14:paraId="58EA2F2F" w14:textId="77777777" w:rsidR="00CC64AE" w:rsidRDefault="00CC64AE" w:rsidP="00787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683862"/>
      <w:docPartObj>
        <w:docPartGallery w:val="Page Numbers (Bottom of Page)"/>
        <w:docPartUnique/>
      </w:docPartObj>
    </w:sdtPr>
    <w:sdtEndPr>
      <w:rPr>
        <w:noProof/>
      </w:rPr>
    </w:sdtEndPr>
    <w:sdtContent>
      <w:p w14:paraId="446071DD" w14:textId="5AC3E033" w:rsidR="008D41D7" w:rsidRDefault="008D41D7">
        <w:pPr>
          <w:pStyle w:val="Footer"/>
          <w:jc w:val="right"/>
        </w:pPr>
        <w:r>
          <w:fldChar w:fldCharType="begin"/>
        </w:r>
        <w:r>
          <w:instrText xml:space="preserve"> PAGE   \* MERGEFORMAT </w:instrText>
        </w:r>
        <w:r>
          <w:fldChar w:fldCharType="separate"/>
        </w:r>
        <w:r>
          <w:rPr>
            <w:noProof/>
          </w:rPr>
          <w:t>48</w:t>
        </w:r>
        <w:r>
          <w:rPr>
            <w:noProof/>
          </w:rPr>
          <w:fldChar w:fldCharType="end"/>
        </w:r>
      </w:p>
    </w:sdtContent>
  </w:sdt>
  <w:p w14:paraId="42FD06FF" w14:textId="77777777" w:rsidR="008D41D7" w:rsidRDefault="008D4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7DBA0" w14:textId="77777777" w:rsidR="00CC64AE" w:rsidRDefault="00CC64AE" w:rsidP="007870B3">
      <w:pPr>
        <w:spacing w:after="0" w:line="240" w:lineRule="auto"/>
      </w:pPr>
      <w:r>
        <w:separator/>
      </w:r>
    </w:p>
  </w:footnote>
  <w:footnote w:type="continuationSeparator" w:id="0">
    <w:p w14:paraId="6948DB2B" w14:textId="77777777" w:rsidR="00CC64AE" w:rsidRDefault="00CC64AE" w:rsidP="007870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D6788"/>
    <w:multiLevelType w:val="hybridMultilevel"/>
    <w:tmpl w:val="ED00A0E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46E6E"/>
    <w:multiLevelType w:val="hybridMultilevel"/>
    <w:tmpl w:val="AC687E00"/>
    <w:lvl w:ilvl="0" w:tplc="B1241D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A64ACA"/>
    <w:multiLevelType w:val="hybridMultilevel"/>
    <w:tmpl w:val="9FC4BD96"/>
    <w:lvl w:ilvl="0" w:tplc="0409001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F903801"/>
    <w:multiLevelType w:val="hybridMultilevel"/>
    <w:tmpl w:val="677A2B9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5FAD4CF9"/>
    <w:multiLevelType w:val="hybridMultilevel"/>
    <w:tmpl w:val="9DC65D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7110F"/>
    <w:multiLevelType w:val="hybridMultilevel"/>
    <w:tmpl w:val="2000E594"/>
    <w:lvl w:ilvl="0" w:tplc="03342E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6D3B71"/>
    <w:multiLevelType w:val="hybridMultilevel"/>
    <w:tmpl w:val="25047A8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Bird">
    <w15:presenceInfo w15:providerId="Windows Live" w15:userId="7c275e2d3a92eb8d"/>
  </w15:person>
  <w15:person w15:author="Chris Bird">
    <w15:presenceInfo w15:providerId="None" w15:userId="Chris Bird"/>
  </w15:person>
  <w15:person w15:author="Bird, Chris">
    <w15:presenceInfo w15:providerId="None" w15:userId="Bird, Ch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661"/>
    <w:rsid w:val="00007B5B"/>
    <w:rsid w:val="00007BA1"/>
    <w:rsid w:val="00024DFE"/>
    <w:rsid w:val="00032DCB"/>
    <w:rsid w:val="000547BC"/>
    <w:rsid w:val="000663D5"/>
    <w:rsid w:val="00073E8F"/>
    <w:rsid w:val="00082B0B"/>
    <w:rsid w:val="00092D13"/>
    <w:rsid w:val="000B130B"/>
    <w:rsid w:val="000C1B68"/>
    <w:rsid w:val="000C4634"/>
    <w:rsid w:val="000D097D"/>
    <w:rsid w:val="000D14CD"/>
    <w:rsid w:val="000D3FE8"/>
    <w:rsid w:val="000E7157"/>
    <w:rsid w:val="000F5D70"/>
    <w:rsid w:val="0010206D"/>
    <w:rsid w:val="001120EF"/>
    <w:rsid w:val="001209C7"/>
    <w:rsid w:val="00130956"/>
    <w:rsid w:val="00130CBD"/>
    <w:rsid w:val="001317C9"/>
    <w:rsid w:val="0013344B"/>
    <w:rsid w:val="00133CF4"/>
    <w:rsid w:val="00141FD5"/>
    <w:rsid w:val="00154513"/>
    <w:rsid w:val="001664D9"/>
    <w:rsid w:val="00177A8F"/>
    <w:rsid w:val="001800F8"/>
    <w:rsid w:val="00193F10"/>
    <w:rsid w:val="001A1B5E"/>
    <w:rsid w:val="001A7BB1"/>
    <w:rsid w:val="001B377E"/>
    <w:rsid w:val="001B6F4F"/>
    <w:rsid w:val="001C265D"/>
    <w:rsid w:val="001C2BA6"/>
    <w:rsid w:val="001D06C1"/>
    <w:rsid w:val="001E09B2"/>
    <w:rsid w:val="001E2CFE"/>
    <w:rsid w:val="002027EB"/>
    <w:rsid w:val="00212CAD"/>
    <w:rsid w:val="0021726E"/>
    <w:rsid w:val="002228E9"/>
    <w:rsid w:val="00225517"/>
    <w:rsid w:val="00225C81"/>
    <w:rsid w:val="00234E9F"/>
    <w:rsid w:val="002427AD"/>
    <w:rsid w:val="002500BF"/>
    <w:rsid w:val="00254EE5"/>
    <w:rsid w:val="00257BCA"/>
    <w:rsid w:val="00260A71"/>
    <w:rsid w:val="00265654"/>
    <w:rsid w:val="0027110C"/>
    <w:rsid w:val="00276928"/>
    <w:rsid w:val="00284530"/>
    <w:rsid w:val="0029125F"/>
    <w:rsid w:val="00296DBE"/>
    <w:rsid w:val="002A68BC"/>
    <w:rsid w:val="002C01F9"/>
    <w:rsid w:val="002C0DD0"/>
    <w:rsid w:val="002C3AAB"/>
    <w:rsid w:val="002C4892"/>
    <w:rsid w:val="002D0F71"/>
    <w:rsid w:val="002E7180"/>
    <w:rsid w:val="002E7916"/>
    <w:rsid w:val="002F18E8"/>
    <w:rsid w:val="002F3A01"/>
    <w:rsid w:val="003040C5"/>
    <w:rsid w:val="00315AFB"/>
    <w:rsid w:val="00317E85"/>
    <w:rsid w:val="00320FB9"/>
    <w:rsid w:val="00323381"/>
    <w:rsid w:val="00331984"/>
    <w:rsid w:val="003377B0"/>
    <w:rsid w:val="0035111B"/>
    <w:rsid w:val="0035619C"/>
    <w:rsid w:val="0035645C"/>
    <w:rsid w:val="00357F6B"/>
    <w:rsid w:val="003611B6"/>
    <w:rsid w:val="00372661"/>
    <w:rsid w:val="003767EE"/>
    <w:rsid w:val="00386B0A"/>
    <w:rsid w:val="003B2467"/>
    <w:rsid w:val="003C2278"/>
    <w:rsid w:val="003C232C"/>
    <w:rsid w:val="003D1975"/>
    <w:rsid w:val="003E2798"/>
    <w:rsid w:val="0040236E"/>
    <w:rsid w:val="004032F0"/>
    <w:rsid w:val="00406016"/>
    <w:rsid w:val="004241A4"/>
    <w:rsid w:val="00443EB7"/>
    <w:rsid w:val="0044558C"/>
    <w:rsid w:val="00446D12"/>
    <w:rsid w:val="00452040"/>
    <w:rsid w:val="00474583"/>
    <w:rsid w:val="00474667"/>
    <w:rsid w:val="00486E1F"/>
    <w:rsid w:val="004A05BB"/>
    <w:rsid w:val="004A10B6"/>
    <w:rsid w:val="004A1882"/>
    <w:rsid w:val="004A5BC5"/>
    <w:rsid w:val="004B7D35"/>
    <w:rsid w:val="004D5F64"/>
    <w:rsid w:val="004E3B63"/>
    <w:rsid w:val="004F0DA4"/>
    <w:rsid w:val="004F2AB5"/>
    <w:rsid w:val="004F37F8"/>
    <w:rsid w:val="004F517D"/>
    <w:rsid w:val="005019AE"/>
    <w:rsid w:val="005078B3"/>
    <w:rsid w:val="00512FAF"/>
    <w:rsid w:val="00516094"/>
    <w:rsid w:val="005314C2"/>
    <w:rsid w:val="0053178E"/>
    <w:rsid w:val="005326A0"/>
    <w:rsid w:val="0054530E"/>
    <w:rsid w:val="005556B3"/>
    <w:rsid w:val="005559BE"/>
    <w:rsid w:val="00560750"/>
    <w:rsid w:val="005620F8"/>
    <w:rsid w:val="005648A5"/>
    <w:rsid w:val="005B0AF0"/>
    <w:rsid w:val="005B4E31"/>
    <w:rsid w:val="005C232F"/>
    <w:rsid w:val="005C6CE2"/>
    <w:rsid w:val="005E1277"/>
    <w:rsid w:val="005E23BE"/>
    <w:rsid w:val="005E329F"/>
    <w:rsid w:val="005E6AA5"/>
    <w:rsid w:val="005F098D"/>
    <w:rsid w:val="005F742F"/>
    <w:rsid w:val="006017ED"/>
    <w:rsid w:val="006039D4"/>
    <w:rsid w:val="006575AA"/>
    <w:rsid w:val="00671DE6"/>
    <w:rsid w:val="00673D2A"/>
    <w:rsid w:val="00680EAC"/>
    <w:rsid w:val="00683B17"/>
    <w:rsid w:val="00684C12"/>
    <w:rsid w:val="006A0302"/>
    <w:rsid w:val="006A61B1"/>
    <w:rsid w:val="006A6320"/>
    <w:rsid w:val="006B2805"/>
    <w:rsid w:val="006B3936"/>
    <w:rsid w:val="006B6B01"/>
    <w:rsid w:val="006C219F"/>
    <w:rsid w:val="006C340C"/>
    <w:rsid w:val="006C7F45"/>
    <w:rsid w:val="006D74A2"/>
    <w:rsid w:val="006E48B2"/>
    <w:rsid w:val="006E4C07"/>
    <w:rsid w:val="00700CC3"/>
    <w:rsid w:val="00723FC7"/>
    <w:rsid w:val="0073246B"/>
    <w:rsid w:val="00732AAD"/>
    <w:rsid w:val="00735AEC"/>
    <w:rsid w:val="007455AB"/>
    <w:rsid w:val="0076032E"/>
    <w:rsid w:val="00760362"/>
    <w:rsid w:val="00765705"/>
    <w:rsid w:val="0076592B"/>
    <w:rsid w:val="00776274"/>
    <w:rsid w:val="007765DC"/>
    <w:rsid w:val="00786BC5"/>
    <w:rsid w:val="007870B3"/>
    <w:rsid w:val="007A147C"/>
    <w:rsid w:val="007A3FC6"/>
    <w:rsid w:val="007B367C"/>
    <w:rsid w:val="007B77CC"/>
    <w:rsid w:val="007C6063"/>
    <w:rsid w:val="007D4C95"/>
    <w:rsid w:val="007E112F"/>
    <w:rsid w:val="007F6237"/>
    <w:rsid w:val="007F6453"/>
    <w:rsid w:val="007F6D30"/>
    <w:rsid w:val="00800087"/>
    <w:rsid w:val="008070E7"/>
    <w:rsid w:val="008101A5"/>
    <w:rsid w:val="00810AD2"/>
    <w:rsid w:val="00811219"/>
    <w:rsid w:val="00813819"/>
    <w:rsid w:val="008236E4"/>
    <w:rsid w:val="00826951"/>
    <w:rsid w:val="00846A8D"/>
    <w:rsid w:val="00846CBE"/>
    <w:rsid w:val="00865E5E"/>
    <w:rsid w:val="008907D2"/>
    <w:rsid w:val="00893C29"/>
    <w:rsid w:val="008A1C87"/>
    <w:rsid w:val="008A75F5"/>
    <w:rsid w:val="008B4FFE"/>
    <w:rsid w:val="008B7F99"/>
    <w:rsid w:val="008D34A3"/>
    <w:rsid w:val="008D41D7"/>
    <w:rsid w:val="008D57FC"/>
    <w:rsid w:val="008E18CD"/>
    <w:rsid w:val="008F148D"/>
    <w:rsid w:val="008F1C65"/>
    <w:rsid w:val="008F5F43"/>
    <w:rsid w:val="009060F7"/>
    <w:rsid w:val="00917884"/>
    <w:rsid w:val="00924409"/>
    <w:rsid w:val="00930813"/>
    <w:rsid w:val="00934895"/>
    <w:rsid w:val="00943212"/>
    <w:rsid w:val="00943D96"/>
    <w:rsid w:val="00951334"/>
    <w:rsid w:val="00966025"/>
    <w:rsid w:val="00985025"/>
    <w:rsid w:val="009901FF"/>
    <w:rsid w:val="009B6098"/>
    <w:rsid w:val="009B7FA5"/>
    <w:rsid w:val="009D5CED"/>
    <w:rsid w:val="009D7D3F"/>
    <w:rsid w:val="009E3493"/>
    <w:rsid w:val="009E64ED"/>
    <w:rsid w:val="009F4131"/>
    <w:rsid w:val="009F75C0"/>
    <w:rsid w:val="00A036DE"/>
    <w:rsid w:val="00A05086"/>
    <w:rsid w:val="00A05483"/>
    <w:rsid w:val="00A11325"/>
    <w:rsid w:val="00A1302A"/>
    <w:rsid w:val="00A1307A"/>
    <w:rsid w:val="00A14CB4"/>
    <w:rsid w:val="00A22D59"/>
    <w:rsid w:val="00A35415"/>
    <w:rsid w:val="00A42585"/>
    <w:rsid w:val="00A44440"/>
    <w:rsid w:val="00A522DC"/>
    <w:rsid w:val="00A55266"/>
    <w:rsid w:val="00A61803"/>
    <w:rsid w:val="00A7082A"/>
    <w:rsid w:val="00A7102E"/>
    <w:rsid w:val="00A71B01"/>
    <w:rsid w:val="00A7230F"/>
    <w:rsid w:val="00A934F3"/>
    <w:rsid w:val="00AA6580"/>
    <w:rsid w:val="00AB3266"/>
    <w:rsid w:val="00AB5651"/>
    <w:rsid w:val="00AD5003"/>
    <w:rsid w:val="00AF570C"/>
    <w:rsid w:val="00B054D5"/>
    <w:rsid w:val="00B158BB"/>
    <w:rsid w:val="00B15AE8"/>
    <w:rsid w:val="00B3591E"/>
    <w:rsid w:val="00B4059E"/>
    <w:rsid w:val="00B516BC"/>
    <w:rsid w:val="00B651D5"/>
    <w:rsid w:val="00B708FD"/>
    <w:rsid w:val="00BA21C9"/>
    <w:rsid w:val="00BA256F"/>
    <w:rsid w:val="00BB2C8B"/>
    <w:rsid w:val="00BB7BB0"/>
    <w:rsid w:val="00BC6819"/>
    <w:rsid w:val="00BE0F66"/>
    <w:rsid w:val="00BE1D4E"/>
    <w:rsid w:val="00BF48F8"/>
    <w:rsid w:val="00C02616"/>
    <w:rsid w:val="00C1044D"/>
    <w:rsid w:val="00C149F4"/>
    <w:rsid w:val="00C158F9"/>
    <w:rsid w:val="00C4485B"/>
    <w:rsid w:val="00C50353"/>
    <w:rsid w:val="00C5528A"/>
    <w:rsid w:val="00C61218"/>
    <w:rsid w:val="00C6178A"/>
    <w:rsid w:val="00C64A37"/>
    <w:rsid w:val="00C6615D"/>
    <w:rsid w:val="00C66B42"/>
    <w:rsid w:val="00C809F1"/>
    <w:rsid w:val="00C86956"/>
    <w:rsid w:val="00C93E47"/>
    <w:rsid w:val="00C97F29"/>
    <w:rsid w:val="00CA4E70"/>
    <w:rsid w:val="00CA745E"/>
    <w:rsid w:val="00CB0AF7"/>
    <w:rsid w:val="00CB5BA1"/>
    <w:rsid w:val="00CC4179"/>
    <w:rsid w:val="00CC57D1"/>
    <w:rsid w:val="00CC64AE"/>
    <w:rsid w:val="00CC71A1"/>
    <w:rsid w:val="00CE1459"/>
    <w:rsid w:val="00CE5C70"/>
    <w:rsid w:val="00CF7E6A"/>
    <w:rsid w:val="00D04825"/>
    <w:rsid w:val="00D1427B"/>
    <w:rsid w:val="00D16669"/>
    <w:rsid w:val="00D246FD"/>
    <w:rsid w:val="00D2511E"/>
    <w:rsid w:val="00D27EB5"/>
    <w:rsid w:val="00D44EE2"/>
    <w:rsid w:val="00D45203"/>
    <w:rsid w:val="00D76A98"/>
    <w:rsid w:val="00D821A9"/>
    <w:rsid w:val="00D8262C"/>
    <w:rsid w:val="00DA16E5"/>
    <w:rsid w:val="00DA41B6"/>
    <w:rsid w:val="00DB37FF"/>
    <w:rsid w:val="00DD2046"/>
    <w:rsid w:val="00DD2778"/>
    <w:rsid w:val="00DE3831"/>
    <w:rsid w:val="00DF031A"/>
    <w:rsid w:val="00DF3AAE"/>
    <w:rsid w:val="00E1133D"/>
    <w:rsid w:val="00E1747C"/>
    <w:rsid w:val="00E22CD3"/>
    <w:rsid w:val="00E2500B"/>
    <w:rsid w:val="00E2663E"/>
    <w:rsid w:val="00E3063A"/>
    <w:rsid w:val="00E412BA"/>
    <w:rsid w:val="00E446EF"/>
    <w:rsid w:val="00E501B4"/>
    <w:rsid w:val="00E53BEE"/>
    <w:rsid w:val="00E72774"/>
    <w:rsid w:val="00E74B10"/>
    <w:rsid w:val="00E777DD"/>
    <w:rsid w:val="00E90F45"/>
    <w:rsid w:val="00E95F1D"/>
    <w:rsid w:val="00EA31A9"/>
    <w:rsid w:val="00EC3307"/>
    <w:rsid w:val="00EC4868"/>
    <w:rsid w:val="00EC5365"/>
    <w:rsid w:val="00EC6908"/>
    <w:rsid w:val="00ED1E16"/>
    <w:rsid w:val="00EE2BEF"/>
    <w:rsid w:val="00EF0C07"/>
    <w:rsid w:val="00EF0E9C"/>
    <w:rsid w:val="00EF38EE"/>
    <w:rsid w:val="00F109B9"/>
    <w:rsid w:val="00F12143"/>
    <w:rsid w:val="00F20584"/>
    <w:rsid w:val="00F222C6"/>
    <w:rsid w:val="00F319B2"/>
    <w:rsid w:val="00F32324"/>
    <w:rsid w:val="00F40B61"/>
    <w:rsid w:val="00F43D2D"/>
    <w:rsid w:val="00F4571A"/>
    <w:rsid w:val="00F65806"/>
    <w:rsid w:val="00F720AD"/>
    <w:rsid w:val="00FA2A3E"/>
    <w:rsid w:val="00FA3382"/>
    <w:rsid w:val="00FC3233"/>
    <w:rsid w:val="00FC62C5"/>
    <w:rsid w:val="00FD2AB3"/>
    <w:rsid w:val="00FD2B6A"/>
    <w:rsid w:val="00FE2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02D69D"/>
  <w15:docId w15:val="{D02DFC49-D006-49C9-89E1-31D44C968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B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661"/>
    <w:pPr>
      <w:ind w:left="720"/>
      <w:contextualSpacing/>
    </w:pPr>
  </w:style>
  <w:style w:type="character" w:styleId="Hyperlink">
    <w:name w:val="Hyperlink"/>
    <w:basedOn w:val="DefaultParagraphFont"/>
    <w:uiPriority w:val="99"/>
    <w:unhideWhenUsed/>
    <w:rsid w:val="00ED1E16"/>
    <w:rPr>
      <w:color w:val="0563C1" w:themeColor="hyperlink"/>
      <w:u w:val="single"/>
    </w:rPr>
  </w:style>
  <w:style w:type="paragraph" w:styleId="Header">
    <w:name w:val="header"/>
    <w:basedOn w:val="Normal"/>
    <w:link w:val="HeaderChar"/>
    <w:uiPriority w:val="99"/>
    <w:unhideWhenUsed/>
    <w:rsid w:val="007870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B3"/>
  </w:style>
  <w:style w:type="paragraph" w:styleId="Footer">
    <w:name w:val="footer"/>
    <w:basedOn w:val="Normal"/>
    <w:link w:val="FooterChar"/>
    <w:uiPriority w:val="99"/>
    <w:unhideWhenUsed/>
    <w:rsid w:val="007870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B3"/>
  </w:style>
  <w:style w:type="paragraph" w:styleId="BalloonText">
    <w:name w:val="Balloon Text"/>
    <w:basedOn w:val="Normal"/>
    <w:link w:val="BalloonTextChar"/>
    <w:uiPriority w:val="99"/>
    <w:semiHidden/>
    <w:unhideWhenUsed/>
    <w:rsid w:val="00291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125F"/>
    <w:rPr>
      <w:rFonts w:ascii="Segoe UI" w:hAnsi="Segoe UI" w:cs="Segoe UI"/>
      <w:sz w:val="18"/>
      <w:szCs w:val="18"/>
    </w:rPr>
  </w:style>
  <w:style w:type="character" w:customStyle="1" w:styleId="Heading1Char">
    <w:name w:val="Heading 1 Char"/>
    <w:basedOn w:val="DefaultParagraphFont"/>
    <w:link w:val="Heading1"/>
    <w:uiPriority w:val="9"/>
    <w:rsid w:val="00F40B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40B61"/>
    <w:pPr>
      <w:outlineLvl w:val="9"/>
    </w:pPr>
  </w:style>
  <w:style w:type="character" w:styleId="CommentReference">
    <w:name w:val="annotation reference"/>
    <w:basedOn w:val="DefaultParagraphFont"/>
    <w:uiPriority w:val="99"/>
    <w:semiHidden/>
    <w:unhideWhenUsed/>
    <w:rsid w:val="008F5F43"/>
    <w:rPr>
      <w:sz w:val="18"/>
      <w:szCs w:val="18"/>
    </w:rPr>
  </w:style>
  <w:style w:type="paragraph" w:styleId="CommentText">
    <w:name w:val="annotation text"/>
    <w:basedOn w:val="Normal"/>
    <w:link w:val="CommentTextChar"/>
    <w:uiPriority w:val="99"/>
    <w:semiHidden/>
    <w:unhideWhenUsed/>
    <w:rsid w:val="008F5F43"/>
    <w:pPr>
      <w:spacing w:line="240" w:lineRule="auto"/>
    </w:pPr>
    <w:rPr>
      <w:sz w:val="24"/>
      <w:szCs w:val="24"/>
    </w:rPr>
  </w:style>
  <w:style w:type="character" w:customStyle="1" w:styleId="CommentTextChar">
    <w:name w:val="Comment Text Char"/>
    <w:basedOn w:val="DefaultParagraphFont"/>
    <w:link w:val="CommentText"/>
    <w:uiPriority w:val="99"/>
    <w:semiHidden/>
    <w:rsid w:val="008F5F43"/>
    <w:rPr>
      <w:sz w:val="24"/>
      <w:szCs w:val="24"/>
    </w:rPr>
  </w:style>
  <w:style w:type="paragraph" w:styleId="CommentSubject">
    <w:name w:val="annotation subject"/>
    <w:basedOn w:val="CommentText"/>
    <w:next w:val="CommentText"/>
    <w:link w:val="CommentSubjectChar"/>
    <w:uiPriority w:val="99"/>
    <w:semiHidden/>
    <w:unhideWhenUsed/>
    <w:rsid w:val="008F5F43"/>
    <w:rPr>
      <w:b/>
      <w:bCs/>
      <w:sz w:val="20"/>
      <w:szCs w:val="20"/>
    </w:rPr>
  </w:style>
  <w:style w:type="character" w:customStyle="1" w:styleId="CommentSubjectChar">
    <w:name w:val="Comment Subject Char"/>
    <w:basedOn w:val="CommentTextChar"/>
    <w:link w:val="CommentSubject"/>
    <w:uiPriority w:val="99"/>
    <w:semiHidden/>
    <w:rsid w:val="008F5F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45496">
      <w:bodyDiv w:val="1"/>
      <w:marLeft w:val="0"/>
      <w:marRight w:val="0"/>
      <w:marTop w:val="0"/>
      <w:marBottom w:val="0"/>
      <w:divBdr>
        <w:top w:val="none" w:sz="0" w:space="0" w:color="auto"/>
        <w:left w:val="none" w:sz="0" w:space="0" w:color="auto"/>
        <w:bottom w:val="none" w:sz="0" w:space="0" w:color="auto"/>
        <w:right w:val="none" w:sz="0" w:space="0" w:color="auto"/>
      </w:divBdr>
    </w:div>
    <w:div w:id="874928405">
      <w:bodyDiv w:val="1"/>
      <w:marLeft w:val="0"/>
      <w:marRight w:val="0"/>
      <w:marTop w:val="0"/>
      <w:marBottom w:val="0"/>
      <w:divBdr>
        <w:top w:val="none" w:sz="0" w:space="0" w:color="auto"/>
        <w:left w:val="none" w:sz="0" w:space="0" w:color="auto"/>
        <w:bottom w:val="none" w:sz="0" w:space="0" w:color="auto"/>
        <w:right w:val="none" w:sz="0" w:space="0" w:color="auto"/>
      </w:divBdr>
    </w:div>
    <w:div w:id="203557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s.toronto.edu/~krueger/csc209h/tut/line-endings.html" TargetMode="External"/><Relationship Id="rId18" Type="http://schemas.openxmlformats.org/officeDocument/2006/relationships/image" Target="media/image6.png"/><Relationship Id="rId26" Type="http://schemas.openxmlformats.org/officeDocument/2006/relationships/hyperlink" Target="http://ddocent.com/citing/" TargetMode="Externa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sourceforge.net/projects/xming/" TargetMode="External"/><Relationship Id="rId50" Type="http://schemas.openxmlformats.org/officeDocument/2006/relationships/image" Target="media/image27.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ddocent.com/assembly/"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ls.unc.edu/it-services/servers/using-ssh" TargetMode="External"/><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github.com/jpuritz/dDocent/tree/master/scripts" TargetMode="External"/><Relationship Id="rId53" Type="http://schemas.openxmlformats.org/officeDocument/2006/relationships/hyperlink" Target="http://www.chiark.greenend.org.uk/~sgtatham/putty/download.html" TargetMode="External"/><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islanderid@hpcm.tamucc.edu" TargetMode="External"/><Relationship Id="rId23" Type="http://schemas.openxmlformats.org/officeDocument/2006/relationships/image" Target="media/image11.png"/><Relationship Id="rId28" Type="http://schemas.openxmlformats.org/officeDocument/2006/relationships/hyperlink" Target="http://ddocent.com/quick/"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hyperlink" Target="http://ddocent.com/filtering/"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yourislanderid@hpcm.tamucc.edu" TargetMode="External"/><Relationship Id="rId22" Type="http://schemas.openxmlformats.org/officeDocument/2006/relationships/image" Target="media/image10.png"/><Relationship Id="rId27" Type="http://schemas.openxmlformats.org/officeDocument/2006/relationships/hyperlink" Target="http://ddocent.com/" TargetMode="External"/><Relationship Id="rId30" Type="http://schemas.openxmlformats.org/officeDocument/2006/relationships/hyperlink" Target="http://ddocent.com/UserGuide/"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image" Target="media/image32.png"/><Relationship Id="rId64" Type="http://schemas.microsoft.com/office/2011/relationships/people" Target="people.xml"/><Relationship Id="rId8" Type="http://schemas.openxmlformats.org/officeDocument/2006/relationships/hyperlink" Target="mailto:thomas.merrick@tamucc.edu"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1805A-781A-4DFB-964A-942AEB3E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66</Pages>
  <Words>14430</Words>
  <Characters>82251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Bird</dc:creator>
  <cp:keywords/>
  <dc:description/>
  <cp:lastModifiedBy>Bird, Chris</cp:lastModifiedBy>
  <cp:revision>3</cp:revision>
  <cp:lastPrinted>2016-12-29T20:11:00Z</cp:lastPrinted>
  <dcterms:created xsi:type="dcterms:W3CDTF">2017-08-20T20:11:00Z</dcterms:created>
  <dcterms:modified xsi:type="dcterms:W3CDTF">2017-10-26T13:02:00Z</dcterms:modified>
</cp:coreProperties>
</file>