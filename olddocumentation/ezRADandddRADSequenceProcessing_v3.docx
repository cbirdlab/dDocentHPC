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54ED0" w14:textId="77777777" w:rsidR="00CB5BA1" w:rsidRDefault="00D04825">
      <w:r>
        <w:t xml:space="preserve">GUIDE FOR PROCESSING POPULATION GENOMIC DATA ON </w:t>
      </w:r>
      <w:r w:rsidR="00EE2BEF">
        <w:t>A HIGH PERFORMANCE COMPUTING CLUSTER (HPC)</w:t>
      </w:r>
      <w:r w:rsidR="0013344B">
        <w:t xml:space="preserve"> at TAMUCC</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7777777" w:rsidR="00EE2BEF" w:rsidRDefault="00EE2BEF" w:rsidP="00323381">
      <w:r>
        <w:t>Supported in part by 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77777777" w:rsidR="00F40B61" w:rsidRDefault="00F40B61" w:rsidP="00F40B61">
      <w:pPr>
        <w:pStyle w:val="ListParagraph"/>
        <w:numPr>
          <w:ilvl w:val="0"/>
          <w:numId w:val="3"/>
        </w:numPr>
      </w:pPr>
      <w:r>
        <w:t>FASTQC</w:t>
      </w:r>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028A653D" w14:textId="77777777" w:rsidR="007870B3" w:rsidRDefault="007870B3">
      <w:r>
        <w:br w:type="page"/>
      </w:r>
    </w:p>
    <w:p w14:paraId="125A7AB4" w14:textId="77777777" w:rsidR="00323381" w:rsidRPr="00B708FD" w:rsidRDefault="00323381" w:rsidP="00323381">
      <w:pPr>
        <w:pStyle w:val="ListParagraph"/>
        <w:numPr>
          <w:ilvl w:val="0"/>
          <w:numId w:val="1"/>
        </w:numPr>
        <w:ind w:left="720"/>
        <w:rPr>
          <w:b/>
        </w:rPr>
      </w:pPr>
      <w:r w:rsidRPr="00B708FD">
        <w:rPr>
          <w:b/>
        </w:rPr>
        <w:lastRenderedPageBreak/>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9"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When they tell you no, come see CEB</w:t>
      </w:r>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A42585" w:rsidP="009060F7">
      <w:pPr>
        <w:pStyle w:val="ListParagraph"/>
        <w:numPr>
          <w:ilvl w:val="4"/>
          <w:numId w:val="1"/>
        </w:numPr>
      </w:pPr>
      <w:hyperlink r:id="rId12"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lastRenderedPageBreak/>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4"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5"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lastRenderedPageBreak/>
        <w:t xml:space="preserve">ssh –X </w:t>
      </w:r>
      <w:hyperlink r:id="rId16" w:history="1">
        <w:r w:rsidR="00ED1E16" w:rsidRPr="002B445C">
          <w:rPr>
            <w:rStyle w:val="Hyperlink"/>
          </w:rPr>
          <w:t>yourislanderid@hpcm.tamucc.edu</w:t>
        </w:r>
      </w:hyperlink>
    </w:p>
    <w:p w14:paraId="1FA731CA" w14:textId="77777777" w:rsidR="00ED1E16" w:rsidRDefault="00ED1E16" w:rsidP="00ED1E16">
      <w:pPr>
        <w:pStyle w:val="ListParagraph"/>
      </w:pPr>
    </w:p>
    <w:p w14:paraId="6C2DD5F7" w14:textId="77777777" w:rsidR="007870B3" w:rsidRDefault="007870B3">
      <w:r>
        <w:br w:type="page"/>
      </w:r>
    </w:p>
    <w:p w14:paraId="35765ECA" w14:textId="77777777" w:rsidR="00177A8F" w:rsidRDefault="00177A8F" w:rsidP="00323381">
      <w:pPr>
        <w:pStyle w:val="ListParagraph"/>
        <w:numPr>
          <w:ilvl w:val="0"/>
          <w:numId w:val="1"/>
        </w:numPr>
        <w:ind w:left="720"/>
        <w:rPr>
          <w:b/>
        </w:rPr>
      </w:pPr>
      <w:r w:rsidRPr="00B708FD">
        <w:rPr>
          <w:b/>
        </w:rPr>
        <w:lastRenderedPageBreak/>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77777777" w:rsidR="00C809F1" w:rsidRDefault="00C809F1" w:rsidP="00DF3AAE">
      <w:pPr>
        <w:pStyle w:val="ListParagraph"/>
        <w:numPr>
          <w:ilvl w:val="4"/>
          <w:numId w:val="1"/>
        </w:numPr>
      </w:pPr>
      <w:r>
        <w:t>nano scriptname.sh</w:t>
      </w:r>
    </w:p>
    <w:p w14:paraId="6057651C" w14:textId="77777777" w:rsidR="007870B3" w:rsidRDefault="007870B3">
      <w:r>
        <w:br w:type="page"/>
      </w:r>
    </w:p>
    <w:p w14:paraId="13CECF39" w14:textId="77777777" w:rsidR="006575AA" w:rsidRPr="00B15AE8" w:rsidRDefault="006575AA" w:rsidP="006575AA">
      <w:pPr>
        <w:pStyle w:val="ListParagraph"/>
        <w:numPr>
          <w:ilvl w:val="0"/>
          <w:numId w:val="1"/>
        </w:numPr>
        <w:rPr>
          <w:b/>
        </w:rPr>
      </w:pPr>
      <w:r w:rsidRPr="00B15AE8">
        <w:rPr>
          <w:b/>
        </w:rPr>
        <w:lastRenderedPageBreak/>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77777777" w:rsidR="005F098D" w:rsidRPr="00B15AE8" w:rsidRDefault="00B4059E" w:rsidP="005F098D">
      <w:pPr>
        <w:pStyle w:val="ListParagraph"/>
        <w:numPr>
          <w:ilvl w:val="3"/>
          <w:numId w:val="1"/>
        </w:numPr>
      </w:pPr>
      <w:r w:rsidRPr="00B15AE8">
        <w:t>c</w:t>
      </w:r>
      <w:r w:rsidR="005F098D" w:rsidRPr="00B15AE8">
        <w:t>d $WORK</w:t>
      </w:r>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B15AE8" w:rsidRDefault="005F098D" w:rsidP="005F098D">
      <w:pPr>
        <w:pStyle w:val="ListParagraph"/>
        <w:numPr>
          <w:ilvl w:val="5"/>
          <w:numId w:val="1"/>
        </w:numPr>
      </w:pPr>
      <w:r w:rsidRPr="00B15AE8">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77777777" w:rsidR="0073246B" w:rsidRPr="00B15AE8" w:rsidRDefault="0073246B" w:rsidP="0073246B">
      <w:pPr>
        <w:pStyle w:val="ListParagraph"/>
        <w:numPr>
          <w:ilvl w:val="3"/>
          <w:numId w:val="1"/>
        </w:numPr>
      </w:pPr>
      <w:r w:rsidRPr="00B15AE8">
        <w:t>Mkdir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/work/GenomicSamples/cbird/scripts</w:t>
      </w:r>
      <w:r w:rsidR="00DF031A">
        <w:t>/*</w:t>
      </w:r>
      <w:r w:rsidRPr="00B15AE8">
        <w:t xml:space="preserve"> ./scripts</w:t>
      </w:r>
    </w:p>
    <w:p w14:paraId="35EBCCDC" w14:textId="77777777" w:rsidR="00DF031A" w:rsidRDefault="00DF031A" w:rsidP="0073246B">
      <w:pPr>
        <w:pStyle w:val="ListParagraph"/>
        <w:numPr>
          <w:ilvl w:val="3"/>
          <w:numId w:val="1"/>
        </w:numPr>
      </w:pPr>
      <w:r>
        <w:t>mkdir scripts/ddocent</w:t>
      </w:r>
    </w:p>
    <w:p w14:paraId="321EE658" w14:textId="77777777" w:rsidR="00DF031A" w:rsidRPr="00B15AE8" w:rsidRDefault="00DF031A" w:rsidP="0073246B">
      <w:pPr>
        <w:pStyle w:val="ListParagraph"/>
        <w:numPr>
          <w:ilvl w:val="3"/>
          <w:numId w:val="1"/>
        </w:numPr>
      </w:pPr>
      <w:r>
        <w:t>cp /work/GenomicSamples/cbird/scripts/ddocent/* ./scripts/ddocent</w:t>
      </w:r>
    </w:p>
    <w:p w14:paraId="66779050" w14:textId="77777777" w:rsidR="009B6098" w:rsidRPr="00B15AE8" w:rsidRDefault="009B6098" w:rsidP="009B6098">
      <w:pPr>
        <w:pStyle w:val="ListParagraph"/>
        <w:numPr>
          <w:ilvl w:val="1"/>
          <w:numId w:val="1"/>
        </w:numPr>
      </w:pPr>
      <w:r w:rsidRPr="00B15AE8">
        <w:t>Project directory</w:t>
      </w: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lastRenderedPageBreak/>
        <w:t>removed_seqs</w:t>
      </w:r>
    </w:p>
    <w:p w14:paraId="33358830" w14:textId="77777777" w:rsidR="009B6098" w:rsidRPr="00B15AE8" w:rsidRDefault="009B6098" w:rsidP="009B6098">
      <w:pPr>
        <w:pStyle w:val="ListParagraph"/>
        <w:numPr>
          <w:ilvl w:val="3"/>
          <w:numId w:val="1"/>
        </w:numPr>
      </w:pPr>
      <w:r w:rsidRPr="00B15AE8">
        <w:t>filtering</w:t>
      </w:r>
    </w:p>
    <w:p w14:paraId="27B67680" w14:textId="77777777" w:rsidR="009B6098" w:rsidRDefault="005F098D" w:rsidP="007B77CC">
      <w:pPr>
        <w:pStyle w:val="ListParagraph"/>
        <w:numPr>
          <w:ilvl w:val="2"/>
          <w:numId w:val="1"/>
        </w:numPr>
      </w:pPr>
      <w:r w:rsidRPr="00B15AE8">
        <w:t>this script, stdir.sh</w:t>
      </w:r>
      <w:r w:rsidR="007B77CC" w:rsidRPr="00B15AE8">
        <w:t>,</w:t>
      </w:r>
      <w:r w:rsidRPr="00B15AE8">
        <w:t xml:space="preserve"> </w:t>
      </w:r>
      <w:r w:rsidR="009B6098" w:rsidRPr="00B15AE8">
        <w:t xml:space="preserve">will make the </w:t>
      </w:r>
      <w:r w:rsidR="00BA256F" w:rsidRPr="00B15AE8">
        <w:t>standardized</w:t>
      </w:r>
      <w:r w:rsidR="007B77CC" w:rsidRPr="00B15AE8">
        <w:t xml:space="preserve"> project</w:t>
      </w:r>
      <w:r w:rsidR="00BA256F" w:rsidRPr="00B15AE8">
        <w:t xml:space="preserve"> </w:t>
      </w:r>
      <w:r w:rsidR="009B6098" w:rsidRPr="00B15AE8">
        <w:t>directory structure</w:t>
      </w:r>
      <w:r w:rsidR="00BA256F" w:rsidRPr="00B15AE8">
        <w:t>, just replace projectdirectoryname with the name of the project</w:t>
      </w:r>
    </w:p>
    <w:p w14:paraId="1DECD6E8" w14:textId="77777777" w:rsidR="00683B17" w:rsidRPr="00B15AE8" w:rsidRDefault="00683B17" w:rsidP="00683B17">
      <w:pPr>
        <w:pStyle w:val="ListParagraph"/>
        <w:ind w:left="2160"/>
      </w:pPr>
    </w:p>
    <w:p w14:paraId="21FD43EC" w14:textId="77777777" w:rsidR="009B6098" w:rsidRPr="00683B17" w:rsidRDefault="005F098D" w:rsidP="009B6098">
      <w:pPr>
        <w:pStyle w:val="ListParagraph"/>
        <w:ind w:left="2880"/>
        <w:rPr>
          <w:rFonts w:ascii="Courier New" w:hAnsi="Courier New" w:cs="Courier New"/>
          <w:sz w:val="12"/>
          <w:szCs w:val="12"/>
        </w:rPr>
      </w:pPr>
      <w:r w:rsidRPr="00683B17">
        <w:rPr>
          <w:rFonts w:ascii="Courier New" w:hAnsi="Courier New" w:cs="Courier New"/>
          <w:sz w:val="12"/>
          <w:szCs w:val="12"/>
        </w:rPr>
        <w:t>#!/bin/bash</w:t>
      </w:r>
    </w:p>
    <w:p w14:paraId="0C236CB6" w14:textId="77777777" w:rsidR="005F098D" w:rsidRPr="00683B17" w:rsidRDefault="005F098D" w:rsidP="009B6098">
      <w:pPr>
        <w:pStyle w:val="ListParagraph"/>
        <w:ind w:left="2880"/>
        <w:rPr>
          <w:rFonts w:ascii="Courier New" w:hAnsi="Courier New" w:cs="Courier New"/>
          <w:sz w:val="12"/>
          <w:szCs w:val="12"/>
        </w:rPr>
      </w:pPr>
      <w:r w:rsidRPr="00683B17">
        <w:rPr>
          <w:rFonts w:ascii="Courier New" w:hAnsi="Courier New" w:cs="Courier New"/>
          <w:sz w:val="12"/>
          <w:szCs w:val="12"/>
        </w:rPr>
        <w:t>stdirname=”projectdirectoryname”</w:t>
      </w:r>
    </w:p>
    <w:p w14:paraId="460E2988"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p>
    <w:p w14:paraId="285C0EB7"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w:t>
      </w:r>
    </w:p>
    <w:p w14:paraId="6EAD40D1"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/assembly/FASTQC</w:t>
      </w:r>
    </w:p>
    <w:p w14:paraId="079C96ED"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/assembly/logfiles</w:t>
      </w:r>
    </w:p>
    <w:p w14:paraId="1D56C576"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/assembly/trimreports</w:t>
      </w:r>
    </w:p>
    <w:p w14:paraId="24E1FEA9"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/fastq</w:t>
      </w:r>
    </w:p>
    <w:p w14:paraId="0CF3551E"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/FASTQC</w:t>
      </w:r>
    </w:p>
    <w:p w14:paraId="6E150A75"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/highReadNum</w:t>
      </w:r>
    </w:p>
    <w:p w14:paraId="383F0AF0"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/lowReadNum</w:t>
      </w:r>
    </w:p>
    <w:p w14:paraId="65936A55"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w:t>
      </w:r>
    </w:p>
    <w:p w14:paraId="63633437" w14:textId="77777777" w:rsidR="007F6D30" w:rsidRPr="00683B17" w:rsidRDefault="007F6D30" w:rsidP="007F6D30">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/mapping/FASTQC</w:t>
      </w:r>
    </w:p>
    <w:p w14:paraId="6FD70D0D" w14:textId="77777777" w:rsidR="007F6D30" w:rsidRPr="00683B17" w:rsidRDefault="007F6D30" w:rsidP="007F6D30">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/mapping/logfiles</w:t>
      </w:r>
    </w:p>
    <w:p w14:paraId="281C9B38" w14:textId="77777777" w:rsidR="007F6D30" w:rsidRPr="00683B17" w:rsidRDefault="007F6D30" w:rsidP="007F6D30">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/mapping/trimreports</w:t>
      </w:r>
    </w:p>
    <w:p w14:paraId="6C7B719B"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/removed_seqs</w:t>
      </w:r>
    </w:p>
    <w:p w14:paraId="56C24556" w14:textId="77777777" w:rsidR="009B6098" w:rsidRPr="00683B17" w:rsidRDefault="009B6098" w:rsidP="009B6098">
      <w:pPr>
        <w:pStyle w:val="ListParagraph"/>
        <w:ind w:left="2880"/>
        <w:rPr>
          <w:rFonts w:ascii="Courier New" w:hAnsi="Courier New" w:cs="Courier New"/>
          <w:sz w:val="12"/>
          <w:szCs w:val="12"/>
        </w:rPr>
      </w:pPr>
      <w:r w:rsidRPr="00683B17">
        <w:rPr>
          <w:rFonts w:ascii="Courier New" w:hAnsi="Courier New" w:cs="Courier New"/>
          <w:sz w:val="12"/>
          <w:szCs w:val="12"/>
        </w:rPr>
        <w:t xml:space="preserve">mkdir </w:t>
      </w:r>
      <w:r w:rsidR="005F098D" w:rsidRPr="00683B17">
        <w:rPr>
          <w:rFonts w:ascii="Courier New" w:hAnsi="Courier New" w:cs="Courier New"/>
          <w:sz w:val="12"/>
          <w:szCs w:val="12"/>
        </w:rPr>
        <w:t>$stdirname</w:t>
      </w:r>
      <w:r w:rsidRPr="00683B17">
        <w:rPr>
          <w:rFonts w:ascii="Courier New" w:hAnsi="Courier New" w:cs="Courier New"/>
          <w:sz w:val="12"/>
          <w:szCs w:val="12"/>
        </w:rPr>
        <w:t>/filtering</w:t>
      </w:r>
    </w:p>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77777777" w:rsidR="007C6063" w:rsidRPr="00B15AE8" w:rsidRDefault="007C6063" w:rsidP="006A6320">
      <w:pPr>
        <w:pStyle w:val="ListParagraph"/>
        <w:numPr>
          <w:ilvl w:val="1"/>
          <w:numId w:val="1"/>
        </w:numPr>
      </w:pPr>
      <w:r w:rsidRPr="00B15AE8">
        <w:t>Each directory harbors 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lastRenderedPageBreak/>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7777777"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B15AE8">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B15AE8">
        <w:t>chmod –R 770 /work/GenomicSamples/yourislanderid</w:t>
      </w:r>
    </w:p>
    <w:p w14:paraId="0747E6F7" w14:textId="77777777" w:rsidR="007C6063" w:rsidRPr="000663D5" w:rsidRDefault="007C6063" w:rsidP="000663D5">
      <w:pPr>
        <w:pStyle w:val="ListParagraph"/>
        <w:ind w:left="1440"/>
        <w:rPr>
          <w:b/>
        </w:rPr>
      </w:pPr>
    </w:p>
    <w:p w14:paraId="6C74516B" w14:textId="77777777" w:rsidR="006575AA" w:rsidRPr="006575AA" w:rsidRDefault="006575AA" w:rsidP="006575AA">
      <w:pPr>
        <w:rPr>
          <w:b/>
        </w:rPr>
      </w:pPr>
      <w:r w:rsidRPr="006575AA">
        <w:rPr>
          <w:b/>
        </w:rPr>
        <w:br w:type="page"/>
      </w:r>
    </w:p>
    <w:p w14:paraId="45646A59" w14:textId="77777777" w:rsidR="00372661" w:rsidRPr="00B708FD" w:rsidRDefault="00372661" w:rsidP="00323381">
      <w:pPr>
        <w:pStyle w:val="ListParagraph"/>
        <w:numPr>
          <w:ilvl w:val="0"/>
          <w:numId w:val="1"/>
        </w:numPr>
        <w:ind w:left="720"/>
        <w:rPr>
          <w:b/>
        </w:rPr>
      </w:pPr>
      <w:r w:rsidRPr="00B708FD">
        <w:rPr>
          <w:b/>
        </w:rPr>
        <w:lastRenderedPageBreak/>
        <w:t>FASTQC</w:t>
      </w:r>
      <w:r w:rsidR="004241A4" w:rsidRPr="00B708FD">
        <w:rPr>
          <w:b/>
        </w:rPr>
        <w:t xml:space="preserve"> &amp; MultiQC</w:t>
      </w:r>
    </w:p>
    <w:p w14:paraId="3850ACED" w14:textId="77777777"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Run: sbatch runFASTQC.sh</w:t>
      </w:r>
    </w:p>
    <w:p w14:paraId="3CDAEC5D" w14:textId="77777777" w:rsidR="004241A4" w:rsidRDefault="004241A4" w:rsidP="004241A4">
      <w:pPr>
        <w:pStyle w:val="ListParagraph"/>
      </w:pPr>
    </w:p>
    <w:p w14:paraId="35AA839A"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#!/bin/bash</w:t>
      </w:r>
    </w:p>
    <w:p w14:paraId="69878049" w14:textId="77777777" w:rsidR="004241A4" w:rsidRPr="002E7916" w:rsidRDefault="004241A4" w:rsidP="00D2511E">
      <w:pPr>
        <w:pStyle w:val="ListParagraph"/>
        <w:ind w:left="1800"/>
        <w:rPr>
          <w:rFonts w:ascii="Courier New" w:hAnsi="Courier New" w:cs="Courier New"/>
          <w:sz w:val="12"/>
          <w:szCs w:val="12"/>
        </w:rPr>
      </w:pPr>
    </w:p>
    <w:p w14:paraId="0E516C7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--job-name=fqcFDA</w:t>
      </w:r>
    </w:p>
    <w:p w14:paraId="64BA624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14:paraId="5D580F5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14:paraId="16521BA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14:paraId="66FBD0B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14:paraId="6582469B"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--mail-type=begin  # email me when the job starts</w:t>
      </w:r>
    </w:p>
    <w:p w14:paraId="51DB9182"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14:paraId="6F6A02F6" w14:textId="77777777" w:rsidR="004241A4" w:rsidRPr="002E7916" w:rsidRDefault="004241A4" w:rsidP="00D2511E">
      <w:pPr>
        <w:pStyle w:val="ListParagraph"/>
        <w:ind w:left="1800"/>
        <w:rPr>
          <w:rFonts w:ascii="Courier New" w:hAnsi="Courier New" w:cs="Courier New"/>
          <w:sz w:val="12"/>
          <w:szCs w:val="12"/>
        </w:rPr>
      </w:pPr>
    </w:p>
    <w:p w14:paraId="5100964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fastqc</w:t>
      </w:r>
    </w:p>
    <w:p w14:paraId="1E92B01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parallel/20160722</w:t>
      </w:r>
    </w:p>
    <w:p w14:paraId="7C79101A" w14:textId="77777777" w:rsidR="004241A4" w:rsidRPr="002E7916" w:rsidRDefault="004241A4" w:rsidP="00D2511E">
      <w:pPr>
        <w:pStyle w:val="ListParagraph"/>
        <w:ind w:left="1800"/>
        <w:rPr>
          <w:rFonts w:ascii="Courier New" w:hAnsi="Courier New" w:cs="Courier New"/>
          <w:sz w:val="12"/>
          <w:szCs w:val="12"/>
        </w:rPr>
      </w:pPr>
    </w:p>
    <w:p w14:paraId="4B6BC1C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#run fastqc in parallel</w:t>
      </w:r>
    </w:p>
    <w:p w14:paraId="7FF61E1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*001.fq.gz | parallel "fastqc {}"</w:t>
      </w:r>
    </w:p>
    <w:p w14:paraId="1FED9C5F" w14:textId="77777777" w:rsidR="004241A4" w:rsidRPr="002E7916" w:rsidRDefault="004241A4" w:rsidP="00D2511E">
      <w:pPr>
        <w:pStyle w:val="ListParagraph"/>
        <w:ind w:left="1800"/>
        <w:rPr>
          <w:rFonts w:ascii="Courier New" w:hAnsi="Courier New" w:cs="Courier New"/>
          <w:sz w:val="12"/>
          <w:szCs w:val="12"/>
        </w:rPr>
      </w:pPr>
    </w:p>
    <w:p w14:paraId="7994A29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14:paraId="562DFF3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mkdir FASTQC</w:t>
      </w:r>
    </w:p>
    <w:p w14:paraId="3DA4360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*fastqc.html | parallel "mv {} FASTQC"</w:t>
      </w:r>
    </w:p>
    <w:p w14:paraId="5FBA4120" w14:textId="77777777" w:rsidR="004241A4" w:rsidRPr="002E7916" w:rsidRDefault="004241A4" w:rsidP="00D2511E">
      <w:pPr>
        <w:pStyle w:val="ListParagraph"/>
        <w:ind w:left="1800" w:firstLine="720"/>
        <w:rPr>
          <w:rFonts w:ascii="Courier New" w:hAnsi="Courier New" w:cs="Courier New"/>
          <w:sz w:val="12"/>
          <w:szCs w:val="12"/>
        </w:rPr>
      </w:pPr>
      <w:r w:rsidRPr="002E7916">
        <w:rPr>
          <w:rFonts w:ascii="Courier New" w:hAnsi="Courier New" w:cs="Courier New"/>
          <w:sz w:val="12"/>
          <w:szCs w:val="12"/>
        </w:rPr>
        <w:t>ls *fastqc.zip | parallel "mv {} FASTQC"</w:t>
      </w:r>
    </w:p>
    <w:p w14:paraId="07614F81" w14:textId="77777777" w:rsidR="004241A4" w:rsidRDefault="004241A4" w:rsidP="004241A4">
      <w:pPr>
        <w:pStyle w:val="ListParagraph"/>
        <w:ind w:left="0" w:firstLine="720"/>
        <w:rPr>
          <w:rFonts w:ascii="Courier New" w:hAnsi="Courier New" w:cs="Courier New"/>
          <w:sz w:val="20"/>
          <w:szCs w:val="20"/>
        </w:rPr>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00F1567E"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multiqc/0.9</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0CDDB370" w14:textId="77777777" w:rsidR="007870B3" w:rsidRDefault="007870B3">
      <w:r>
        <w:br w:type="page"/>
      </w:r>
    </w:p>
    <w:p w14:paraId="30398590" w14:textId="77777777" w:rsidR="000F5D70" w:rsidRPr="00B708FD" w:rsidRDefault="000F5D70" w:rsidP="000F5D70">
      <w:pPr>
        <w:pStyle w:val="ListParagraph"/>
        <w:numPr>
          <w:ilvl w:val="0"/>
          <w:numId w:val="1"/>
        </w:numPr>
        <w:ind w:left="720"/>
        <w:rPr>
          <w:b/>
        </w:rPr>
      </w:pPr>
      <w:r w:rsidRPr="00B708FD">
        <w:rPr>
          <w:b/>
        </w:rPr>
        <w:lastRenderedPageBreak/>
        <w:t>Count Reads</w:t>
      </w:r>
    </w:p>
    <w:p w14:paraId="29C5AFCB" w14:textId="77777777" w:rsidR="000F5D70" w:rsidRDefault="000F5D70" w:rsidP="000F5D70">
      <w:pPr>
        <w:ind w:left="720"/>
      </w:pPr>
      <w: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7777777" w:rsidR="000F5D70" w:rsidRDefault="000F5D70" w:rsidP="000F5D70">
      <w:pPr>
        <w:pStyle w:val="ListParagraph"/>
        <w:numPr>
          <w:ilvl w:val="1"/>
          <w:numId w:val="1"/>
        </w:numPr>
      </w:pPr>
      <w:r>
        <w:t>Script: cntReads.sh</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0916154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#!/bin/bash</w:t>
      </w:r>
    </w:p>
    <w:p w14:paraId="2F3A7093" w14:textId="77777777" w:rsidR="005314C2" w:rsidRPr="005314C2" w:rsidRDefault="005314C2" w:rsidP="00683B17">
      <w:pPr>
        <w:pStyle w:val="ListParagraph"/>
        <w:ind w:left="1710"/>
        <w:rPr>
          <w:rFonts w:ascii="Courier New" w:hAnsi="Courier New" w:cs="Courier New"/>
          <w:sz w:val="12"/>
          <w:szCs w:val="12"/>
        </w:rPr>
      </w:pPr>
    </w:p>
    <w:p w14:paraId="6FFD8AF2"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--job-name=cntRiginos</w:t>
      </w:r>
    </w:p>
    <w:p w14:paraId="6CC8540E" w14:textId="77777777"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14:paraId="5C4D9DE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14:paraId="28AEF099"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14:paraId="5A50DCF8"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14:paraId="6B3A098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--mail-type=begin  # email me when the job starts</w:t>
      </w:r>
    </w:p>
    <w:p w14:paraId="2C8D89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14:paraId="4CD7D922" w14:textId="77777777" w:rsidR="005314C2" w:rsidRPr="005314C2" w:rsidRDefault="005314C2" w:rsidP="00683B17">
      <w:pPr>
        <w:pStyle w:val="ListParagraph"/>
        <w:ind w:left="1710"/>
        <w:rPr>
          <w:rFonts w:ascii="Courier New" w:hAnsi="Courier New" w:cs="Courier New"/>
          <w:sz w:val="12"/>
          <w:szCs w:val="12"/>
        </w:rPr>
      </w:pPr>
    </w:p>
    <w:p w14:paraId="0FB1C89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module load parallel/20160722</w:t>
      </w:r>
    </w:p>
    <w:p w14:paraId="326A1204" w14:textId="77777777" w:rsidR="005314C2" w:rsidRPr="005314C2" w:rsidRDefault="005314C2" w:rsidP="00683B17">
      <w:pPr>
        <w:pStyle w:val="ListParagraph"/>
        <w:ind w:left="1710"/>
        <w:rPr>
          <w:rFonts w:ascii="Courier New" w:hAnsi="Courier New" w:cs="Courier New"/>
          <w:sz w:val="12"/>
          <w:szCs w:val="12"/>
        </w:rPr>
      </w:pPr>
    </w:p>
    <w:p w14:paraId="2A41FB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14:paraId="40515B69" w14:textId="77777777" w:rsidR="005314C2" w:rsidRPr="005314C2" w:rsidRDefault="005314C2" w:rsidP="00683B17">
      <w:pPr>
        <w:pStyle w:val="ListParagraph"/>
        <w:ind w:left="1710"/>
        <w:rPr>
          <w:rFonts w:ascii="Courier New" w:hAnsi="Courier New" w:cs="Courier New"/>
          <w:sz w:val="12"/>
          <w:szCs w:val="12"/>
        </w:rPr>
      </w:pPr>
    </w:p>
    <w:p w14:paraId="0C2CA0B7" w14:textId="77777777" w:rsidR="005314C2" w:rsidRPr="004A5BC5" w:rsidRDefault="005314C2" w:rsidP="004A5BC5">
      <w:pPr>
        <w:pStyle w:val="ListParagraph"/>
        <w:ind w:left="1710"/>
        <w:rPr>
          <w:rFonts w:ascii="Courier New" w:hAnsi="Courier New" w:cs="Courier New"/>
          <w:sz w:val="12"/>
          <w:szCs w:val="12"/>
        </w:rPr>
      </w:pPr>
      <w:r w:rsidRPr="005314C2">
        <w:rPr>
          <w:rFonts w:ascii="Courier New" w:hAnsi="Courier New" w:cs="Courier New"/>
          <w:sz w:val="12"/>
          <w:szCs w:val="12"/>
        </w:rPr>
        <w:t>ls *.gz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zgrep -c '^\+$' {}"| sort -g &gt;&gt; NumPreReads.txt</w:t>
      </w:r>
    </w:p>
    <w:p w14:paraId="271E5098" w14:textId="77777777" w:rsidR="005314C2" w:rsidRPr="005314C2" w:rsidRDefault="005314C2" w:rsidP="00683B17">
      <w:pPr>
        <w:pStyle w:val="ListParagraph"/>
        <w:ind w:left="1710"/>
        <w:rPr>
          <w:rFonts w:ascii="Courier New" w:hAnsi="Courier New" w:cs="Courier New"/>
          <w:sz w:val="12"/>
          <w:szCs w:val="12"/>
        </w:rPr>
      </w:pPr>
    </w:p>
    <w:p w14:paraId="51068EF7"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ls mapping/*.gz | parallel "echo -n {}' ' &amp;&amp; zgrep -c '^\+$' {}" | sor</w:t>
      </w:r>
      <w:r w:rsidR="002E7916">
        <w:rPr>
          <w:rFonts w:ascii="Courier New" w:hAnsi="Courier New" w:cs="Courier New"/>
          <w:sz w:val="12"/>
          <w:szCs w:val="12"/>
        </w:rPr>
        <w:t>t -g &gt;&gt; mapping/NumMapReads.txt</w:t>
      </w:r>
    </w:p>
    <w:p w14:paraId="03A778F8" w14:textId="77777777" w:rsidR="005314C2" w:rsidRPr="005314C2" w:rsidRDefault="005314C2" w:rsidP="00683B17">
      <w:pPr>
        <w:pStyle w:val="ListParagraph"/>
        <w:ind w:left="1710"/>
        <w:rPr>
          <w:rFonts w:ascii="Courier New" w:hAnsi="Courier New" w:cs="Courier New"/>
          <w:sz w:val="12"/>
          <w:szCs w:val="12"/>
        </w:rPr>
      </w:pPr>
    </w:p>
    <w:p w14:paraId="4AD87066"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 xml:space="preserve">ls assembly/*.gz | parallel "echo -n {}' ' &amp;&amp; zgrep -c '^\+$' {}" | sort </w:t>
      </w:r>
      <w:r w:rsidR="002E7916">
        <w:rPr>
          <w:rFonts w:ascii="Courier New" w:hAnsi="Courier New" w:cs="Courier New"/>
          <w:sz w:val="12"/>
          <w:szCs w:val="12"/>
        </w:rPr>
        <w:t>-g &gt;&gt; assembly/NumAssmReads.txt</w:t>
      </w:r>
    </w:p>
    <w:p w14:paraId="6C5CDCA2" w14:textId="77777777" w:rsidR="005314C2" w:rsidRDefault="005314C2" w:rsidP="005314C2">
      <w:pPr>
        <w:pStyle w:val="ListParagraph"/>
        <w:ind w:left="0"/>
      </w:pP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t>Bar plot of read count vs fastq file, sorted from least to most</w:t>
      </w:r>
    </w:p>
    <w:p w14:paraId="74C43FF8" w14:textId="77777777" w:rsidR="003767EE" w:rsidRDefault="003767EE" w:rsidP="003767EE">
      <w:pPr>
        <w:pStyle w:val="ListParagraph"/>
        <w:numPr>
          <w:ilvl w:val="7"/>
          <w:numId w:val="1"/>
        </w:numPr>
      </w:pPr>
      <w:r>
        <w:lastRenderedPageBreak/>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65824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Default="005C6CE2" w:rsidP="005C6CE2">
      <w:pPr>
        <w:pStyle w:val="ListParagraph"/>
        <w:numPr>
          <w:ilvl w:val="5"/>
          <w:numId w:val="1"/>
        </w:numPr>
      </w:pPr>
      <w:r>
        <w:t>Files that have too few reads can be moved to a directory called lowReadNum</w:t>
      </w:r>
    </w:p>
    <w:p w14:paraId="400003C8" w14:textId="77777777" w:rsidR="005C6CE2" w:rsidRDefault="005C6CE2" w:rsidP="005C6CE2">
      <w:pPr>
        <w:pStyle w:val="ListParagraph"/>
        <w:numPr>
          <w:ilvl w:val="6"/>
          <w:numId w:val="1"/>
        </w:numPr>
      </w:pPr>
      <w:r>
        <w:t>mkdir lowReadNum</w:t>
      </w:r>
    </w:p>
    <w:p w14:paraId="5B9DE4A0" w14:textId="77777777" w:rsidR="005C6CE2" w:rsidRDefault="005C6CE2" w:rsidP="005C6CE2">
      <w:pPr>
        <w:pStyle w:val="ListParagraph"/>
        <w:numPr>
          <w:ilvl w:val="6"/>
          <w:numId w:val="1"/>
        </w:numPr>
      </w:pPr>
      <w:r>
        <w:t>display files in order from largest to smallest</w:t>
      </w:r>
    </w:p>
    <w:p w14:paraId="5358A737" w14:textId="77777777" w:rsidR="005C6CE2" w:rsidRDefault="005C6CE2" w:rsidP="005C6CE2">
      <w:pPr>
        <w:pStyle w:val="ListParagraph"/>
        <w:numPr>
          <w:ilvl w:val="7"/>
          <w:numId w:val="1"/>
        </w:numPr>
      </w:pPr>
      <w:r>
        <w:t>ls –lS</w:t>
      </w:r>
    </w:p>
    <w:p w14:paraId="0B13C1B3" w14:textId="77777777" w:rsidR="005C6CE2" w:rsidRDefault="005C6CE2" w:rsidP="005C6CE2">
      <w:pPr>
        <w:pStyle w:val="ListParagraph"/>
        <w:numPr>
          <w:ilvl w:val="6"/>
          <w:numId w:val="1"/>
        </w:numPr>
      </w:pPr>
      <w:r>
        <w:t>find files between x byte and y bytes</w:t>
      </w:r>
    </w:p>
    <w:p w14:paraId="0FFAA5E7" w14:textId="77777777" w:rsidR="005C6CE2" w:rsidRDefault="005C6CE2" w:rsidP="005C6CE2">
      <w:pPr>
        <w:pStyle w:val="ListParagraph"/>
        <w:numPr>
          <w:ilvl w:val="7"/>
          <w:numId w:val="1"/>
        </w:numPr>
      </w:pPr>
      <w:r>
        <w:t>find . –maxdepth 1 –size +55000c –a –size -260000c</w:t>
      </w:r>
    </w:p>
    <w:p w14:paraId="1DBB5966" w14:textId="77777777" w:rsidR="005C6CE2" w:rsidRDefault="005C6CE2" w:rsidP="005C6CE2">
      <w:pPr>
        <w:pStyle w:val="ListParagraph"/>
        <w:numPr>
          <w:ilvl w:val="6"/>
          <w:numId w:val="1"/>
        </w:numPr>
      </w:pPr>
      <w:r>
        <w:t>if that grabs the files you want to move, then do this:</w:t>
      </w:r>
    </w:p>
    <w:p w14:paraId="376166A9" w14:textId="77777777" w:rsidR="005C6CE2" w:rsidRDefault="005C6CE2" w:rsidP="005C6CE2">
      <w:pPr>
        <w:pStyle w:val="ListParagraph"/>
        <w:numPr>
          <w:ilvl w:val="7"/>
          <w:numId w:val="1"/>
        </w:numPr>
      </w:pPr>
      <w:r w:rsidRPr="00C97F29">
        <w:t>find . -maxdepth 1 -size +55000c -a -size -260000c -exec mv {} lowReadNum/ \;</w:t>
      </w:r>
    </w:p>
    <w:p w14:paraId="2EAC3B9C" w14:textId="77777777" w:rsidR="006E48B2" w:rsidRDefault="006E48B2" w:rsidP="006E48B2">
      <w:pPr>
        <w:pStyle w:val="ListParagraph"/>
        <w:ind w:left="5760"/>
      </w:pPr>
    </w:p>
    <w:p w14:paraId="20779DD3" w14:textId="77777777" w:rsidR="006E48B2" w:rsidRPr="009B7FA5" w:rsidRDefault="006E48B2" w:rsidP="006E48B2">
      <w:pPr>
        <w:pStyle w:val="ListParagraph"/>
        <w:numPr>
          <w:ilvl w:val="2"/>
          <w:numId w:val="1"/>
        </w:numPr>
        <w:rPr>
          <w:highlight w:val="lightGray"/>
        </w:rPr>
      </w:pPr>
      <w:r w:rsidRPr="009B7FA5">
        <w:rPr>
          <w:highlight w:val="lightGray"/>
        </w:rPr>
        <w:t>Files that have too many reads can be moved to a directory called highReadNum</w:t>
      </w:r>
    </w:p>
    <w:p w14:paraId="27EE6C70" w14:textId="77777777" w:rsidR="006E48B2" w:rsidRPr="009B7FA5" w:rsidRDefault="006E48B2" w:rsidP="006E48B2">
      <w:pPr>
        <w:pStyle w:val="ListParagraph"/>
        <w:numPr>
          <w:ilvl w:val="3"/>
          <w:numId w:val="1"/>
        </w:numPr>
        <w:rPr>
          <w:highlight w:val="lightGray"/>
        </w:rPr>
      </w:pPr>
      <w:r w:rsidRPr="009B7FA5">
        <w:rPr>
          <w:highlight w:val="lightGray"/>
        </w:rPr>
        <w:t>mkdir highReadNum</w:t>
      </w:r>
    </w:p>
    <w:p w14:paraId="00C2D4CA" w14:textId="77777777" w:rsidR="006E48B2" w:rsidRPr="009B7FA5" w:rsidRDefault="006E48B2" w:rsidP="006E48B2">
      <w:pPr>
        <w:pStyle w:val="ListParagraph"/>
        <w:numPr>
          <w:ilvl w:val="3"/>
          <w:numId w:val="1"/>
        </w:numPr>
        <w:rPr>
          <w:highlight w:val="lightGray"/>
        </w:rPr>
      </w:pPr>
      <w:r w:rsidRPr="009B7FA5">
        <w:rPr>
          <w:highlight w:val="lightGray"/>
        </w:rPr>
        <w:lastRenderedPageBreak/>
        <w:t>Use the commands described for moving files of a particular size range above</w:t>
      </w:r>
    </w:p>
    <w:p w14:paraId="4D6A0387" w14:textId="77777777"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14:paraId="77162A15" w14:textId="77777777" w:rsidR="006E48B2" w:rsidRPr="009B7FA5" w:rsidRDefault="006E48B2" w:rsidP="006E48B2">
      <w:pPr>
        <w:pStyle w:val="ListParagraph"/>
        <w:numPr>
          <w:ilvl w:val="4"/>
          <w:numId w:val="1"/>
        </w:numPr>
        <w:rPr>
          <w:highlight w:val="lightGray"/>
        </w:rPr>
      </w:pPr>
      <w:r w:rsidRPr="009B7FA5">
        <w:rPr>
          <w:highlight w:val="lightGray"/>
        </w:rPr>
        <w:t>Script: splitFqFiles.sh</w:t>
      </w:r>
    </w:p>
    <w:p w14:paraId="28595D5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#!/bin/bash</w:t>
      </w:r>
    </w:p>
    <w:p w14:paraId="075EBA3C"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1B4B4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--job-name=splitFiles</w:t>
      </w:r>
    </w:p>
    <w:p w14:paraId="2A24384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14:paraId="4A8F4F2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14:paraId="76DBC1A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14:paraId="67A1695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14:paraId="36529BF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--mail-type=begin  # email me when the job starts</w:t>
      </w:r>
    </w:p>
    <w:p w14:paraId="1A358A5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14:paraId="13096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AB5D03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module load parallel/20160722</w:t>
      </w:r>
    </w:p>
    <w:p w14:paraId="5C01E376"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4F800E0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 echo `date` " unzip files"</w:t>
      </w:r>
    </w:p>
    <w:p w14:paraId="7EA69BB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ls *.fq.gz | parallel "gunzip {}"</w:t>
      </w:r>
    </w:p>
    <w:p w14:paraId="58B0F41A"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179178D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NumFiles=( `ls *.fq | grep -c '^[0-9]' `)</w:t>
      </w:r>
    </w:p>
    <w:p w14:paraId="42D693F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"NumFiles=$NumFiles"</w:t>
      </w:r>
    </w:p>
    <w:p w14:paraId="3CF68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9A6E6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ZeroToNumFiles=( `seq 0 $(($NumFiles - 1)) `)</w:t>
      </w:r>
    </w:p>
    <w:p w14:paraId="378B069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${ZeroToNumFiles[*]}</w:t>
      </w:r>
    </w:p>
    <w:p w14:paraId="6B87C0A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1F636DB"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DA3635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splitFiles() {</w:t>
      </w:r>
    </w:p>
    <w:p w14:paraId="302632FB"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FileNames=( `ls *.fq `)  #load list of filenames</w:t>
      </w:r>
    </w:p>
    <w:p w14:paraId="447E9A2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${FileNames[*]}</w:t>
      </w:r>
    </w:p>
    <w:p w14:paraId="47EBC0C0"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NumLines=( `cat "splitAmounts.txt" `) #load list of number of lines per chunk per file</w:t>
      </w:r>
    </w:p>
    <w:p w14:paraId="3A4E5AA5"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${NumLines[*]}</w:t>
      </w:r>
    </w:p>
    <w:p w14:paraId="6AF83E0F"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mkdir $1 #make directory (1-Numfiles)</w:t>
      </w:r>
    </w:p>
    <w:p w14:paraId="5071C8A6"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$1</w:t>
      </w:r>
    </w:p>
    <w:p w14:paraId="382B643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split -d -l ${NumLines[$1]} ../${FileNames[$1]}</w:t>
      </w:r>
    </w:p>
    <w:p w14:paraId="73B1737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xfiles=( `ls x* `)</w:t>
      </w:r>
    </w:p>
    <w:p w14:paraId="79A881D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${xfiles[*]}</w:t>
      </w:r>
    </w:p>
    <w:p w14:paraId="508AD41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Numxfiles=( `ls x* | grep -c '^x' `)</w:t>
      </w:r>
    </w:p>
    <w:p w14:paraId="78F6C02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$Numxfiles</w:t>
      </w:r>
    </w:p>
    <w:p w14:paraId="2D37986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for i in ${xfiles[*]}; do mv $i ../$i-${FileNames[$1]};done</w:t>
      </w:r>
    </w:p>
    <w:p w14:paraId="48DE6C4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w:t>
      </w:r>
    </w:p>
    <w:p w14:paraId="17ECB6D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rm -rf $1</w:t>
      </w:r>
    </w:p>
    <w:p w14:paraId="6F2FF2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14:paraId="1D6F991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export -f splitFiles</w:t>
      </w:r>
    </w:p>
    <w:p w14:paraId="5D51D44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parallel splitFiles ::: ${ZeroToNumFiles[*]}</w:t>
      </w:r>
    </w:p>
    <w:p w14:paraId="2748E9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ls *.fq | </w:t>
      </w:r>
      <w:r w:rsidR="00A14CB4">
        <w:rPr>
          <w:rFonts w:ascii="Courier New" w:hAnsi="Courier New" w:cs="Courier New"/>
          <w:sz w:val="12"/>
          <w:szCs w:val="12"/>
          <w:highlight w:val="lightGray"/>
        </w:rPr>
        <w:t xml:space="preserve">parallel </w:t>
      </w:r>
      <w:r w:rsidRPr="009B7FA5">
        <w:rPr>
          <w:rFonts w:ascii="Courier New" w:hAnsi="Courier New" w:cs="Courier New"/>
          <w:sz w:val="12"/>
          <w:szCs w:val="12"/>
          <w:highlight w:val="lightGray"/>
        </w:rPr>
        <w:t>gzip {}</w:t>
      </w:r>
    </w:p>
    <w:p w14:paraId="332B1C72" w14:textId="77777777" w:rsidR="006E48B2" w:rsidRPr="009B7FA5" w:rsidRDefault="006E48B2" w:rsidP="006E48B2">
      <w:pPr>
        <w:rPr>
          <w:highlight w:val="lightGray"/>
        </w:rPr>
      </w:pPr>
    </w:p>
    <w:p w14:paraId="17EF035B" w14:textId="77777777"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14:paraId="4760678A" w14:textId="77777777"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14:paraId="5870FCC9" w14:textId="77777777"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14:paraId="019E9B31" w14:textId="77777777"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14:paraId="3CB4570E" w14:textId="77777777"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14:paraId="6D7C8D06" w14:textId="77777777" w:rsidR="006E48B2" w:rsidRPr="009B7FA5" w:rsidRDefault="006E48B2" w:rsidP="006E48B2">
      <w:pPr>
        <w:pStyle w:val="ListParagraph"/>
        <w:numPr>
          <w:ilvl w:val="6"/>
          <w:numId w:val="1"/>
        </w:numPr>
        <w:rPr>
          <w:highlight w:val="lightGray"/>
        </w:rPr>
      </w:pPr>
      <w:r w:rsidRPr="009B7FA5">
        <w:rPr>
          <w:highlight w:val="lightGray"/>
        </w:rPr>
        <w:t>7612633/2000000 = 3.8 -&gt; 4</w:t>
      </w:r>
    </w:p>
    <w:p w14:paraId="5E3B1BC9" w14:textId="77777777"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14:paraId="1CA5CA8F" w14:textId="77777777" w:rsidR="006E48B2" w:rsidRPr="009B7FA5" w:rsidRDefault="006E48B2" w:rsidP="006E48B2">
      <w:pPr>
        <w:pStyle w:val="ListParagraph"/>
        <w:numPr>
          <w:ilvl w:val="6"/>
          <w:numId w:val="1"/>
        </w:numPr>
        <w:rPr>
          <w:highlight w:val="lightGray"/>
        </w:rPr>
      </w:pPr>
      <w:r w:rsidRPr="009B7FA5">
        <w:rPr>
          <w:highlight w:val="lightGray"/>
        </w:rPr>
        <w:t>7612633/4 = 1903158.3 -&gt; 1903159</w:t>
      </w:r>
    </w:p>
    <w:p w14:paraId="1F588FF1" w14:textId="77777777" w:rsidR="006E48B2" w:rsidRPr="009B7FA5" w:rsidRDefault="006E48B2" w:rsidP="006E48B2">
      <w:pPr>
        <w:pStyle w:val="ListParagraph"/>
        <w:numPr>
          <w:ilvl w:val="5"/>
          <w:numId w:val="1"/>
        </w:numPr>
        <w:rPr>
          <w:highlight w:val="lightGray"/>
        </w:rPr>
      </w:pPr>
      <w:r w:rsidRPr="009B7FA5">
        <w:rPr>
          <w:highlight w:val="lightGray"/>
        </w:rPr>
        <w:t>The target number of lines per split file is #reads * 4 because there are 4 lines per read in a fastq file</w:t>
      </w:r>
    </w:p>
    <w:p w14:paraId="2396C8AD" w14:textId="77777777" w:rsidR="006E48B2" w:rsidRPr="009B7FA5" w:rsidRDefault="006E48B2" w:rsidP="006E48B2">
      <w:pPr>
        <w:pStyle w:val="ListParagraph"/>
        <w:numPr>
          <w:ilvl w:val="6"/>
          <w:numId w:val="1"/>
        </w:numPr>
        <w:rPr>
          <w:highlight w:val="lightGray"/>
        </w:rPr>
      </w:pPr>
      <w:r w:rsidRPr="009B7FA5">
        <w:rPr>
          <w:highlight w:val="lightGray"/>
        </w:rPr>
        <w:t>1903159*4= 7612636</w:t>
      </w:r>
    </w:p>
    <w:p w14:paraId="6A9D4A32" w14:textId="77777777"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14:paraId="2F344698" w14:textId="77777777" w:rsidR="00130CBD" w:rsidRPr="009B7FA5" w:rsidRDefault="00130CBD" w:rsidP="00130CBD">
      <w:pPr>
        <w:pStyle w:val="ListParagraph"/>
        <w:numPr>
          <w:ilvl w:val="5"/>
          <w:numId w:val="1"/>
        </w:numPr>
        <w:rPr>
          <w:highlight w:val="lightGray"/>
        </w:rPr>
      </w:pPr>
      <w:r>
        <w:rPr>
          <w:highlight w:val="lightGray"/>
        </w:rPr>
        <w:t>nano splitChunks.txt</w:t>
      </w:r>
    </w:p>
    <w:p w14:paraId="0384F450" w14:textId="77777777" w:rsidR="006E48B2" w:rsidRPr="009B7FA5" w:rsidRDefault="006E48B2" w:rsidP="006E48B2">
      <w:pPr>
        <w:pStyle w:val="ListParagraph"/>
        <w:numPr>
          <w:ilvl w:val="5"/>
          <w:numId w:val="1"/>
        </w:numPr>
        <w:rPr>
          <w:highlight w:val="lightGray"/>
        </w:rPr>
      </w:pPr>
      <w:r w:rsidRPr="009B7FA5">
        <w:rPr>
          <w:highlight w:val="lightGray"/>
        </w:rPr>
        <w:t xml:space="preserve">This should have, </w:t>
      </w:r>
      <w:r w:rsidR="00966025">
        <w:rPr>
          <w:highlight w:val="lightGray"/>
        </w:rPr>
        <w:t xml:space="preserve">in </w:t>
      </w:r>
      <w:r w:rsidRPr="009B7FA5">
        <w:rPr>
          <w:highlight w:val="lightGray"/>
        </w:rPr>
        <w:t xml:space="preserve">the order that files are returned by the ls command, the target number of lines per split file </w:t>
      </w:r>
      <w:r w:rsidRPr="009B7FA5">
        <w:rPr>
          <w:highlight w:val="lightGray"/>
        </w:rPr>
        <w:lastRenderedPageBreak/>
        <w:t>per library.  This number will be the same for F and R files.</w:t>
      </w:r>
    </w:p>
    <w:p w14:paraId="1E9D524B" w14:textId="77777777" w:rsidR="006E48B2" w:rsidRPr="009B7FA5" w:rsidRDefault="006E48B2" w:rsidP="006E48B2">
      <w:pPr>
        <w:pStyle w:val="ListParagraph"/>
        <w:numPr>
          <w:ilvl w:val="5"/>
          <w:numId w:val="1"/>
        </w:numPr>
        <w:rPr>
          <w:highlight w:val="lightGray"/>
        </w:rPr>
      </w:pPr>
      <w:r w:rsidRPr="009B7FA5">
        <w:rPr>
          <w:highlight w:val="lightGray"/>
        </w:rPr>
        <w:t>Example:  there are two libraries with fwd and rev reads.  The file will read as follows</w:t>
      </w:r>
    </w:p>
    <w:p w14:paraId="146AC7B0" w14:textId="77777777" w:rsidR="006E48B2" w:rsidRPr="009B7FA5" w:rsidRDefault="006E48B2" w:rsidP="006E48B2">
      <w:pPr>
        <w:pStyle w:val="ListParagraph"/>
        <w:ind w:left="5040"/>
        <w:rPr>
          <w:highlight w:val="lightGray"/>
        </w:rPr>
      </w:pPr>
      <w:r w:rsidRPr="009B7FA5">
        <w:rPr>
          <w:highlight w:val="lightGray"/>
        </w:rPr>
        <w:t>7612636</w:t>
      </w:r>
    </w:p>
    <w:p w14:paraId="5F7B6681" w14:textId="77777777" w:rsidR="006E48B2" w:rsidRPr="009B7FA5" w:rsidRDefault="006E48B2" w:rsidP="006E48B2">
      <w:pPr>
        <w:pStyle w:val="ListParagraph"/>
        <w:ind w:left="5040"/>
        <w:rPr>
          <w:highlight w:val="lightGray"/>
        </w:rPr>
      </w:pPr>
      <w:r w:rsidRPr="009B7FA5">
        <w:rPr>
          <w:highlight w:val="lightGray"/>
        </w:rPr>
        <w:t>7612636</w:t>
      </w:r>
    </w:p>
    <w:p w14:paraId="1C184C37" w14:textId="77777777" w:rsidR="006E48B2" w:rsidRPr="009B7FA5" w:rsidRDefault="006E48B2" w:rsidP="006E48B2">
      <w:pPr>
        <w:pStyle w:val="ListParagraph"/>
        <w:ind w:left="5040"/>
        <w:rPr>
          <w:highlight w:val="lightGray"/>
        </w:rPr>
      </w:pPr>
      <w:r w:rsidRPr="009B7FA5">
        <w:rPr>
          <w:highlight w:val="lightGray"/>
        </w:rPr>
        <w:t>7117024</w:t>
      </w:r>
    </w:p>
    <w:p w14:paraId="6B309C4A" w14:textId="77777777" w:rsidR="006E48B2" w:rsidRPr="009B7FA5" w:rsidRDefault="006E48B2" w:rsidP="006E48B2">
      <w:pPr>
        <w:pStyle w:val="ListParagraph"/>
        <w:ind w:left="5040"/>
        <w:rPr>
          <w:highlight w:val="lightGray"/>
        </w:rPr>
      </w:pPr>
      <w:r w:rsidRPr="009B7FA5">
        <w:rPr>
          <w:highlight w:val="lightGray"/>
        </w:rPr>
        <w:t>7117024</w:t>
      </w:r>
    </w:p>
    <w:p w14:paraId="42E8B992" w14:textId="77777777"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14:paraId="7523E516" w14:textId="77777777" w:rsidR="006E48B2" w:rsidRPr="009B7FA5" w:rsidRDefault="006E48B2" w:rsidP="006E48B2">
      <w:pPr>
        <w:pStyle w:val="ListParagraph"/>
        <w:numPr>
          <w:ilvl w:val="4"/>
          <w:numId w:val="1"/>
        </w:numPr>
        <w:rPr>
          <w:highlight w:val="lightGray"/>
        </w:rPr>
      </w:pPr>
      <w:r w:rsidRPr="009B7FA5">
        <w:rPr>
          <w:highlight w:val="lightGray"/>
        </w:rPr>
        <w:t>Run the script</w:t>
      </w:r>
    </w:p>
    <w:p w14:paraId="7D186F08" w14:textId="77777777" w:rsidR="006E48B2" w:rsidRPr="009B7FA5" w:rsidRDefault="006E48B2" w:rsidP="006E48B2">
      <w:pPr>
        <w:pStyle w:val="ListParagraph"/>
        <w:numPr>
          <w:ilvl w:val="5"/>
          <w:numId w:val="1"/>
        </w:numPr>
        <w:rPr>
          <w:highlight w:val="lightGray"/>
        </w:rPr>
      </w:pPr>
      <w:r w:rsidRPr="009B7FA5">
        <w:rPr>
          <w:highlight w:val="lightGray"/>
        </w:rPr>
        <w:t>sbatch splitFqFiles.sh</w:t>
      </w:r>
    </w:p>
    <w:p w14:paraId="2D68716E" w14:textId="77777777"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14:paraId="1AD4559D" w14:textId="77777777" w:rsidR="006E48B2" w:rsidRPr="009B7FA5" w:rsidRDefault="006E48B2" w:rsidP="006E48B2">
      <w:pPr>
        <w:pStyle w:val="ListParagraph"/>
        <w:numPr>
          <w:ilvl w:val="4"/>
          <w:numId w:val="1"/>
        </w:numPr>
        <w:rPr>
          <w:highlight w:val="lightGray"/>
        </w:rPr>
      </w:pPr>
      <w:r w:rsidRPr="009B7FA5">
        <w:rPr>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6A6106B3" w14:textId="77777777" w:rsidR="000F5D70" w:rsidRDefault="000F5D70" w:rsidP="002E7916">
      <w:pPr>
        <w:pStyle w:val="ListParagraph"/>
        <w:numPr>
          <w:ilvl w:val="2"/>
          <w:numId w:val="1"/>
        </w:numPr>
      </w:pPr>
      <w:r>
        <w:br w:type="page"/>
      </w:r>
    </w:p>
    <w:p w14:paraId="274B0295" w14:textId="77777777" w:rsidR="00372661" w:rsidRDefault="00372661" w:rsidP="00323381">
      <w:pPr>
        <w:pStyle w:val="ListParagraph"/>
        <w:numPr>
          <w:ilvl w:val="0"/>
          <w:numId w:val="1"/>
        </w:numPr>
        <w:ind w:left="720"/>
        <w:rPr>
          <w:b/>
        </w:rPr>
      </w:pPr>
      <w:r w:rsidRPr="00B708FD">
        <w:rPr>
          <w:b/>
        </w:rPr>
        <w:lastRenderedPageBreak/>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--mail-type=begin  #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#for now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_Plate2Pool1.F.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_Plate2Pool1.R. demultiplex/*.2.fq.gz</w:t>
      </w:r>
    </w:p>
    <w:p w14:paraId="6731DE9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.rem_Plate2Pool1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demultiplex/process_*_radtags.log .</w:t>
      </w:r>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demultiplex/*.fq.gz .</w:t>
      </w:r>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*.gz | parallel "echo -n {}_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fastq/*.gz | parallel "echo -n {}_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removed_seqs/*.gz* | parallel "echo -n {}_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77777777" w:rsidR="00EC4868" w:rsidRDefault="00EC4868" w:rsidP="00943212">
      <w:pPr>
        <w:pStyle w:val="ListParagraph"/>
        <w:numPr>
          <w:ilvl w:val="2"/>
          <w:numId w:val="1"/>
        </w:numPr>
      </w:pPr>
      <w:r>
        <w:t>Note, the values reported in this file appear to be off</w:t>
      </w:r>
      <w:r w:rsidR="00452040">
        <w:t>, correct as follows:</w:t>
      </w:r>
    </w:p>
    <w:p w14:paraId="56F100D8" w14:textId="77777777" w:rsidR="00EC4868" w:rsidRDefault="00141FD5" w:rsidP="00EC4868">
      <w:pPr>
        <w:pStyle w:val="ListParagraph"/>
        <w:numPr>
          <w:ilvl w:val="3"/>
          <w:numId w:val="1"/>
        </w:numPr>
      </w:pPr>
      <w:r>
        <w:t>(Total/2)-(</w:t>
      </w:r>
      <w:r w:rsidR="00EC4868">
        <w:t>No RadTag</w:t>
      </w:r>
      <w:r>
        <w:t>)</w:t>
      </w:r>
      <w:r w:rsidR="00EC4868">
        <w:t xml:space="preserve">=True </w:t>
      </w:r>
      <w:r>
        <w:t>Retained</w:t>
      </w:r>
    </w:p>
    <w:p w14:paraId="76BA3622" w14:textId="77777777" w:rsidR="001D06C1" w:rsidRDefault="001D06C1" w:rsidP="001D06C1">
      <w:pPr>
        <w:pStyle w:val="ListParagraph"/>
        <w:numPr>
          <w:ilvl w:val="4"/>
          <w:numId w:val="1"/>
        </w:numPr>
      </w:pPr>
      <w:r>
        <w:t>This is a bad sign:</w:t>
      </w:r>
    </w:p>
    <w:p w14:paraId="60BBA41F" w14:textId="77777777" w:rsidR="001D06C1" w:rsidRDefault="00CC71A1" w:rsidP="001D06C1">
      <w:pPr>
        <w:pStyle w:val="ListParagraph"/>
        <w:ind w:left="0"/>
      </w:pPr>
      <w:r>
        <w:rPr>
          <w:noProof/>
        </w:rPr>
        <w:lastRenderedPageBreak/>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77777777" w:rsidR="00EC4868" w:rsidRDefault="00EC4868" w:rsidP="00EC4868">
      <w:pPr>
        <w:pStyle w:val="ListParagraph"/>
        <w:numPr>
          <w:ilvl w:val="2"/>
          <w:numId w:val="1"/>
        </w:numPr>
      </w:pPr>
      <w:r>
        <w:t>Note, the number of reads reported is F+R</w:t>
      </w:r>
      <w:r w:rsidR="00452040">
        <w:t xml:space="preserve"> reads for some values, correct as follows:</w:t>
      </w:r>
    </w:p>
    <w:p w14:paraId="5C14CAD9" w14:textId="77777777" w:rsidR="00943212" w:rsidRDefault="00943212" w:rsidP="00EC4868">
      <w:pPr>
        <w:pStyle w:val="ListParagraph"/>
        <w:numPr>
          <w:ilvl w:val="3"/>
          <w:numId w:val="1"/>
        </w:numPr>
      </w:pPr>
      <w:r>
        <w:t>Divide #reads by 2 to compare with zgrep counts of reads in next section</w:t>
      </w:r>
    </w:p>
    <w:p w14:paraId="24B6D906" w14:textId="77777777" w:rsidR="00141FD5" w:rsidRDefault="00141FD5" w:rsidP="00141FD5">
      <w:pPr>
        <w:pStyle w:val="ListParagraph"/>
        <w:numPr>
          <w:ilvl w:val="4"/>
          <w:numId w:val="1"/>
        </w:numPr>
      </w:pPr>
      <w:r>
        <w:t>Total/2=TrueTotal</w:t>
      </w:r>
    </w:p>
    <w:p w14:paraId="15B08E21" w14:textId="77777777" w:rsidR="00C97F29" w:rsidRDefault="00141FD5" w:rsidP="00C97F29">
      <w:pPr>
        <w:pStyle w:val="ListParagraph"/>
        <w:numPr>
          <w:ilvl w:val="4"/>
          <w:numId w:val="1"/>
        </w:numPr>
      </w:pPr>
      <w:r>
        <w:t>No RadTag=True No RadTag</w:t>
      </w:r>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r>
        <w:t>find .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r w:rsidRPr="00C97F29">
        <w:t>find .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lastRenderedPageBreak/>
        <w:t>Large files can be divided into smaller files and treated as library replicates</w:t>
      </w:r>
    </w:p>
    <w:p w14:paraId="668E5B21" w14:textId="77777777" w:rsidR="00A35415" w:rsidRDefault="00A35415" w:rsidP="00A35415">
      <w:pPr>
        <w:pStyle w:val="ListParagraph"/>
        <w:numPr>
          <w:ilvl w:val="4"/>
          <w:numId w:val="1"/>
        </w:numPr>
      </w:pPr>
      <w:r>
        <w:t>Calculate the desired number of lines per subfile</w:t>
      </w:r>
    </w:p>
    <w:p w14:paraId="7E4ADCD9" w14:textId="77777777" w:rsidR="00A35415" w:rsidRDefault="00A35415" w:rsidP="00A35415">
      <w:pPr>
        <w:pStyle w:val="ListParagraph"/>
        <w:numPr>
          <w:ilvl w:val="5"/>
          <w:numId w:val="1"/>
        </w:numPr>
      </w:pPr>
      <w:r>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--mail-type=begin  #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 `ls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 `seq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${ZeroToNumFiles[*]}</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splitFiles()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 `ls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${FileNames[*]}</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 `cat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${NumLines[*]}</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 ../${FileNames[$1]}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xfiles=( `ls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${xfiles[*]}</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 `ls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for i in ${xfiles[*]};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w:t>
      </w:r>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parallel splitFiles :::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*.fq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 ../</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16FA9747" w14:textId="77777777" w:rsidR="007870B3" w:rsidRDefault="007870B3">
      <w:r>
        <w:br w:type="page"/>
      </w:r>
    </w:p>
    <w:p w14:paraId="268A47B3" w14:textId="77777777" w:rsidR="00177A8F" w:rsidRPr="00AF570C" w:rsidRDefault="00177A8F" w:rsidP="00323381">
      <w:pPr>
        <w:pStyle w:val="ListParagraph"/>
        <w:numPr>
          <w:ilvl w:val="0"/>
          <w:numId w:val="1"/>
        </w:numPr>
        <w:ind w:left="720"/>
        <w:rPr>
          <w:b/>
        </w:rPr>
      </w:pPr>
      <w:r w:rsidRPr="00AF570C">
        <w:rPr>
          <w:b/>
        </w:rPr>
        <w:lastRenderedPageBreak/>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27"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28"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29"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30"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1"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77777777" w:rsidR="00177A8F" w:rsidRDefault="00177A8F" w:rsidP="00D16669">
      <w:pPr>
        <w:pStyle w:val="ListParagraph"/>
        <w:numPr>
          <w:ilvl w:val="2"/>
          <w:numId w:val="1"/>
        </w:numPr>
      </w:pPr>
      <w:r>
        <w:t>dDocent224tref_hpc</w:t>
      </w:r>
      <w:r w:rsidR="005E1277">
        <w:t>3</w:t>
      </w:r>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t>While all of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lastRenderedPageBreak/>
        <w:t>Use module load to load ddocent/</w:t>
      </w:r>
      <w:r w:rsidR="00C1044D">
        <w:t>2.24</w:t>
      </w:r>
    </w:p>
    <w:p w14:paraId="391587BE" w14:textId="77777777" w:rsidR="00177A8F" w:rsidRDefault="00177A8F" w:rsidP="00786BC5">
      <w:pPr>
        <w:pStyle w:val="ListParagraph"/>
        <w:numPr>
          <w:ilvl w:val="3"/>
          <w:numId w:val="1"/>
        </w:numPr>
      </w:pPr>
      <w:r>
        <w:t>Must use config.*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0"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531FFFBC" w14:textId="77777777" w:rsidR="00FA2A3E" w:rsidRDefault="00FA2A3E">
      <w:r>
        <w:br w:type="page"/>
      </w:r>
    </w:p>
    <w:p w14:paraId="0DA2A6F7" w14:textId="77777777"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pPr>
    </w:p>
    <w:p w14:paraId="71D51392" w14:textId="11582B68" w:rsidR="00FA2A3E" w:rsidRDefault="00E1747C" w:rsidP="00FA2A3E">
      <w:pPr>
        <w:pStyle w:val="ListParagraph"/>
        <w:numPr>
          <w:ilvl w:val="1"/>
          <w:numId w:val="1"/>
        </w:numPr>
      </w:pPr>
      <w:ins w:id="1" w:author="RMH" w:date="2017-03-09T10:01:00Z">
        <w:r>
          <w:t xml:space="preserve">Choose the script that matches your data type: </w:t>
        </w:r>
      </w:ins>
      <w:del w:id="2" w:author="RMH" w:date="2017-03-09T10:01:00Z">
        <w:r w:rsidR="007870B3" w:rsidDel="00E1747C">
          <w:delText>Script</w:delText>
        </w:r>
        <w:r w:rsidR="002E7916" w:rsidDel="00E1747C">
          <w:delText>:</w:delText>
        </w:r>
        <w:r w:rsidR="007870B3" w:rsidDel="00E1747C">
          <w:delText xml:space="preserve"> </w:delText>
        </w:r>
      </w:del>
      <w:r w:rsidR="007870B3">
        <w:t>trimFiles</w:t>
      </w:r>
      <w:ins w:id="3" w:author="RMH" w:date="2017-03-09T10:01:00Z">
        <w:r>
          <w:t>_ezRAD</w:t>
        </w:r>
      </w:ins>
      <w:r w:rsidR="007870B3">
        <w:t>.sh</w:t>
      </w:r>
      <w:ins w:id="4" w:author="RMH" w:date="2017-03-09T10:01:00Z">
        <w:r>
          <w:t xml:space="preserve"> or trimFiles_ddRAD.sh</w:t>
        </w:r>
      </w:ins>
    </w:p>
    <w:p w14:paraId="165CAA20" w14:textId="77777777" w:rsidR="002E7916" w:rsidRDefault="002E7916" w:rsidP="002E7916">
      <w:pPr>
        <w:pStyle w:val="ListParagraph"/>
        <w:numPr>
          <w:ilvl w:val="2"/>
          <w:numId w:val="1"/>
        </w:numPr>
        <w:rPr>
          <w:ins w:id="5" w:author="RMH" w:date="2017-03-09T10:04:00Z"/>
        </w:rPr>
      </w:pPr>
      <w:r>
        <w:t>Modified from an older version of dDocent</w:t>
      </w:r>
    </w:p>
    <w:p w14:paraId="2E35176D" w14:textId="45D07BC0" w:rsidR="00E1747C" w:rsidRDefault="00E1747C" w:rsidP="002E7916">
      <w:pPr>
        <w:pStyle w:val="ListParagraph"/>
        <w:numPr>
          <w:ilvl w:val="2"/>
          <w:numId w:val="1"/>
        </w:numPr>
      </w:pPr>
      <w:ins w:id="6" w:author="RMH" w:date="2017-03-09T10:04:00Z">
        <w:r>
          <w:t>trimFiles_ddRAD.sh</w:t>
        </w:r>
      </w:ins>
    </w:p>
    <w:p w14:paraId="3AFE10D9" w14:textId="77777777" w:rsidR="00E1747C" w:rsidRPr="001664D9" w:rsidRDefault="00E1747C" w:rsidP="00E1747C">
      <w:pPr>
        <w:pStyle w:val="ListParagraph"/>
        <w:ind w:left="2160"/>
        <w:rPr>
          <w:ins w:id="7" w:author="RMH" w:date="2017-03-09T10:04:00Z"/>
          <w:rFonts w:ascii="Courier New" w:hAnsi="Courier New" w:cs="Courier New"/>
          <w:sz w:val="16"/>
          <w:szCs w:val="16"/>
        </w:rPr>
      </w:pPr>
      <w:ins w:id="8" w:author="RMH" w:date="2017-03-09T10:04:00Z">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9"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10" w:author="RMH" w:date="2017-03-09T10:04:00Z"/>
          <w:rFonts w:ascii="Courier New" w:hAnsi="Courier New" w:cs="Courier New"/>
          <w:sz w:val="16"/>
          <w:szCs w:val="16"/>
        </w:rPr>
      </w:pPr>
      <w:ins w:id="11" w:author="RMH" w:date="2017-03-09T10:04:00Z">
        <w:r w:rsidRPr="001664D9">
          <w:rPr>
            <w:rFonts w:ascii="Courier New" w:hAnsi="Courier New" w:cs="Courier New"/>
            <w:sz w:val="16"/>
            <w:szCs w:val="16"/>
          </w:rPr>
          <w:t>#SBATCH --job-name=trim</w:t>
        </w:r>
      </w:ins>
      <w:ins w:id="12"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13" w:author="RMH" w:date="2017-03-09T10:04:00Z"/>
          <w:rFonts w:ascii="Courier New" w:hAnsi="Courier New" w:cs="Courier New"/>
          <w:sz w:val="16"/>
          <w:szCs w:val="16"/>
        </w:rPr>
      </w:pPr>
      <w:ins w:id="14"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15" w:author="RMH" w:date="2017-03-09T10:04:00Z"/>
          <w:rFonts w:ascii="Courier New" w:hAnsi="Courier New" w:cs="Courier New"/>
          <w:sz w:val="16"/>
          <w:szCs w:val="16"/>
        </w:rPr>
      </w:pPr>
      <w:ins w:id="16"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17" w:author="RMH" w:date="2017-03-09T10:04:00Z"/>
          <w:rFonts w:ascii="Courier New" w:hAnsi="Courier New" w:cs="Courier New"/>
          <w:sz w:val="16"/>
          <w:szCs w:val="16"/>
        </w:rPr>
      </w:pPr>
      <w:ins w:id="18"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19" w:author="RMH" w:date="2017-03-09T10:04:00Z"/>
          <w:rFonts w:ascii="Courier New" w:hAnsi="Courier New" w:cs="Courier New"/>
          <w:sz w:val="16"/>
          <w:szCs w:val="16"/>
        </w:rPr>
      </w:pPr>
      <w:ins w:id="20"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21" w:author="RMH" w:date="2017-03-09T10:04:00Z"/>
          <w:rFonts w:ascii="Courier New" w:hAnsi="Courier New" w:cs="Courier New"/>
          <w:sz w:val="16"/>
          <w:szCs w:val="16"/>
        </w:rPr>
      </w:pPr>
      <w:ins w:id="22" w:author="RMH" w:date="2017-03-09T10:04:00Z">
        <w:r w:rsidRPr="001664D9">
          <w:rPr>
            <w:rFonts w:ascii="Courier New" w:hAnsi="Courier New" w:cs="Courier New"/>
            <w:sz w:val="16"/>
            <w:szCs w:val="16"/>
          </w:rPr>
          <w:t>#SBATCH --mail-type=begin  # email me when the job starts</w:t>
        </w:r>
      </w:ins>
    </w:p>
    <w:p w14:paraId="4D18B44A" w14:textId="77777777" w:rsidR="00E1747C" w:rsidRPr="001664D9" w:rsidRDefault="00E1747C" w:rsidP="00E1747C">
      <w:pPr>
        <w:pStyle w:val="ListParagraph"/>
        <w:ind w:left="2160"/>
        <w:rPr>
          <w:ins w:id="23" w:author="RMH" w:date="2017-03-09T10:04:00Z"/>
          <w:rFonts w:ascii="Courier New" w:hAnsi="Courier New" w:cs="Courier New"/>
          <w:sz w:val="16"/>
          <w:szCs w:val="16"/>
        </w:rPr>
      </w:pPr>
      <w:ins w:id="24"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25"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26" w:author="RMH" w:date="2017-03-09T10:04:00Z"/>
          <w:rFonts w:ascii="Courier New" w:hAnsi="Courier New" w:cs="Courier New"/>
          <w:sz w:val="16"/>
          <w:szCs w:val="16"/>
        </w:rPr>
      </w:pPr>
      <w:ins w:id="27"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28" w:author="RMH" w:date="2017-03-09T10:04:00Z"/>
          <w:rFonts w:ascii="Courier New" w:hAnsi="Courier New" w:cs="Courier New"/>
          <w:sz w:val="16"/>
          <w:szCs w:val="16"/>
        </w:rPr>
      </w:pPr>
      <w:ins w:id="29"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30" w:author="RMH" w:date="2017-03-09T10:04:00Z"/>
          <w:rFonts w:ascii="Courier New" w:hAnsi="Courier New" w:cs="Courier New"/>
          <w:sz w:val="16"/>
          <w:szCs w:val="16"/>
        </w:rPr>
      </w:pPr>
      <w:ins w:id="31"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32" w:author="RMH" w:date="2017-03-09T10:04:00Z"/>
          <w:rFonts w:ascii="Courier New" w:hAnsi="Courier New" w:cs="Courier New"/>
          <w:sz w:val="16"/>
          <w:szCs w:val="16"/>
        </w:rPr>
      </w:pPr>
      <w:ins w:id="33"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34" w:author="RMH" w:date="2017-03-09T10:04:00Z"/>
          <w:rFonts w:ascii="Courier New" w:hAnsi="Courier New" w:cs="Courier New"/>
          <w:sz w:val="16"/>
          <w:szCs w:val="16"/>
        </w:rPr>
      </w:pPr>
      <w:ins w:id="35"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36"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37"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38" w:author="RMH" w:date="2017-03-09T10:04:00Z"/>
          <w:rFonts w:ascii="Courier New" w:hAnsi="Courier New" w:cs="Courier New"/>
          <w:sz w:val="16"/>
          <w:szCs w:val="16"/>
        </w:rPr>
      </w:pPr>
      <w:ins w:id="39"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40" w:author="RMH" w:date="2017-03-09T10:04:00Z"/>
          <w:rFonts w:ascii="Courier New" w:hAnsi="Courier New" w:cs="Courier New"/>
          <w:sz w:val="16"/>
          <w:szCs w:val="16"/>
        </w:rPr>
      </w:pPr>
      <w:ins w:id="41"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42" w:author="RMH" w:date="2017-03-09T10:04:00Z"/>
          <w:rFonts w:ascii="Courier New" w:hAnsi="Courier New" w:cs="Courier New"/>
          <w:sz w:val="16"/>
          <w:szCs w:val="16"/>
        </w:rPr>
      </w:pPr>
      <w:ins w:id="43"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44" w:author="RMH" w:date="2017-03-09T10:04:00Z"/>
          <w:rFonts w:ascii="Courier New" w:hAnsi="Courier New" w:cs="Courier New"/>
          <w:sz w:val="16"/>
          <w:szCs w:val="16"/>
        </w:rPr>
      </w:pPr>
      <w:ins w:id="45"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46" w:author="RMH" w:date="2017-03-09T10:04:00Z"/>
          <w:rFonts w:ascii="Courier New" w:hAnsi="Courier New" w:cs="Courier New"/>
          <w:sz w:val="16"/>
          <w:szCs w:val="16"/>
        </w:rPr>
      </w:pPr>
      <w:ins w:id="47"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48" w:author="RMH" w:date="2017-03-09T10:04:00Z"/>
          <w:rFonts w:ascii="Courier New" w:hAnsi="Courier New" w:cs="Courier New"/>
          <w:sz w:val="16"/>
          <w:szCs w:val="16"/>
        </w:rPr>
      </w:pPr>
      <w:ins w:id="49"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50"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51"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52" w:author="RMH" w:date="2017-03-09T10:04:00Z"/>
          <w:rFonts w:ascii="Courier New" w:hAnsi="Courier New" w:cs="Courier New"/>
          <w:sz w:val="16"/>
          <w:szCs w:val="16"/>
        </w:rPr>
      </w:pPr>
      <w:ins w:id="53"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54" w:author="RMH" w:date="2017-03-09T10:04:00Z"/>
          <w:rFonts w:ascii="Courier New" w:hAnsi="Courier New" w:cs="Courier New"/>
          <w:sz w:val="16"/>
          <w:szCs w:val="16"/>
        </w:rPr>
      </w:pPr>
      <w:ins w:id="55"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56"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57" w:author="RMH" w:date="2017-03-09T10:04:00Z"/>
          <w:rFonts w:ascii="Courier New" w:hAnsi="Courier New" w:cs="Courier New"/>
          <w:sz w:val="16"/>
          <w:szCs w:val="16"/>
        </w:rPr>
      </w:pPr>
      <w:ins w:id="58"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59" w:author="RMH" w:date="2017-03-09T10:04:00Z"/>
          <w:rFonts w:ascii="Courier New" w:hAnsi="Courier New" w:cs="Courier New"/>
          <w:sz w:val="16"/>
          <w:szCs w:val="16"/>
        </w:rPr>
      </w:pPr>
      <w:ins w:id="60"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61" w:author="RMH" w:date="2017-03-09T10:04:00Z"/>
          <w:rFonts w:ascii="Courier New" w:hAnsi="Courier New" w:cs="Courier New"/>
          <w:sz w:val="16"/>
          <w:szCs w:val="16"/>
        </w:rPr>
      </w:pPr>
      <w:ins w:id="62" w:author="RMH" w:date="2017-03-09T10:04:00Z">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ins>
    </w:p>
    <w:p w14:paraId="695074F2" w14:textId="77777777" w:rsidR="00E1747C" w:rsidRPr="001664D9" w:rsidRDefault="00E1747C" w:rsidP="00E1747C">
      <w:pPr>
        <w:pStyle w:val="ListParagraph"/>
        <w:ind w:left="2160"/>
        <w:rPr>
          <w:ins w:id="63"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64" w:author="RMH" w:date="2017-03-09T10:04:00Z"/>
          <w:rFonts w:ascii="Courier New" w:hAnsi="Courier New" w:cs="Courier New"/>
          <w:sz w:val="16"/>
          <w:szCs w:val="16"/>
        </w:rPr>
      </w:pPr>
      <w:ins w:id="65" w:author="RMH" w:date="2017-03-09T10:04:00Z">
        <w:r w:rsidRPr="001664D9">
          <w:rPr>
            <w:rFonts w:ascii="Courier New" w:hAnsi="Courier New" w:cs="Courier New"/>
            <w:sz w:val="16"/>
            <w:szCs w:val="16"/>
          </w:rPr>
          <w:t>#echo -n "Trimming F reads for assembly, only required for ezRAD PE data"</w:t>
        </w:r>
      </w:ins>
    </w:p>
    <w:p w14:paraId="6E28D535" w14:textId="77777777" w:rsidR="00E1747C" w:rsidRPr="001664D9" w:rsidRDefault="00E1747C" w:rsidP="00E1747C">
      <w:pPr>
        <w:pStyle w:val="ListParagraph"/>
        <w:ind w:left="2160"/>
        <w:rPr>
          <w:ins w:id="66" w:author="RMH" w:date="2017-03-09T10:04:00Z"/>
          <w:rFonts w:ascii="Courier New" w:hAnsi="Courier New" w:cs="Courier New"/>
          <w:sz w:val="16"/>
          <w:szCs w:val="16"/>
        </w:rPr>
      </w:pPr>
      <w:ins w:id="67"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68" w:author="RMH" w:date="2017-03-09T10:04:00Z"/>
          <w:rFonts w:ascii="Courier New" w:hAnsi="Courier New" w:cs="Courier New"/>
          <w:sz w:val="16"/>
          <w:szCs w:val="16"/>
        </w:rPr>
      </w:pPr>
      <w:ins w:id="69" w:author="RMH" w:date="2017-03-09T10:04:00Z">
        <w:r w:rsidRPr="001664D9">
          <w:rPr>
            <w:rFonts w:ascii="Courier New" w:hAnsi="Courier New" w:cs="Courier New"/>
            <w:sz w:val="16"/>
            <w:szCs w:val="16"/>
          </w:rPr>
          <w:t>#parallel "trim_galore --length 96 -q 0 -a GATCGGAAGAGCACACGTCTGAACTCCAGTCACNNNNNNATATCGTATGCCGTCTTCTGCTTG --stringency 8 -e 0.2 --clip_R1 5 assembly/{2}F_val_1.fq.gz --output_dir assembly" :::: loop1.txt filenames.txt</w:t>
        </w:r>
      </w:ins>
    </w:p>
    <w:p w14:paraId="172FD989" w14:textId="77777777" w:rsidR="00E1747C" w:rsidRPr="001664D9" w:rsidRDefault="00E1747C" w:rsidP="00E1747C">
      <w:pPr>
        <w:pStyle w:val="ListParagraph"/>
        <w:ind w:left="2160"/>
        <w:rPr>
          <w:ins w:id="70"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71" w:author="RMH" w:date="2017-03-09T10:04:00Z"/>
          <w:rFonts w:ascii="Courier New" w:hAnsi="Courier New" w:cs="Courier New"/>
          <w:sz w:val="16"/>
          <w:szCs w:val="16"/>
        </w:rPr>
      </w:pPr>
      <w:ins w:id="72"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73" w:author="RMH" w:date="2017-03-09T10:04:00Z"/>
          <w:rFonts w:ascii="Courier New" w:hAnsi="Courier New" w:cs="Courier New"/>
          <w:sz w:val="16"/>
          <w:szCs w:val="16"/>
        </w:rPr>
      </w:pPr>
      <w:ins w:id="74"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75" w:author="RMH" w:date="2017-03-09T10:04:00Z"/>
          <w:rFonts w:ascii="Courier New" w:hAnsi="Courier New" w:cs="Courier New"/>
          <w:sz w:val="16"/>
          <w:szCs w:val="16"/>
        </w:rPr>
      </w:pPr>
      <w:ins w:id="76"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77" w:author="RMH" w:date="2017-03-09T10:04:00Z"/>
          <w:rFonts w:ascii="Courier New" w:hAnsi="Courier New" w:cs="Courier New"/>
          <w:sz w:val="16"/>
          <w:szCs w:val="16"/>
        </w:rPr>
      </w:pPr>
      <w:ins w:id="78"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79" w:author="RMH" w:date="2017-03-09T10:04:00Z"/>
          <w:rFonts w:ascii="Courier New" w:hAnsi="Courier New" w:cs="Courier New"/>
          <w:sz w:val="16"/>
          <w:szCs w:val="16"/>
        </w:rPr>
      </w:pPr>
      <w:ins w:id="80"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81"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82"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83" w:author="RMH" w:date="2017-03-09T10:04:00Z"/>
          <w:rFonts w:ascii="Courier New" w:hAnsi="Courier New" w:cs="Courier New"/>
          <w:sz w:val="16"/>
          <w:szCs w:val="16"/>
        </w:rPr>
      </w:pPr>
      <w:ins w:id="84"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85" w:author="RMH" w:date="2017-03-09T10:04:00Z"/>
          <w:rFonts w:ascii="Courier New" w:hAnsi="Courier New" w:cs="Courier New"/>
          <w:sz w:val="16"/>
          <w:szCs w:val="16"/>
        </w:rPr>
      </w:pPr>
      <w:ins w:id="86"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87" w:author="RMH" w:date="2017-03-09T10:04:00Z"/>
          <w:rFonts w:ascii="Courier New" w:hAnsi="Courier New" w:cs="Courier New"/>
          <w:sz w:val="16"/>
          <w:szCs w:val="16"/>
        </w:rPr>
      </w:pPr>
      <w:ins w:id="88" w:author="RMH" w:date="2017-03-09T10:04:00Z">
        <w:r w:rsidRPr="001664D9">
          <w:rPr>
            <w:rFonts w:ascii="Courier New" w:hAnsi="Courier New" w:cs="Courier New"/>
            <w:sz w:val="16"/>
            <w:szCs w:val="16"/>
          </w:rPr>
          <w:lastRenderedPageBreak/>
          <w:t>date</w:t>
        </w:r>
      </w:ins>
    </w:p>
    <w:p w14:paraId="134BE606" w14:textId="77777777" w:rsidR="00E1747C" w:rsidRPr="001664D9" w:rsidRDefault="00E1747C" w:rsidP="00E1747C">
      <w:pPr>
        <w:pStyle w:val="ListParagraph"/>
        <w:ind w:left="2160"/>
        <w:rPr>
          <w:ins w:id="89" w:author="RMH" w:date="2017-03-09T10:04:00Z"/>
          <w:rFonts w:ascii="Courier New" w:hAnsi="Courier New" w:cs="Courier New"/>
          <w:sz w:val="16"/>
          <w:szCs w:val="16"/>
        </w:rPr>
      </w:pPr>
      <w:ins w:id="90"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61C439F0" w14:textId="77777777" w:rsidR="00E1747C" w:rsidRPr="001664D9" w:rsidRDefault="00E1747C" w:rsidP="00E1747C">
      <w:pPr>
        <w:pStyle w:val="ListParagraph"/>
        <w:ind w:left="2160"/>
        <w:rPr>
          <w:ins w:id="91"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92" w:author="RMH" w:date="2017-03-09T10:04:00Z"/>
          <w:rFonts w:ascii="Courier New" w:hAnsi="Courier New" w:cs="Courier New"/>
          <w:sz w:val="16"/>
          <w:szCs w:val="16"/>
        </w:rPr>
      </w:pPr>
      <w:ins w:id="93"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94" w:author="RMH" w:date="2017-03-09T10:04:00Z"/>
          <w:rFonts w:ascii="Courier New" w:hAnsi="Courier New" w:cs="Courier New"/>
          <w:sz w:val="16"/>
          <w:szCs w:val="16"/>
        </w:rPr>
      </w:pPr>
      <w:ins w:id="95"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96" w:author="RMH" w:date="2017-03-09T10:04:00Z"/>
          <w:rFonts w:ascii="Courier New" w:hAnsi="Courier New" w:cs="Courier New"/>
          <w:sz w:val="16"/>
          <w:szCs w:val="16"/>
        </w:rPr>
      </w:pPr>
      <w:ins w:id="97"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98" w:author="RMH" w:date="2017-03-09T10:04:00Z"/>
          <w:rFonts w:ascii="Courier New" w:hAnsi="Courier New" w:cs="Courier New"/>
          <w:sz w:val="16"/>
          <w:szCs w:val="16"/>
        </w:rPr>
      </w:pPr>
      <w:ins w:id="99"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100" w:author="RMH" w:date="2017-03-09T10:04:00Z"/>
          <w:rFonts w:ascii="Courier New" w:hAnsi="Courier New" w:cs="Courier New"/>
          <w:sz w:val="16"/>
          <w:szCs w:val="16"/>
        </w:rPr>
      </w:pPr>
      <w:ins w:id="101"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102" w:author="RMH" w:date="2017-03-09T10:05:00Z"/>
          <w:rFonts w:ascii="Courier New" w:hAnsi="Courier New" w:cs="Courier New"/>
          <w:sz w:val="16"/>
          <w:szCs w:val="16"/>
        </w:rPr>
      </w:pPr>
      <w:ins w:id="103"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rsidP="00E1747C">
      <w:pPr>
        <w:spacing w:after="0"/>
        <w:ind w:left="720"/>
        <w:rPr>
          <w:del w:id="104" w:author="RMH" w:date="2017-03-09T10:03:00Z"/>
          <w:rFonts w:ascii="Courier New" w:hAnsi="Courier New" w:cs="Courier New"/>
          <w:sz w:val="12"/>
          <w:szCs w:val="12"/>
        </w:rPr>
        <w:pPrChange w:id="105" w:author="RMH" w:date="2017-03-09T10:05:00Z">
          <w:pPr>
            <w:spacing w:after="0"/>
            <w:ind w:left="1710"/>
          </w:pPr>
        </w:pPrChange>
      </w:pPr>
      <w:del w:id="106"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rsidP="00E1747C">
      <w:pPr>
        <w:rPr>
          <w:del w:id="107" w:author="RMH" w:date="2017-03-09T10:03:00Z"/>
        </w:rPr>
        <w:pPrChange w:id="108" w:author="RMH" w:date="2017-03-09T10:05:00Z">
          <w:pPr>
            <w:spacing w:after="0"/>
            <w:ind w:left="1710"/>
          </w:pPr>
        </w:pPrChange>
      </w:pPr>
    </w:p>
    <w:p w14:paraId="481ED92E" w14:textId="1C394A1E" w:rsidR="00AF570C" w:rsidRPr="002E7916" w:rsidDel="00E1747C" w:rsidRDefault="00AF570C" w:rsidP="00E1747C">
      <w:pPr>
        <w:rPr>
          <w:del w:id="109" w:author="RMH" w:date="2017-03-09T10:03:00Z"/>
        </w:rPr>
        <w:pPrChange w:id="110" w:author="RMH" w:date="2017-03-09T10:05:00Z">
          <w:pPr>
            <w:spacing w:after="0"/>
            <w:ind w:left="1710"/>
          </w:pPr>
        </w:pPrChange>
      </w:pPr>
      <w:del w:id="111" w:author="RMH" w:date="2017-03-09T10:03:00Z">
        <w:r w:rsidRPr="002E7916" w:rsidDel="00E1747C">
          <w:delText>#rename files for ddocent</w:delText>
        </w:r>
      </w:del>
    </w:p>
    <w:p w14:paraId="627EA588" w14:textId="2C6E49FE" w:rsidR="00AF570C" w:rsidRPr="002E7916" w:rsidDel="00E1747C" w:rsidRDefault="00AF570C" w:rsidP="00E1747C">
      <w:pPr>
        <w:rPr>
          <w:del w:id="112" w:author="RMH" w:date="2017-03-09T10:03:00Z"/>
        </w:rPr>
        <w:pPrChange w:id="113" w:author="RMH" w:date="2017-03-09T10:05:00Z">
          <w:pPr>
            <w:spacing w:after="0"/>
            <w:ind w:left="1710"/>
          </w:pPr>
        </w:pPrChange>
      </w:pPr>
      <w:del w:id="114" w:author="RMH" w:date="2017-03-09T10:03:00Z">
        <w:r w:rsidRPr="002E7916" w:rsidDel="00E1747C">
          <w:delText>#rename R1_001 F *R1_001.fastq.gz</w:delText>
        </w:r>
      </w:del>
    </w:p>
    <w:p w14:paraId="2FA13ADC" w14:textId="72336DE9" w:rsidR="00AF570C" w:rsidRPr="002E7916" w:rsidDel="00E1747C" w:rsidRDefault="00AF570C" w:rsidP="00E1747C">
      <w:pPr>
        <w:rPr>
          <w:del w:id="115" w:author="RMH" w:date="2017-03-09T10:03:00Z"/>
        </w:rPr>
        <w:pPrChange w:id="116" w:author="RMH" w:date="2017-03-09T10:05:00Z">
          <w:pPr>
            <w:spacing w:after="0"/>
            <w:ind w:left="1710"/>
          </w:pPr>
        </w:pPrChange>
      </w:pPr>
      <w:del w:id="117" w:author="RMH" w:date="2017-03-09T10:03:00Z">
        <w:r w:rsidRPr="002E7916" w:rsidDel="00E1747C">
          <w:delText>#rename R2_001 R *R2_001.fastq.gz</w:delText>
        </w:r>
      </w:del>
    </w:p>
    <w:p w14:paraId="575BC557" w14:textId="3A0C6833" w:rsidR="00AF570C" w:rsidRPr="002E7916" w:rsidDel="00E1747C" w:rsidRDefault="00AF570C" w:rsidP="00E1747C">
      <w:pPr>
        <w:rPr>
          <w:del w:id="118" w:author="RMH" w:date="2017-03-09T10:03:00Z"/>
        </w:rPr>
        <w:pPrChange w:id="119" w:author="RMH" w:date="2017-03-09T10:05:00Z">
          <w:pPr>
            <w:spacing w:after="0"/>
            <w:ind w:left="1710"/>
          </w:pPr>
        </w:pPrChange>
      </w:pPr>
    </w:p>
    <w:p w14:paraId="76AE7604" w14:textId="4F6D6557" w:rsidR="00AF570C" w:rsidRPr="002E7916" w:rsidDel="00E1747C" w:rsidRDefault="00AF570C" w:rsidP="00E1747C">
      <w:pPr>
        <w:rPr>
          <w:del w:id="120" w:author="RMH" w:date="2017-03-09T10:03:00Z"/>
        </w:rPr>
        <w:pPrChange w:id="121" w:author="RMH" w:date="2017-03-09T10:05:00Z">
          <w:pPr>
            <w:spacing w:after="0"/>
            <w:ind w:left="1710"/>
          </w:pPr>
        </w:pPrChange>
      </w:pPr>
      <w:del w:id="122" w:author="RMH" w:date="2017-03-09T10:03:00Z">
        <w:r w:rsidRPr="002E7916" w:rsidDel="00E1747C">
          <w:delText>#SBATCH --job-name=trimFDA</w:delText>
        </w:r>
      </w:del>
    </w:p>
    <w:p w14:paraId="1DF2685F" w14:textId="45FA731B" w:rsidR="00AF570C" w:rsidRPr="002E7916" w:rsidDel="00E1747C" w:rsidRDefault="00AF570C" w:rsidP="00E1747C">
      <w:pPr>
        <w:rPr>
          <w:del w:id="123" w:author="RMH" w:date="2017-03-09T10:03:00Z"/>
        </w:rPr>
        <w:pPrChange w:id="124" w:author="RMH" w:date="2017-03-09T10:05:00Z">
          <w:pPr>
            <w:spacing w:after="0"/>
            <w:ind w:left="1710"/>
          </w:pPr>
        </w:pPrChange>
      </w:pPr>
      <w:del w:id="125" w:author="RMH" w:date="2017-03-09T10:03:00Z">
        <w:r w:rsidRPr="002E7916" w:rsidDel="00E1747C">
          <w:delText>#SBATCH --time=96:00:00</w:delText>
        </w:r>
      </w:del>
    </w:p>
    <w:p w14:paraId="779AD428" w14:textId="15CCC542" w:rsidR="00AF570C" w:rsidRPr="002E7916" w:rsidDel="00E1747C" w:rsidRDefault="00AF570C" w:rsidP="00E1747C">
      <w:pPr>
        <w:rPr>
          <w:del w:id="126" w:author="RMH" w:date="2017-03-09T10:03:00Z"/>
        </w:rPr>
        <w:pPrChange w:id="127" w:author="RMH" w:date="2017-03-09T10:05:00Z">
          <w:pPr>
            <w:spacing w:after="0"/>
            <w:ind w:left="1710"/>
          </w:pPr>
        </w:pPrChange>
      </w:pPr>
      <w:del w:id="128" w:author="RMH" w:date="2017-03-09T10:03:00Z">
        <w:r w:rsidRPr="002E7916" w:rsidDel="00E1747C">
          <w:delText>#SBATCH -p normal</w:delText>
        </w:r>
      </w:del>
    </w:p>
    <w:p w14:paraId="09CA05F6" w14:textId="14D1E659" w:rsidR="00AF570C" w:rsidRPr="002E7916" w:rsidDel="00E1747C" w:rsidRDefault="00AF570C" w:rsidP="00E1747C">
      <w:pPr>
        <w:rPr>
          <w:del w:id="129" w:author="RMH" w:date="2017-03-09T10:03:00Z"/>
        </w:rPr>
        <w:pPrChange w:id="130" w:author="RMH" w:date="2017-03-09T10:05:00Z">
          <w:pPr>
            <w:spacing w:after="0"/>
            <w:ind w:left="1710"/>
          </w:pPr>
        </w:pPrChange>
      </w:pPr>
      <w:del w:id="131" w:author="RMH" w:date="2017-03-09T10:03:00Z">
        <w:r w:rsidRPr="002E7916" w:rsidDel="00E1747C">
          <w:delText>#SBATCH --nodes=1</w:delText>
        </w:r>
      </w:del>
    </w:p>
    <w:p w14:paraId="2653528F" w14:textId="3B78A787" w:rsidR="00AF570C" w:rsidRPr="002E7916" w:rsidDel="00E1747C" w:rsidRDefault="00AF570C" w:rsidP="00E1747C">
      <w:pPr>
        <w:rPr>
          <w:del w:id="132" w:author="RMH" w:date="2017-03-09T10:03:00Z"/>
        </w:rPr>
        <w:pPrChange w:id="133" w:author="RMH" w:date="2017-03-09T10:05:00Z">
          <w:pPr>
            <w:spacing w:after="0"/>
            <w:ind w:left="1710"/>
          </w:pPr>
        </w:pPrChange>
      </w:pPr>
      <w:del w:id="134" w:author="RMH" w:date="2017-03-09T10:03:00Z">
        <w:r w:rsidRPr="002E7916" w:rsidDel="00E1747C">
          <w:delText>#SBATCH --mail-user=cbird@tamucc.edu</w:delText>
        </w:r>
      </w:del>
    </w:p>
    <w:p w14:paraId="65930785" w14:textId="39B5FADD" w:rsidR="00AF570C" w:rsidRPr="002E7916" w:rsidDel="00E1747C" w:rsidRDefault="00AF570C" w:rsidP="00E1747C">
      <w:pPr>
        <w:rPr>
          <w:del w:id="135" w:author="RMH" w:date="2017-03-09T10:03:00Z"/>
        </w:rPr>
        <w:pPrChange w:id="136" w:author="RMH" w:date="2017-03-09T10:05:00Z">
          <w:pPr>
            <w:spacing w:after="0"/>
            <w:ind w:left="1710"/>
          </w:pPr>
        </w:pPrChange>
      </w:pPr>
      <w:del w:id="137" w:author="RMH" w:date="2017-03-09T10:03:00Z">
        <w:r w:rsidRPr="002E7916" w:rsidDel="00E1747C">
          <w:delText>#SBATCH --mail-type=begin  # email me when the job starts</w:delText>
        </w:r>
      </w:del>
    </w:p>
    <w:p w14:paraId="549475C5" w14:textId="778F17D0" w:rsidR="00AF570C" w:rsidRPr="002E7916" w:rsidDel="00E1747C" w:rsidRDefault="00AF570C" w:rsidP="00E1747C">
      <w:pPr>
        <w:rPr>
          <w:del w:id="138" w:author="RMH" w:date="2017-03-09T10:03:00Z"/>
        </w:rPr>
        <w:pPrChange w:id="139" w:author="RMH" w:date="2017-03-09T10:05:00Z">
          <w:pPr>
            <w:spacing w:after="0"/>
            <w:ind w:left="1710"/>
          </w:pPr>
        </w:pPrChange>
      </w:pPr>
      <w:del w:id="140" w:author="RMH" w:date="2017-03-09T10:03:00Z">
        <w:r w:rsidRPr="002E7916" w:rsidDel="00E1747C">
          <w:delText>#SBATCH --mail-type=end    # email me when the job finish</w:delText>
        </w:r>
      </w:del>
    </w:p>
    <w:p w14:paraId="5E76FB74" w14:textId="47918C4F" w:rsidR="00AF570C" w:rsidRPr="002E7916" w:rsidDel="00E1747C" w:rsidRDefault="00AF570C" w:rsidP="00E1747C">
      <w:pPr>
        <w:rPr>
          <w:del w:id="141" w:author="RMH" w:date="2017-03-09T10:03:00Z"/>
        </w:rPr>
        <w:pPrChange w:id="142" w:author="RMH" w:date="2017-03-09T10:05:00Z">
          <w:pPr>
            <w:spacing w:after="0"/>
            <w:ind w:left="1710"/>
          </w:pPr>
        </w:pPrChange>
      </w:pPr>
    </w:p>
    <w:p w14:paraId="159978C5" w14:textId="382F8C8C" w:rsidR="00AF570C" w:rsidRPr="002E7916" w:rsidDel="00E1747C" w:rsidRDefault="00AF570C" w:rsidP="00E1747C">
      <w:pPr>
        <w:rPr>
          <w:del w:id="143" w:author="RMH" w:date="2017-03-09T10:03:00Z"/>
        </w:rPr>
        <w:pPrChange w:id="144" w:author="RMH" w:date="2017-03-09T10:05:00Z">
          <w:pPr>
            <w:spacing w:after="0"/>
            <w:ind w:left="1710"/>
          </w:pPr>
        </w:pPrChange>
      </w:pPr>
      <w:del w:id="145" w:author="RMH" w:date="2017-03-09T10:03:00Z">
        <w:r w:rsidRPr="002E7916" w:rsidDel="00E1747C">
          <w:delText>module load ddocent/2.24</w:delText>
        </w:r>
      </w:del>
    </w:p>
    <w:p w14:paraId="3BBAD90F" w14:textId="23A6C239" w:rsidR="00AF570C" w:rsidRPr="002E7916" w:rsidDel="00E1747C" w:rsidRDefault="00AF570C" w:rsidP="00E1747C">
      <w:pPr>
        <w:rPr>
          <w:del w:id="146" w:author="RMH" w:date="2017-03-09T10:03:00Z"/>
        </w:rPr>
        <w:pPrChange w:id="147" w:author="RMH" w:date="2017-03-09T10:05:00Z">
          <w:pPr>
            <w:spacing w:after="0"/>
            <w:ind w:left="1710"/>
          </w:pPr>
        </w:pPrChange>
      </w:pPr>
      <w:del w:id="148" w:author="RMH" w:date="2017-03-09T10:03:00Z">
        <w:r w:rsidRPr="002E7916" w:rsidDel="00E1747C">
          <w:delText>module load parallel/20160722</w:delText>
        </w:r>
      </w:del>
    </w:p>
    <w:p w14:paraId="0A25F6D5" w14:textId="76C23FB8" w:rsidR="00AF570C" w:rsidRPr="002E7916" w:rsidDel="00E1747C" w:rsidRDefault="00AF570C" w:rsidP="00E1747C">
      <w:pPr>
        <w:rPr>
          <w:del w:id="149" w:author="RMH" w:date="2017-03-09T10:03:00Z"/>
        </w:rPr>
        <w:pPrChange w:id="150" w:author="RMH" w:date="2017-03-09T10:05:00Z">
          <w:pPr>
            <w:spacing w:after="0"/>
            <w:ind w:left="1710"/>
          </w:pPr>
        </w:pPrChange>
      </w:pPr>
      <w:del w:id="151" w:author="RMH" w:date="2017-03-09T10:03:00Z">
        <w:r w:rsidRPr="002E7916" w:rsidDel="00E1747C">
          <w:delText>module load cutadapt/20151012</w:delText>
        </w:r>
      </w:del>
    </w:p>
    <w:p w14:paraId="6D7B0FCF" w14:textId="2653FFBB" w:rsidR="00AF570C" w:rsidRPr="002E7916" w:rsidDel="00E1747C" w:rsidRDefault="00AF570C" w:rsidP="00E1747C">
      <w:pPr>
        <w:rPr>
          <w:del w:id="152" w:author="RMH" w:date="2017-03-09T10:03:00Z"/>
        </w:rPr>
        <w:pPrChange w:id="153" w:author="RMH" w:date="2017-03-09T10:05:00Z">
          <w:pPr>
            <w:spacing w:after="0"/>
            <w:ind w:left="1710"/>
          </w:pPr>
        </w:pPrChange>
      </w:pPr>
      <w:del w:id="154" w:author="RMH" w:date="2017-03-09T10:03:00Z">
        <w:r w:rsidRPr="002E7916" w:rsidDel="00E1747C">
          <w:delText>module load fastqc/20151106</w:delText>
        </w:r>
      </w:del>
    </w:p>
    <w:p w14:paraId="251A6E83" w14:textId="61998E0C" w:rsidR="00AF570C" w:rsidRPr="002E7916" w:rsidDel="00E1747C" w:rsidRDefault="00AF570C" w:rsidP="00E1747C">
      <w:pPr>
        <w:rPr>
          <w:del w:id="155" w:author="RMH" w:date="2017-03-09T10:03:00Z"/>
        </w:rPr>
        <w:pPrChange w:id="156" w:author="RMH" w:date="2017-03-09T10:05:00Z">
          <w:pPr>
            <w:spacing w:after="0"/>
            <w:ind w:left="1710"/>
          </w:pPr>
        </w:pPrChange>
      </w:pPr>
      <w:del w:id="157" w:author="RMH" w:date="2017-03-09T10:03:00Z">
        <w:r w:rsidRPr="002E7916" w:rsidDel="00E1747C">
          <w:delText>module load trim_galore/0.4.0</w:delText>
        </w:r>
      </w:del>
    </w:p>
    <w:p w14:paraId="020E6A3D" w14:textId="5AEB4470" w:rsidR="00AF570C" w:rsidRPr="002E7916" w:rsidDel="00E1747C" w:rsidRDefault="00AF570C" w:rsidP="00E1747C">
      <w:pPr>
        <w:rPr>
          <w:del w:id="158" w:author="RMH" w:date="2017-03-09T10:03:00Z"/>
        </w:rPr>
        <w:pPrChange w:id="159" w:author="RMH" w:date="2017-03-09T10:05:00Z">
          <w:pPr>
            <w:spacing w:after="0"/>
            <w:ind w:left="1710"/>
          </w:pPr>
        </w:pPrChange>
      </w:pPr>
    </w:p>
    <w:p w14:paraId="7E0E670B" w14:textId="0EAD73FA" w:rsidR="00AF570C" w:rsidRPr="002E7916" w:rsidDel="00E1747C" w:rsidRDefault="00AF570C" w:rsidP="00E1747C">
      <w:pPr>
        <w:rPr>
          <w:del w:id="160" w:author="RMH" w:date="2017-03-09T10:03:00Z"/>
        </w:rPr>
        <w:pPrChange w:id="161" w:author="RMH" w:date="2017-03-09T10:05:00Z">
          <w:pPr>
            <w:spacing w:after="0"/>
            <w:ind w:left="1710"/>
          </w:pPr>
        </w:pPrChange>
      </w:pPr>
    </w:p>
    <w:p w14:paraId="09941CBE" w14:textId="50A0B6E6" w:rsidR="00AF570C" w:rsidRPr="002E7916" w:rsidDel="00E1747C" w:rsidRDefault="00AF570C" w:rsidP="00E1747C">
      <w:pPr>
        <w:rPr>
          <w:del w:id="162" w:author="RMH" w:date="2017-03-09T10:03:00Z"/>
        </w:rPr>
        <w:pPrChange w:id="163" w:author="RMH" w:date="2017-03-09T10:05:00Z">
          <w:pPr>
            <w:spacing w:after="0"/>
            <w:ind w:left="1710"/>
          </w:pPr>
        </w:pPrChange>
      </w:pPr>
      <w:del w:id="164" w:author="RMH" w:date="2017-03-09T10:03:00Z">
        <w:r w:rsidRPr="002E7916" w:rsidDel="00E1747C">
          <w:delText>#save file names into text file</w:delText>
        </w:r>
      </w:del>
    </w:p>
    <w:p w14:paraId="121F664A" w14:textId="42F2E3EE" w:rsidR="00AF570C" w:rsidRPr="002E7916" w:rsidDel="00E1747C" w:rsidRDefault="00AF570C" w:rsidP="00E1747C">
      <w:pPr>
        <w:rPr>
          <w:del w:id="165" w:author="RMH" w:date="2017-03-09T10:03:00Z"/>
        </w:rPr>
        <w:pPrChange w:id="166" w:author="RMH" w:date="2017-03-09T10:05:00Z">
          <w:pPr>
            <w:spacing w:after="0"/>
            <w:ind w:left="1710"/>
          </w:pPr>
        </w:pPrChange>
      </w:pPr>
      <w:del w:id="167" w:author="RMH" w:date="2017-03-09T10:03:00Z">
        <w:r w:rsidRPr="002E7916" w:rsidDel="00E1747C">
          <w:delText>echo `date` " Getting filenames"</w:delText>
        </w:r>
      </w:del>
    </w:p>
    <w:p w14:paraId="59A3E060" w14:textId="6C0C2821" w:rsidR="00AF570C" w:rsidRPr="002E7916" w:rsidDel="00E1747C" w:rsidRDefault="00AF570C" w:rsidP="00E1747C">
      <w:pPr>
        <w:rPr>
          <w:del w:id="168" w:author="RMH" w:date="2017-03-09T10:03:00Z"/>
        </w:rPr>
        <w:pPrChange w:id="169" w:author="RMH" w:date="2017-03-09T10:05:00Z">
          <w:pPr>
            <w:spacing w:after="0"/>
            <w:ind w:left="1710"/>
          </w:pPr>
        </w:pPrChange>
      </w:pPr>
      <w:del w:id="170" w:author="RMH" w:date="2017-03-09T10:03:00Z">
        <w:r w:rsidRPr="002E7916" w:rsidDel="00E1747C">
          <w:delText>date</w:delText>
        </w:r>
      </w:del>
    </w:p>
    <w:p w14:paraId="7EE3A541" w14:textId="592B5715" w:rsidR="00AF570C" w:rsidRPr="002E7916" w:rsidDel="00E1747C" w:rsidRDefault="00AF570C" w:rsidP="00E1747C">
      <w:pPr>
        <w:rPr>
          <w:del w:id="171" w:author="RMH" w:date="2017-03-09T10:03:00Z"/>
        </w:rPr>
        <w:pPrChange w:id="172" w:author="RMH" w:date="2017-03-09T10:05:00Z">
          <w:pPr>
            <w:spacing w:after="0"/>
            <w:ind w:left="1710"/>
          </w:pPr>
        </w:pPrChange>
      </w:pPr>
      <w:del w:id="173" w:author="RMH" w:date="2017-03-09T10:03:00Z">
        <w:r w:rsidRPr="002E7916" w:rsidDel="00E1747C">
          <w:delText>ls *F.fq.gz | sed 's/\.F\.fq\.gz//' &gt; filenames.txt</w:delText>
        </w:r>
      </w:del>
    </w:p>
    <w:p w14:paraId="7E479B68" w14:textId="3B1BFE7E" w:rsidR="00AF570C" w:rsidRPr="002E7916" w:rsidDel="00E1747C" w:rsidRDefault="00AF570C" w:rsidP="00E1747C">
      <w:pPr>
        <w:rPr>
          <w:del w:id="174" w:author="RMH" w:date="2017-03-09T10:03:00Z"/>
        </w:rPr>
        <w:pPrChange w:id="175" w:author="RMH" w:date="2017-03-09T10:05:00Z">
          <w:pPr>
            <w:spacing w:after="0"/>
            <w:ind w:left="1710"/>
          </w:pPr>
        </w:pPrChange>
      </w:pPr>
      <w:del w:id="176" w:author="RMH" w:date="2017-03-09T10:03:00Z">
        <w:r w:rsidRPr="002E7916" w:rsidDel="00E1747C">
          <w:delText>mkdir assembly</w:delText>
        </w:r>
      </w:del>
    </w:p>
    <w:p w14:paraId="1C21DB18" w14:textId="3D27E129" w:rsidR="00AF570C" w:rsidRPr="002E7916" w:rsidDel="00E1747C" w:rsidRDefault="00AF570C" w:rsidP="00E1747C">
      <w:pPr>
        <w:rPr>
          <w:del w:id="177" w:author="RMH" w:date="2017-03-09T10:03:00Z"/>
        </w:rPr>
        <w:pPrChange w:id="178" w:author="RMH" w:date="2017-03-09T10:05:00Z">
          <w:pPr>
            <w:spacing w:after="0"/>
            <w:ind w:left="1710"/>
          </w:pPr>
        </w:pPrChange>
      </w:pPr>
      <w:del w:id="179" w:author="RMH" w:date="2017-03-09T10:03:00Z">
        <w:r w:rsidRPr="002E7916" w:rsidDel="00E1747C">
          <w:delText>mkdir mapping</w:delText>
        </w:r>
      </w:del>
    </w:p>
    <w:p w14:paraId="59DEFA5D" w14:textId="3DF5BEE2" w:rsidR="00AF570C" w:rsidRPr="002E7916" w:rsidDel="00E1747C" w:rsidRDefault="00AF570C" w:rsidP="00E1747C">
      <w:pPr>
        <w:rPr>
          <w:del w:id="180" w:author="RMH" w:date="2017-03-09T10:03:00Z"/>
        </w:rPr>
        <w:pPrChange w:id="181" w:author="RMH" w:date="2017-03-09T10:05:00Z">
          <w:pPr>
            <w:spacing w:after="0"/>
            <w:ind w:left="1710"/>
          </w:pPr>
        </w:pPrChange>
      </w:pPr>
    </w:p>
    <w:p w14:paraId="5A37A909" w14:textId="17A8A78A" w:rsidR="00AF570C" w:rsidRPr="002E7916" w:rsidDel="00E1747C" w:rsidRDefault="00AF570C" w:rsidP="00E1747C">
      <w:pPr>
        <w:rPr>
          <w:del w:id="182" w:author="RMH" w:date="2017-03-09T10:03:00Z"/>
        </w:rPr>
        <w:pPrChange w:id="183" w:author="RMH" w:date="2017-03-09T10:05:00Z">
          <w:pPr>
            <w:spacing w:after="0"/>
            <w:ind w:left="1710"/>
          </w:pPr>
        </w:pPrChange>
      </w:pPr>
    </w:p>
    <w:p w14:paraId="245CA3A6" w14:textId="1D1DEECA" w:rsidR="00AF570C" w:rsidRPr="002E7916" w:rsidDel="00E1747C" w:rsidRDefault="00AF570C" w:rsidP="00E1747C">
      <w:pPr>
        <w:rPr>
          <w:del w:id="184" w:author="RMH" w:date="2017-03-09T10:03:00Z"/>
        </w:rPr>
        <w:pPrChange w:id="185" w:author="RMH" w:date="2017-03-09T10:05:00Z">
          <w:pPr>
            <w:spacing w:after="0"/>
            <w:ind w:left="1710"/>
          </w:pPr>
        </w:pPrChange>
      </w:pPr>
      <w:del w:id="186" w:author="RMH" w:date="2017-03-09T10:03:00Z">
        <w:r w:rsidRPr="002E7916" w:rsidDel="00E1747C">
          <w:delText>#Trim for assembly</w:delText>
        </w:r>
      </w:del>
    </w:p>
    <w:p w14:paraId="10FEE7EE" w14:textId="205E8CAF" w:rsidR="00AF570C" w:rsidRPr="002E7916" w:rsidDel="00E1747C" w:rsidRDefault="00AF570C" w:rsidP="00E1747C">
      <w:pPr>
        <w:rPr>
          <w:del w:id="187" w:author="RMH" w:date="2017-03-09T10:03:00Z"/>
        </w:rPr>
        <w:pPrChange w:id="188" w:author="RMH" w:date="2017-03-09T10:05:00Z">
          <w:pPr>
            <w:spacing w:after="0"/>
            <w:ind w:left="1710"/>
          </w:pPr>
        </w:pPrChange>
      </w:pPr>
    </w:p>
    <w:p w14:paraId="1E145A06" w14:textId="6B6EA417" w:rsidR="00AF570C" w:rsidRPr="002E7916" w:rsidDel="00E1747C" w:rsidRDefault="00AF570C" w:rsidP="00E1747C">
      <w:pPr>
        <w:rPr>
          <w:del w:id="189" w:author="RMH" w:date="2017-03-09T10:03:00Z"/>
        </w:rPr>
        <w:pPrChange w:id="190" w:author="RMH" w:date="2017-03-09T10:05:00Z">
          <w:pPr>
            <w:spacing w:after="0"/>
            <w:ind w:left="1710"/>
          </w:pPr>
        </w:pPrChange>
      </w:pPr>
      <w:del w:id="191" w:author="RMH" w:date="2017-03-09T10:03:00Z">
        <w:r w:rsidRPr="002E7916" w:rsidDel="00E1747C">
          <w:delText>echo `date` " Trimming F and R reads for assembly. Read Length 146bp "</w:delText>
        </w:r>
      </w:del>
    </w:p>
    <w:p w14:paraId="0DCE5360" w14:textId="72BBEB2E" w:rsidR="00AF570C" w:rsidRPr="002E7916" w:rsidDel="00E1747C" w:rsidRDefault="00AF570C" w:rsidP="00E1747C">
      <w:pPr>
        <w:rPr>
          <w:del w:id="192" w:author="RMH" w:date="2017-03-09T10:03:00Z"/>
        </w:rPr>
        <w:pPrChange w:id="193" w:author="RMH" w:date="2017-03-09T10:05:00Z">
          <w:pPr>
            <w:spacing w:after="0"/>
            <w:ind w:left="1710"/>
          </w:pPr>
        </w:pPrChange>
      </w:pPr>
      <w:del w:id="194"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rsidP="00E1747C">
      <w:pPr>
        <w:rPr>
          <w:del w:id="195" w:author="RMH" w:date="2017-03-09T10:03:00Z"/>
        </w:rPr>
        <w:pPrChange w:id="196" w:author="RMH" w:date="2017-03-09T10:05:00Z">
          <w:pPr>
            <w:spacing w:after="0"/>
            <w:ind w:left="1710"/>
          </w:pPr>
        </w:pPrChange>
      </w:pPr>
      <w:del w:id="197" w:author="RMH" w:date="2017-03-09T10:03:00Z">
        <w:r w:rsidRPr="002E7916" w:rsidDel="00E1747C">
          <w:delText>rename F_val_1 r1 assembly/*_1.fq.gz</w:delText>
        </w:r>
      </w:del>
    </w:p>
    <w:p w14:paraId="13559685" w14:textId="314BEB04" w:rsidR="00AF570C" w:rsidRPr="002E7916" w:rsidDel="00E1747C" w:rsidRDefault="00AF570C" w:rsidP="00E1747C">
      <w:pPr>
        <w:rPr>
          <w:del w:id="198" w:author="RMH" w:date="2017-03-09T10:03:00Z"/>
        </w:rPr>
        <w:pPrChange w:id="199" w:author="RMH" w:date="2017-03-09T10:05:00Z">
          <w:pPr>
            <w:spacing w:after="0"/>
            <w:ind w:left="1710"/>
          </w:pPr>
        </w:pPrChange>
      </w:pPr>
      <w:del w:id="200" w:author="RMH" w:date="2017-03-09T10:03:00Z">
        <w:r w:rsidRPr="002E7916" w:rsidDel="00E1747C">
          <w:delText>rename R_val_2 r2 assembly/*_2.fq.gz</w:delText>
        </w:r>
      </w:del>
    </w:p>
    <w:p w14:paraId="557C3AC4" w14:textId="4883C807" w:rsidR="00AF570C" w:rsidRPr="002E7916" w:rsidDel="00E1747C" w:rsidRDefault="00AF570C" w:rsidP="00E1747C">
      <w:pPr>
        <w:rPr>
          <w:del w:id="201" w:author="RMH" w:date="2017-03-09T10:03:00Z"/>
        </w:rPr>
        <w:pPrChange w:id="202" w:author="RMH" w:date="2017-03-09T10:05:00Z">
          <w:pPr>
            <w:spacing w:after="0"/>
            <w:ind w:left="1710"/>
          </w:pPr>
        </w:pPrChange>
      </w:pPr>
    </w:p>
    <w:p w14:paraId="19E751DD" w14:textId="5105034A" w:rsidR="00AF570C" w:rsidRPr="002E7916" w:rsidDel="00E1747C" w:rsidRDefault="00AF570C" w:rsidP="00E1747C">
      <w:pPr>
        <w:rPr>
          <w:del w:id="203" w:author="RMH" w:date="2017-03-09T10:03:00Z"/>
        </w:rPr>
        <w:pPrChange w:id="204" w:author="RMH" w:date="2017-03-09T10:05:00Z">
          <w:pPr>
            <w:spacing w:after="0"/>
            <w:ind w:left="1710"/>
          </w:pPr>
        </w:pPrChange>
      </w:pPr>
      <w:del w:id="205"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rsidP="00E1747C">
      <w:pPr>
        <w:rPr>
          <w:del w:id="206" w:author="RMH" w:date="2017-03-09T10:03:00Z"/>
        </w:rPr>
        <w:pPrChange w:id="207" w:author="RMH" w:date="2017-03-09T10:05:00Z">
          <w:pPr>
            <w:spacing w:after="0"/>
            <w:ind w:left="1710"/>
          </w:pPr>
        </w:pPrChange>
      </w:pPr>
      <w:del w:id="208"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rsidP="00E1747C">
      <w:pPr>
        <w:rPr>
          <w:del w:id="209" w:author="RMH" w:date="2017-03-09T10:03:00Z"/>
        </w:rPr>
        <w:pPrChange w:id="210" w:author="RMH" w:date="2017-03-09T10:05:00Z">
          <w:pPr>
            <w:spacing w:after="0"/>
            <w:ind w:left="1710"/>
          </w:pPr>
        </w:pPrChange>
      </w:pPr>
    </w:p>
    <w:p w14:paraId="1483CD45" w14:textId="71D35A84" w:rsidR="00AF570C" w:rsidRPr="002E7916" w:rsidDel="00E1747C" w:rsidRDefault="00AF570C" w:rsidP="00E1747C">
      <w:pPr>
        <w:rPr>
          <w:del w:id="211" w:author="RMH" w:date="2017-03-09T10:03:00Z"/>
        </w:rPr>
        <w:pPrChange w:id="212" w:author="RMH" w:date="2017-03-09T10:05:00Z">
          <w:pPr>
            <w:spacing w:after="0"/>
            <w:ind w:left="1710"/>
          </w:pPr>
        </w:pPrChange>
      </w:pPr>
      <w:del w:id="213" w:author="RMH" w:date="2017-03-09T10:03:00Z">
        <w:r w:rsidRPr="002E7916" w:rsidDel="00E1747C">
          <w:delText>#Clean up files after trimming for assembly</w:delText>
        </w:r>
      </w:del>
    </w:p>
    <w:p w14:paraId="1F668E42" w14:textId="5FA51E02" w:rsidR="00AF570C" w:rsidRPr="002E7916" w:rsidDel="00E1747C" w:rsidRDefault="00AF570C" w:rsidP="00E1747C">
      <w:pPr>
        <w:rPr>
          <w:del w:id="214" w:author="RMH" w:date="2017-03-09T10:03:00Z"/>
        </w:rPr>
        <w:pPrChange w:id="215" w:author="RMH" w:date="2017-03-09T10:05:00Z">
          <w:pPr>
            <w:spacing w:after="0"/>
            <w:ind w:left="1710"/>
          </w:pPr>
        </w:pPrChange>
      </w:pPr>
      <w:del w:id="216" w:author="RMH" w:date="2017-03-09T10:03:00Z">
        <w:r w:rsidRPr="002E7916" w:rsidDel="00E1747C">
          <w:delText>mkdir assembly/trimreports</w:delText>
        </w:r>
      </w:del>
    </w:p>
    <w:p w14:paraId="3C6C4AAD" w14:textId="44D382C9" w:rsidR="00AF570C" w:rsidRPr="002E7916" w:rsidDel="00E1747C" w:rsidRDefault="00AF570C" w:rsidP="00E1747C">
      <w:pPr>
        <w:rPr>
          <w:del w:id="217" w:author="RMH" w:date="2017-03-09T10:03:00Z"/>
        </w:rPr>
        <w:pPrChange w:id="218" w:author="RMH" w:date="2017-03-09T10:05:00Z">
          <w:pPr>
            <w:spacing w:after="0"/>
            <w:ind w:left="1710"/>
          </w:pPr>
        </w:pPrChange>
      </w:pPr>
      <w:del w:id="219" w:author="RMH" w:date="2017-03-09T10:03:00Z">
        <w:r w:rsidRPr="002E7916" w:rsidDel="00E1747C">
          <w:delText>mv assembly/*report.txt assembly/trimreports</w:delText>
        </w:r>
      </w:del>
    </w:p>
    <w:p w14:paraId="21799A61" w14:textId="0BC43B28" w:rsidR="00AF570C" w:rsidRPr="002E7916" w:rsidDel="00E1747C" w:rsidRDefault="00AF570C" w:rsidP="00E1747C">
      <w:pPr>
        <w:rPr>
          <w:del w:id="220" w:author="RMH" w:date="2017-03-09T10:03:00Z"/>
        </w:rPr>
        <w:pPrChange w:id="221" w:author="RMH" w:date="2017-03-09T10:05:00Z">
          <w:pPr>
            <w:spacing w:after="0"/>
            <w:ind w:left="1710"/>
          </w:pPr>
        </w:pPrChange>
      </w:pPr>
      <w:del w:id="222" w:author="RMH" w:date="2017-03-09T10:03:00Z">
        <w:r w:rsidRPr="002E7916" w:rsidDel="00E1747C">
          <w:delText>#rm assembly/*val_1.fq.gz</w:delText>
        </w:r>
      </w:del>
    </w:p>
    <w:p w14:paraId="5124324F" w14:textId="57165BB8" w:rsidR="00AF570C" w:rsidRPr="002E7916" w:rsidDel="00E1747C" w:rsidRDefault="00AF570C" w:rsidP="00E1747C">
      <w:pPr>
        <w:rPr>
          <w:del w:id="223" w:author="RMH" w:date="2017-03-09T10:03:00Z"/>
        </w:rPr>
        <w:pPrChange w:id="224" w:author="RMH" w:date="2017-03-09T10:05:00Z">
          <w:pPr>
            <w:spacing w:after="0"/>
            <w:ind w:left="1710"/>
          </w:pPr>
        </w:pPrChange>
      </w:pPr>
      <w:del w:id="225" w:author="RMH" w:date="2017-03-09T10:03:00Z">
        <w:r w:rsidRPr="002E7916" w:rsidDel="00E1747C">
          <w:delText>#rename _F_val_1_trimmed .r1 assembly/*trimmed.fq.gz</w:delText>
        </w:r>
      </w:del>
    </w:p>
    <w:p w14:paraId="74AAEDF1" w14:textId="0FC99534" w:rsidR="00AF570C" w:rsidRPr="002E7916" w:rsidDel="00E1747C" w:rsidRDefault="00AF570C" w:rsidP="00E1747C">
      <w:pPr>
        <w:rPr>
          <w:del w:id="226" w:author="RMH" w:date="2017-03-09T10:03:00Z"/>
        </w:rPr>
        <w:pPrChange w:id="227" w:author="RMH" w:date="2017-03-09T10:05:00Z">
          <w:pPr>
            <w:spacing w:after="0"/>
            <w:ind w:left="1710"/>
          </w:pPr>
        </w:pPrChange>
      </w:pPr>
    </w:p>
    <w:p w14:paraId="5C77304F" w14:textId="5E00BC68" w:rsidR="00AF570C" w:rsidRPr="002E7916" w:rsidDel="00E1747C" w:rsidRDefault="00AF570C" w:rsidP="00E1747C">
      <w:pPr>
        <w:rPr>
          <w:del w:id="228" w:author="RMH" w:date="2017-03-09T10:03:00Z"/>
        </w:rPr>
        <w:pPrChange w:id="229" w:author="RMH" w:date="2017-03-09T10:05:00Z">
          <w:pPr>
            <w:spacing w:after="0"/>
            <w:ind w:left="1710"/>
          </w:pPr>
        </w:pPrChange>
      </w:pPr>
      <w:del w:id="230" w:author="RMH" w:date="2017-03-09T10:03:00Z">
        <w:r w:rsidRPr="002E7916" w:rsidDel="00E1747C">
          <w:delText>#Trim for mapping</w:delText>
        </w:r>
      </w:del>
    </w:p>
    <w:p w14:paraId="638526FB" w14:textId="2D3FD242" w:rsidR="00AF570C" w:rsidRPr="002E7916" w:rsidDel="00E1747C" w:rsidRDefault="00AF570C" w:rsidP="00E1747C">
      <w:pPr>
        <w:rPr>
          <w:del w:id="231" w:author="RMH" w:date="2017-03-09T10:03:00Z"/>
        </w:rPr>
        <w:pPrChange w:id="232" w:author="RMH" w:date="2017-03-09T10:05:00Z">
          <w:pPr>
            <w:spacing w:after="0"/>
            <w:ind w:left="1710"/>
          </w:pPr>
        </w:pPrChange>
      </w:pPr>
      <w:del w:id="233" w:author="RMH" w:date="2017-03-09T10:03:00Z">
        <w:r w:rsidRPr="002E7916" w:rsidDel="00E1747C">
          <w:delText>echo `date` " Trimming F and R reads for mapping. Read length 146bp"</w:delText>
        </w:r>
      </w:del>
    </w:p>
    <w:p w14:paraId="063554B0" w14:textId="12C86494" w:rsidR="00AF570C" w:rsidRPr="002E7916" w:rsidDel="00E1747C" w:rsidRDefault="00AF570C" w:rsidP="00E1747C">
      <w:pPr>
        <w:rPr>
          <w:del w:id="234" w:author="RMH" w:date="2017-03-09T10:03:00Z"/>
        </w:rPr>
        <w:pPrChange w:id="235" w:author="RMH" w:date="2017-03-09T10:05:00Z">
          <w:pPr>
            <w:spacing w:after="0"/>
            <w:ind w:left="1710"/>
          </w:pPr>
        </w:pPrChange>
      </w:pPr>
      <w:del w:id="236"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rsidP="00E1747C">
      <w:pPr>
        <w:rPr>
          <w:del w:id="237" w:author="RMH" w:date="2017-03-09T10:03:00Z"/>
        </w:rPr>
        <w:pPrChange w:id="238" w:author="RMH" w:date="2017-03-09T10:05:00Z">
          <w:pPr>
            <w:spacing w:after="0"/>
            <w:ind w:left="1710"/>
          </w:pPr>
        </w:pPrChange>
      </w:pPr>
    </w:p>
    <w:p w14:paraId="2E939FBC" w14:textId="1168998F" w:rsidR="00AF570C" w:rsidRPr="002E7916" w:rsidDel="00E1747C" w:rsidRDefault="00AF570C" w:rsidP="00E1747C">
      <w:pPr>
        <w:rPr>
          <w:del w:id="239" w:author="RMH" w:date="2017-03-09T10:03:00Z"/>
        </w:rPr>
        <w:pPrChange w:id="240" w:author="RMH" w:date="2017-03-09T10:05:00Z">
          <w:pPr>
            <w:spacing w:after="0"/>
            <w:ind w:left="1710"/>
          </w:pPr>
        </w:pPrChange>
      </w:pPr>
      <w:del w:id="241" w:author="RMH" w:date="2017-03-09T10:03:00Z">
        <w:r w:rsidRPr="002E7916" w:rsidDel="00E1747C">
          <w:delText>mkdir mapping/trimreports</w:delText>
        </w:r>
      </w:del>
    </w:p>
    <w:p w14:paraId="7063BF18" w14:textId="145B6FCE" w:rsidR="00AF570C" w:rsidRPr="002E7916" w:rsidDel="00E1747C" w:rsidRDefault="00AF570C" w:rsidP="00E1747C">
      <w:pPr>
        <w:rPr>
          <w:del w:id="242" w:author="RMH" w:date="2017-03-09T10:03:00Z"/>
        </w:rPr>
        <w:pPrChange w:id="243" w:author="RMH" w:date="2017-03-09T10:05:00Z">
          <w:pPr>
            <w:spacing w:after="0"/>
            <w:ind w:left="1710"/>
          </w:pPr>
        </w:pPrChange>
      </w:pPr>
      <w:del w:id="244" w:author="RMH" w:date="2017-03-09T10:03:00Z">
        <w:r w:rsidRPr="002E7916" w:rsidDel="00E1747C">
          <w:delText>mv mapping/*report.txt mapping/trimreports</w:delText>
        </w:r>
      </w:del>
    </w:p>
    <w:p w14:paraId="3DA6E6B8" w14:textId="403BF563" w:rsidR="00AF570C" w:rsidRPr="002E7916" w:rsidDel="00E1747C" w:rsidRDefault="00AF570C" w:rsidP="00E1747C">
      <w:pPr>
        <w:rPr>
          <w:del w:id="245" w:author="RMH" w:date="2017-03-09T10:03:00Z"/>
        </w:rPr>
        <w:pPrChange w:id="246" w:author="RMH" w:date="2017-03-09T10:05:00Z">
          <w:pPr>
            <w:spacing w:after="0"/>
            <w:ind w:left="1710"/>
          </w:pPr>
        </w:pPrChange>
      </w:pPr>
      <w:del w:id="247" w:author="RMH" w:date="2017-03-09T10:03:00Z">
        <w:r w:rsidRPr="002E7916" w:rsidDel="00E1747C">
          <w:delText>mkdir mapping/unpairedreads</w:delText>
        </w:r>
      </w:del>
    </w:p>
    <w:p w14:paraId="46EDE301" w14:textId="106D4663" w:rsidR="00AF570C" w:rsidRPr="002E7916" w:rsidDel="00E1747C" w:rsidRDefault="00AF570C" w:rsidP="00E1747C">
      <w:pPr>
        <w:rPr>
          <w:del w:id="248" w:author="RMH" w:date="2017-03-09T10:03:00Z"/>
        </w:rPr>
        <w:pPrChange w:id="249" w:author="RMH" w:date="2017-03-09T10:05:00Z">
          <w:pPr>
            <w:spacing w:after="0"/>
            <w:ind w:left="1710"/>
          </w:pPr>
        </w:pPrChange>
      </w:pPr>
      <w:del w:id="250" w:author="RMH" w:date="2017-03-09T10:03:00Z">
        <w:r w:rsidRPr="002E7916" w:rsidDel="00E1747C">
          <w:delText>mv mapping/*unpaired* mapping/unpairedreads</w:delText>
        </w:r>
      </w:del>
    </w:p>
    <w:p w14:paraId="2F2A861D" w14:textId="56C2796A" w:rsidR="00AF570C" w:rsidRPr="002E7916" w:rsidDel="00E1747C" w:rsidRDefault="00AF570C" w:rsidP="00E1747C">
      <w:pPr>
        <w:rPr>
          <w:del w:id="251" w:author="RMH" w:date="2017-03-09T10:03:00Z"/>
        </w:rPr>
        <w:pPrChange w:id="252" w:author="RMH" w:date="2017-03-09T10:05:00Z">
          <w:pPr>
            <w:spacing w:after="0"/>
            <w:ind w:left="1710"/>
          </w:pPr>
        </w:pPrChange>
      </w:pPr>
      <w:del w:id="253" w:author="RMH" w:date="2017-03-09T10:03:00Z">
        <w:r w:rsidRPr="002E7916" w:rsidDel="00E1747C">
          <w:delText>rename F_val_1 R1 mapping/*_1.fq.gz</w:delText>
        </w:r>
      </w:del>
    </w:p>
    <w:p w14:paraId="0D67DDD4" w14:textId="324A4B90" w:rsidR="00AF570C" w:rsidRPr="002E7916" w:rsidDel="00E1747C" w:rsidRDefault="00AF570C" w:rsidP="00E1747C">
      <w:pPr>
        <w:rPr>
          <w:del w:id="254" w:author="RMH" w:date="2017-03-09T10:03:00Z"/>
        </w:rPr>
        <w:pPrChange w:id="255" w:author="RMH" w:date="2017-03-09T10:05:00Z">
          <w:pPr>
            <w:spacing w:after="0"/>
            <w:ind w:left="1710"/>
          </w:pPr>
        </w:pPrChange>
      </w:pPr>
      <w:del w:id="256" w:author="RMH" w:date="2017-03-09T10:03:00Z">
        <w:r w:rsidRPr="002E7916" w:rsidDel="00E1747C">
          <w:delText>rename R_val_2 R2 mapping/*_2.fq.gz</w:delText>
        </w:r>
      </w:del>
    </w:p>
    <w:p w14:paraId="64B5D8F1" w14:textId="6741B2D8" w:rsidR="00AF570C" w:rsidDel="00E1747C" w:rsidRDefault="00AF570C" w:rsidP="00E1747C">
      <w:pPr>
        <w:rPr>
          <w:del w:id="257" w:author="RMH" w:date="2017-03-09T10:03:00Z"/>
        </w:rPr>
        <w:pPrChange w:id="258"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rsidP="003C232C">
      <w:pPr>
        <w:pStyle w:val="ListParagraph"/>
        <w:ind w:left="2160"/>
        <w:rPr>
          <w:ins w:id="259" w:author="RMH" w:date="2017-03-09T10:07:00Z"/>
        </w:rPr>
        <w:pPrChange w:id="260"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261" w:author="RMH" w:date="2017-03-09T10:05:00Z"/>
        </w:rPr>
      </w:pPr>
      <w:ins w:id="262" w:author="RMH" w:date="2017-03-09T10:05:00Z">
        <w:r>
          <w:t>trimFiles_ezRAD.sh</w:t>
        </w:r>
      </w:ins>
    </w:p>
    <w:p w14:paraId="1298A5E7" w14:textId="77777777" w:rsidR="00E1747C" w:rsidRPr="00E1747C" w:rsidRDefault="00E1747C" w:rsidP="00E1747C">
      <w:pPr>
        <w:spacing w:after="0" w:line="240" w:lineRule="auto"/>
        <w:ind w:left="2160"/>
        <w:rPr>
          <w:ins w:id="263" w:author="RMH" w:date="2017-03-09T10:06:00Z"/>
          <w:rFonts w:ascii="Courier New" w:hAnsi="Courier New" w:cs="Courier New"/>
          <w:sz w:val="16"/>
        </w:rPr>
      </w:pPr>
      <w:ins w:id="264" w:author="RMH" w:date="2017-03-09T10:06:00Z">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265"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266" w:author="RMH" w:date="2017-03-09T10:06:00Z"/>
          <w:rFonts w:ascii="Courier New" w:hAnsi="Courier New" w:cs="Courier New"/>
          <w:sz w:val="16"/>
        </w:rPr>
      </w:pPr>
      <w:ins w:id="267"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268" w:author="RMH" w:date="2017-03-09T10:06:00Z"/>
          <w:rFonts w:ascii="Courier New" w:hAnsi="Courier New" w:cs="Courier New"/>
          <w:sz w:val="16"/>
        </w:rPr>
      </w:pPr>
      <w:ins w:id="269"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270" w:author="RMH" w:date="2017-03-09T10:06:00Z"/>
          <w:rFonts w:ascii="Courier New" w:hAnsi="Courier New" w:cs="Courier New"/>
          <w:sz w:val="16"/>
        </w:rPr>
      </w:pPr>
      <w:ins w:id="271"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272" w:author="RMH" w:date="2017-03-09T10:06:00Z"/>
          <w:rFonts w:ascii="Courier New" w:hAnsi="Courier New" w:cs="Courier New"/>
          <w:sz w:val="16"/>
        </w:rPr>
      </w:pPr>
      <w:ins w:id="273"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274" w:author="RMH" w:date="2017-03-09T10:06:00Z"/>
          <w:rFonts w:ascii="Courier New" w:hAnsi="Courier New" w:cs="Courier New"/>
          <w:sz w:val="16"/>
        </w:rPr>
      </w:pPr>
      <w:ins w:id="275"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276" w:author="RMH" w:date="2017-03-09T10:06:00Z"/>
          <w:rFonts w:ascii="Courier New" w:hAnsi="Courier New" w:cs="Courier New"/>
          <w:sz w:val="16"/>
        </w:rPr>
      </w:pPr>
      <w:ins w:id="277" w:author="RMH" w:date="2017-03-09T10:06:00Z">
        <w:r w:rsidRPr="00E1747C">
          <w:rPr>
            <w:rFonts w:ascii="Courier New" w:hAnsi="Courier New" w:cs="Courier New"/>
            <w:sz w:val="16"/>
          </w:rPr>
          <w:t>#SBATCH --mail-type=begin  # email me when the job starts</w:t>
        </w:r>
      </w:ins>
    </w:p>
    <w:p w14:paraId="01F61214" w14:textId="77777777" w:rsidR="00E1747C" w:rsidRPr="00E1747C" w:rsidRDefault="00E1747C" w:rsidP="00E1747C">
      <w:pPr>
        <w:spacing w:after="0" w:line="240" w:lineRule="auto"/>
        <w:ind w:left="2160"/>
        <w:rPr>
          <w:ins w:id="278" w:author="RMH" w:date="2017-03-09T10:06:00Z"/>
          <w:rFonts w:ascii="Courier New" w:hAnsi="Courier New" w:cs="Courier New"/>
          <w:sz w:val="16"/>
        </w:rPr>
      </w:pPr>
      <w:ins w:id="279"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280"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281" w:author="RMH" w:date="2017-03-09T10:06:00Z"/>
          <w:rFonts w:ascii="Courier New" w:hAnsi="Courier New" w:cs="Courier New"/>
          <w:sz w:val="16"/>
        </w:rPr>
      </w:pPr>
      <w:ins w:id="282"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283" w:author="RMH" w:date="2017-03-09T10:06:00Z"/>
          <w:rFonts w:ascii="Courier New" w:hAnsi="Courier New" w:cs="Courier New"/>
          <w:sz w:val="16"/>
        </w:rPr>
      </w:pPr>
      <w:ins w:id="284"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285" w:author="RMH" w:date="2017-03-09T10:06:00Z"/>
          <w:rFonts w:ascii="Courier New" w:hAnsi="Courier New" w:cs="Courier New"/>
          <w:sz w:val="16"/>
        </w:rPr>
      </w:pPr>
      <w:ins w:id="286"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287"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288" w:author="RMH" w:date="2017-03-09T10:06:00Z"/>
          <w:rFonts w:ascii="Courier New" w:hAnsi="Courier New" w:cs="Courier New"/>
          <w:sz w:val="16"/>
        </w:rPr>
      </w:pPr>
      <w:ins w:id="289"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290" w:author="RMH" w:date="2017-03-09T10:06:00Z"/>
          <w:rFonts w:ascii="Courier New" w:hAnsi="Courier New" w:cs="Courier New"/>
          <w:sz w:val="16"/>
        </w:rPr>
      </w:pPr>
      <w:ins w:id="291"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292" w:author="RMH" w:date="2017-03-09T10:06:00Z"/>
          <w:rFonts w:ascii="Courier New" w:hAnsi="Courier New" w:cs="Courier New"/>
          <w:sz w:val="16"/>
        </w:rPr>
      </w:pPr>
      <w:ins w:id="293"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294" w:author="RMH" w:date="2017-03-09T10:06:00Z"/>
          <w:rFonts w:ascii="Courier New" w:hAnsi="Courier New" w:cs="Courier New"/>
          <w:sz w:val="16"/>
        </w:rPr>
      </w:pPr>
      <w:ins w:id="295"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296"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297" w:author="RMH" w:date="2017-03-09T10:06:00Z"/>
          <w:rFonts w:ascii="Courier New" w:hAnsi="Courier New" w:cs="Courier New"/>
          <w:sz w:val="16"/>
        </w:rPr>
      </w:pPr>
      <w:ins w:id="298"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299" w:author="RMH" w:date="2017-03-09T10:06:00Z"/>
          <w:rFonts w:ascii="Courier New" w:hAnsi="Courier New" w:cs="Courier New"/>
          <w:sz w:val="16"/>
        </w:rPr>
      </w:pPr>
      <w:ins w:id="300"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301"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302"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303" w:author="RMH" w:date="2017-03-09T10:06:00Z"/>
          <w:rFonts w:ascii="Courier New" w:hAnsi="Courier New" w:cs="Courier New"/>
          <w:sz w:val="16"/>
        </w:rPr>
      </w:pPr>
      <w:ins w:id="304"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305" w:author="RMH" w:date="2017-03-09T10:06:00Z"/>
          <w:rFonts w:ascii="Courier New" w:hAnsi="Courier New" w:cs="Courier New"/>
          <w:sz w:val="16"/>
        </w:rPr>
      </w:pPr>
      <w:ins w:id="306"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307"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308" w:author="RMH" w:date="2017-03-09T10:06:00Z"/>
          <w:rFonts w:ascii="Courier New" w:hAnsi="Courier New" w:cs="Courier New"/>
          <w:sz w:val="16"/>
        </w:rPr>
      </w:pPr>
      <w:ins w:id="309"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310" w:author="RMH" w:date="2017-03-09T10:06:00Z"/>
          <w:rFonts w:ascii="Courier New" w:hAnsi="Courier New" w:cs="Courier New"/>
          <w:sz w:val="16"/>
        </w:rPr>
      </w:pPr>
      <w:ins w:id="311"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312" w:author="RMH" w:date="2017-03-09T10:06:00Z"/>
          <w:rFonts w:ascii="Courier New" w:hAnsi="Courier New" w:cs="Courier New"/>
          <w:sz w:val="16"/>
        </w:rPr>
      </w:pPr>
      <w:ins w:id="313"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ins>
    </w:p>
    <w:p w14:paraId="616FB936" w14:textId="77777777" w:rsidR="00E1747C" w:rsidRPr="00E1747C" w:rsidRDefault="00E1747C" w:rsidP="00E1747C">
      <w:pPr>
        <w:spacing w:after="0" w:line="240" w:lineRule="auto"/>
        <w:ind w:left="2160"/>
        <w:rPr>
          <w:ins w:id="314"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315" w:author="RMH" w:date="2017-03-09T10:06:00Z"/>
          <w:rFonts w:ascii="Courier New" w:hAnsi="Courier New" w:cs="Courier New"/>
          <w:sz w:val="16"/>
        </w:rPr>
      </w:pPr>
      <w:ins w:id="316"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317" w:author="RMH" w:date="2017-03-09T10:06:00Z"/>
          <w:rFonts w:ascii="Courier New" w:hAnsi="Courier New" w:cs="Courier New"/>
          <w:sz w:val="16"/>
        </w:rPr>
      </w:pPr>
      <w:ins w:id="318"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319" w:author="RMH" w:date="2017-03-09T10:06:00Z"/>
          <w:rFonts w:ascii="Courier New" w:hAnsi="Courier New" w:cs="Courier New"/>
          <w:sz w:val="16"/>
        </w:rPr>
      </w:pPr>
      <w:ins w:id="320" w:author="RMH" w:date="2017-03-09T10:06:00Z">
        <w:r w:rsidRPr="00E1747C">
          <w:rPr>
            <w:rFonts w:ascii="Courier New" w:hAnsi="Courier New" w:cs="Courier New"/>
            <w:sz w:val="16"/>
          </w:rPr>
          <w:t>parallel "trim_galore --length 95 -q 0 -a GATCGGAAGAGCACACGTCTGAACTCCAGTCACNNNNNNATATCGTATGCCGTCTTCTGCTTG --stringency 8 -e 0.2 --clip_R1 5 assembly/{2}F_val_1.fq.gz --output_dir assembly" :::: loop1.txt filenames.txt</w:t>
        </w:r>
      </w:ins>
    </w:p>
    <w:p w14:paraId="7F4A452C" w14:textId="77777777" w:rsidR="00E1747C" w:rsidRPr="00E1747C" w:rsidRDefault="00E1747C" w:rsidP="00E1747C">
      <w:pPr>
        <w:spacing w:after="0" w:line="240" w:lineRule="auto"/>
        <w:ind w:left="2160"/>
        <w:rPr>
          <w:ins w:id="321"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322" w:author="RMH" w:date="2017-03-09T10:06:00Z"/>
          <w:rFonts w:ascii="Courier New" w:hAnsi="Courier New" w:cs="Courier New"/>
          <w:sz w:val="16"/>
        </w:rPr>
      </w:pPr>
      <w:ins w:id="323"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324" w:author="RMH" w:date="2017-03-09T10:06:00Z"/>
          <w:rFonts w:ascii="Courier New" w:hAnsi="Courier New" w:cs="Courier New"/>
          <w:sz w:val="16"/>
        </w:rPr>
      </w:pPr>
      <w:ins w:id="325"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326" w:author="RMH" w:date="2017-03-09T10:06:00Z"/>
          <w:rFonts w:ascii="Courier New" w:hAnsi="Courier New" w:cs="Courier New"/>
          <w:sz w:val="16"/>
        </w:rPr>
      </w:pPr>
      <w:ins w:id="327"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328" w:author="RMH" w:date="2017-03-09T10:06:00Z"/>
          <w:rFonts w:ascii="Courier New" w:hAnsi="Courier New" w:cs="Courier New"/>
          <w:sz w:val="16"/>
        </w:rPr>
      </w:pPr>
      <w:ins w:id="329"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330" w:author="RMH" w:date="2017-03-09T10:06:00Z"/>
          <w:rFonts w:ascii="Courier New" w:hAnsi="Courier New" w:cs="Courier New"/>
          <w:sz w:val="16"/>
        </w:rPr>
      </w:pPr>
      <w:ins w:id="331"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332" w:author="RMH" w:date="2017-03-09T10:06:00Z"/>
          <w:rFonts w:ascii="Courier New" w:hAnsi="Courier New" w:cs="Courier New"/>
          <w:sz w:val="16"/>
        </w:rPr>
      </w:pPr>
      <w:ins w:id="333"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334"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335"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336" w:author="RMH" w:date="2017-03-09T10:06:00Z"/>
          <w:rFonts w:ascii="Courier New" w:hAnsi="Courier New" w:cs="Courier New"/>
          <w:sz w:val="16"/>
        </w:rPr>
      </w:pPr>
      <w:ins w:id="337"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338" w:author="RMH" w:date="2017-03-09T10:06:00Z"/>
          <w:rFonts w:ascii="Courier New" w:hAnsi="Courier New" w:cs="Courier New"/>
          <w:sz w:val="16"/>
        </w:rPr>
      </w:pPr>
      <w:ins w:id="339"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340" w:author="RMH" w:date="2017-03-09T10:06:00Z"/>
          <w:rFonts w:ascii="Courier New" w:hAnsi="Courier New" w:cs="Courier New"/>
          <w:sz w:val="16"/>
        </w:rPr>
      </w:pPr>
      <w:ins w:id="341"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342" w:author="RMH" w:date="2017-03-09T10:06:00Z"/>
          <w:rFonts w:ascii="Courier New" w:hAnsi="Courier New" w:cs="Courier New"/>
          <w:sz w:val="16"/>
        </w:rPr>
      </w:pPr>
      <w:ins w:id="343" w:author="RMH" w:date="2017-03-09T10:06:00Z">
        <w:r w:rsidRPr="00E1747C">
          <w:rPr>
            <w:rFonts w:ascii="Courier New" w:hAnsi="Courier New" w:cs="Courier New"/>
            <w:sz w:val="16"/>
          </w:rPr>
          <w:t xml:space="preserve">parallel "trim_galore --paired --retain_unpaired --length 50 -q 15 -a GATCGGAAGAGCACACGTCTGAACTCCAGTCACNNNNNNATATCGTATGCCGTCTTCTGCTTG -a2 </w:t>
        </w:r>
        <w:r w:rsidRPr="00E1747C">
          <w:rPr>
            <w:rFonts w:ascii="Courier New" w:hAnsi="Courier New" w:cs="Courier New"/>
            <w:sz w:val="16"/>
          </w:rPr>
          <w:lastRenderedPageBreak/>
          <w:t>GATCGGAAGAGCGTCGTGTAGGGAAAGAGTGTAGATCTCGGTGGTCGCCG --stringency 5 -e .2 {2}F.fq.gz {2}R.fq.gz --output_dir mapping" :::: loop1.txt filenames.txt</w:t>
        </w:r>
      </w:ins>
    </w:p>
    <w:p w14:paraId="416DB149" w14:textId="77777777" w:rsidR="00E1747C" w:rsidRPr="00E1747C" w:rsidRDefault="00E1747C" w:rsidP="00E1747C">
      <w:pPr>
        <w:spacing w:after="0" w:line="240" w:lineRule="auto"/>
        <w:ind w:left="2160"/>
        <w:rPr>
          <w:ins w:id="344"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345" w:author="RMH" w:date="2017-03-09T10:06:00Z"/>
          <w:rFonts w:ascii="Courier New" w:hAnsi="Courier New" w:cs="Courier New"/>
          <w:sz w:val="16"/>
        </w:rPr>
      </w:pPr>
      <w:ins w:id="346"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347" w:author="RMH" w:date="2017-03-09T10:06:00Z"/>
          <w:rFonts w:ascii="Courier New" w:hAnsi="Courier New" w:cs="Courier New"/>
          <w:sz w:val="16"/>
        </w:rPr>
      </w:pPr>
      <w:ins w:id="348"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349" w:author="RMH" w:date="2017-03-09T10:06:00Z"/>
          <w:rFonts w:ascii="Courier New" w:hAnsi="Courier New" w:cs="Courier New"/>
          <w:sz w:val="16"/>
        </w:rPr>
      </w:pPr>
      <w:ins w:id="350"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351" w:author="RMH" w:date="2017-03-09T10:06:00Z"/>
          <w:rFonts w:ascii="Courier New" w:hAnsi="Courier New" w:cs="Courier New"/>
          <w:sz w:val="16"/>
        </w:rPr>
      </w:pPr>
      <w:ins w:id="352"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353" w:author="RMH" w:date="2017-03-09T10:06:00Z"/>
          <w:rFonts w:ascii="Courier New" w:hAnsi="Courier New" w:cs="Courier New"/>
          <w:sz w:val="16"/>
        </w:rPr>
      </w:pPr>
      <w:ins w:id="354"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355" w:author="RMH" w:date="2017-03-09T10:06:00Z"/>
          <w:rFonts w:ascii="Courier New" w:hAnsi="Courier New" w:cs="Courier New"/>
          <w:sz w:val="16"/>
        </w:rPr>
      </w:pPr>
      <w:ins w:id="356" w:author="RMH" w:date="2017-03-09T10:06:00Z">
        <w:r w:rsidRPr="00E1747C">
          <w:rPr>
            <w:rFonts w:ascii="Courier New" w:hAnsi="Courier New" w:cs="Courier New"/>
            <w:sz w:val="16"/>
          </w:rPr>
          <w:t>rename R_val_2 R2 mapping/* 2.fq.gz</w:t>
        </w:r>
      </w:ins>
    </w:p>
    <w:p w14:paraId="46631E95" w14:textId="77777777" w:rsidR="00E1747C" w:rsidRDefault="00E1747C" w:rsidP="00E1747C">
      <w:pPr>
        <w:ind w:left="2160"/>
        <w:rPr>
          <w:ins w:id="357" w:author="RMH" w:date="2017-03-09T10:05:00Z"/>
        </w:rPr>
        <w:pPrChange w:id="358"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359"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pPr>
      <w:r>
        <w:t xml:space="preserve">cp </w:t>
      </w: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360" w:author="RMH" w:date="2017-03-09T10:01:00Z">
        <w:r w:rsidR="00E1747C">
          <w:t xml:space="preserve"> </w:t>
        </w:r>
      </w:ins>
      <w:ins w:id="361" w:author="RMH" w:date="2017-03-09T10:11:00Z">
        <w:r w:rsidR="001664D9">
          <w:t>(</w:t>
        </w:r>
      </w:ins>
      <w:ins w:id="362" w:author="RMH" w:date="2017-03-09T10:01:00Z">
        <w:r w:rsidR="00E1747C">
          <w:t>if not already present</w:t>
        </w:r>
      </w:ins>
      <w:ins w:id="363" w:author="RMH" w:date="2017-03-09T10:11:00Z">
        <w:r w:rsidR="001664D9">
          <w:t>)</w:t>
        </w:r>
      </w:ins>
    </w:p>
    <w:p w14:paraId="199E3DE6" w14:textId="4BC590B9" w:rsidR="007870B3" w:rsidRDefault="007870B3" w:rsidP="007870B3">
      <w:pPr>
        <w:pStyle w:val="ListParagraph"/>
        <w:numPr>
          <w:ilvl w:val="3"/>
          <w:numId w:val="1"/>
        </w:numPr>
      </w:pPr>
      <w:r>
        <w:t>mkdir mapping</w:t>
      </w:r>
      <w:ins w:id="364" w:author="RMH" w:date="2017-03-09T10:08:00Z">
        <w:r w:rsidR="001664D9">
          <w:t xml:space="preserve"> (</w:t>
        </w:r>
      </w:ins>
      <w:ins w:id="365" w:author="RMH" w:date="2017-03-09T10:01:00Z">
        <w:r w:rsidR="00E1747C">
          <w:t>if not already present</w:t>
        </w:r>
      </w:ins>
      <w:ins w:id="366"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367" w:author="RMH" w:date="2017-03-09T10:02:00Z"/>
        </w:rPr>
      </w:pPr>
      <w:ins w:id="368" w:author="RMH" w:date="2017-03-09T10:08:00Z">
        <w:r>
          <w:t xml:space="preserve">Under </w:t>
        </w:r>
      </w:ins>
      <w:ins w:id="369" w:author="RMH" w:date="2017-03-09T10:09:00Z">
        <w:r>
          <w:t>Trim for Assembly</w:t>
        </w:r>
      </w:ins>
      <w:ins w:id="370" w:author="RMH" w:date="2017-03-09T10:10:00Z">
        <w:r>
          <w:t>,</w:t>
        </w:r>
      </w:ins>
      <w:ins w:id="371" w:author="RMH" w:date="2017-03-09T10:09:00Z">
        <w:r>
          <w:t xml:space="preserve">  </w:t>
        </w:r>
      </w:ins>
      <w:ins w:id="372" w:author="RMH" w:date="2017-03-09T10:02:00Z">
        <w:r>
          <w:t>e</w:t>
        </w:r>
        <w:r w:rsidR="00E1747C">
          <w:t xml:space="preserve">dit </w:t>
        </w:r>
      </w:ins>
      <w:ins w:id="373" w:author="RMH" w:date="2017-03-09T10:11:00Z">
        <w:r>
          <w:t>--l</w:t>
        </w:r>
      </w:ins>
      <w:ins w:id="374" w:author="RMH" w:date="2017-03-09T10:09:00Z">
        <w:r>
          <w:t xml:space="preserve">ength ### </w:t>
        </w:r>
      </w:ins>
      <w:ins w:id="375" w:author="RMH" w:date="2017-03-09T10:02:00Z">
        <w:r w:rsidR="00E1747C">
          <w:t>so that it match</w:t>
        </w:r>
        <w:r>
          <w:t>es the length of your sequences.</w:t>
        </w:r>
      </w:ins>
    </w:p>
    <w:p w14:paraId="44A2A966" w14:textId="7967C7F9" w:rsidR="001664D9" w:rsidRDefault="001664D9" w:rsidP="001664D9">
      <w:pPr>
        <w:pStyle w:val="ListParagraph"/>
        <w:numPr>
          <w:ilvl w:val="4"/>
          <w:numId w:val="1"/>
        </w:numPr>
        <w:rPr>
          <w:ins w:id="376" w:author="RMH" w:date="2017-03-09T10:13:00Z"/>
        </w:rPr>
        <w:pPrChange w:id="377" w:author="RMH" w:date="2017-03-09T10:10:00Z">
          <w:pPr>
            <w:pStyle w:val="ListParagraph"/>
            <w:numPr>
              <w:ilvl w:val="3"/>
              <w:numId w:val="1"/>
            </w:numPr>
            <w:ind w:left="2880" w:hanging="360"/>
          </w:pPr>
        </w:pPrChange>
      </w:pPr>
      <w:ins w:id="378" w:author="RMH" w:date="2017-03-09T10:10:00Z">
        <w:r>
          <w:t>For ezRAD, there is a second trim line that clips 5bp off the forward read, set this --length 5bp shorter than the previous length.</w:t>
        </w:r>
      </w:ins>
    </w:p>
    <w:p w14:paraId="0F12A28A" w14:textId="163B5C38" w:rsidR="001664D9" w:rsidRDefault="001664D9" w:rsidP="001664D9">
      <w:pPr>
        <w:pStyle w:val="ListParagraph"/>
        <w:numPr>
          <w:ilvl w:val="4"/>
          <w:numId w:val="1"/>
        </w:numPr>
        <w:rPr>
          <w:ins w:id="379" w:author="RMH" w:date="2017-03-09T10:02:00Z"/>
        </w:rPr>
        <w:pPrChange w:id="380" w:author="RMH" w:date="2017-03-09T10:10:00Z">
          <w:pPr>
            <w:pStyle w:val="ListParagraph"/>
            <w:numPr>
              <w:ilvl w:val="3"/>
              <w:numId w:val="1"/>
            </w:numPr>
            <w:ind w:left="2880" w:hanging="360"/>
          </w:pPr>
        </w:pPrChange>
      </w:pPr>
      <w:ins w:id="381" w:author="RMH" w:date="2017-03-09T10:13:00Z">
        <w:r>
          <w:t>For ddRAD the F sequence is already 5bp shorter</w:t>
        </w:r>
      </w:ins>
      <w:ins w:id="382" w:author="RMH" w:date="2017-03-09T10:14:00Z">
        <w:r w:rsidR="00F43D2D">
          <w:t xml:space="preserve"> than the R</w:t>
        </w:r>
      </w:ins>
      <w:ins w:id="383"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t>13=95%</w:t>
      </w:r>
    </w:p>
    <w:p w14:paraId="7D19B2C1" w14:textId="77777777" w:rsidR="00A7082A" w:rsidRDefault="00A7082A" w:rsidP="00A7082A">
      <w:pPr>
        <w:pStyle w:val="ListParagraph"/>
        <w:numPr>
          <w:ilvl w:val="5"/>
          <w:numId w:val="1"/>
        </w:numPr>
      </w:pPr>
      <w:r>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pPr>
      <w:r>
        <w:lastRenderedPageBreak/>
        <w:t>If there is excessive loss of reads, the quality settings may be set too high or the quality of your sequence may be too low</w:t>
      </w: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46D4841A" w14:textId="77777777" w:rsidR="005F742F" w:rsidRDefault="005F742F" w:rsidP="005F742F"/>
    <w:p w14:paraId="61DCAE6A" w14:textId="77777777" w:rsidR="00FA2A3E" w:rsidRDefault="00FA2A3E" w:rsidP="005F742F">
      <w:r>
        <w:br w:type="page"/>
      </w:r>
    </w:p>
    <w:p w14:paraId="6A1BF198" w14:textId="77777777" w:rsidR="00323381" w:rsidRDefault="00372661" w:rsidP="00323381">
      <w:pPr>
        <w:pStyle w:val="ListParagraph"/>
        <w:numPr>
          <w:ilvl w:val="0"/>
          <w:numId w:val="1"/>
        </w:numPr>
        <w:ind w:left="720"/>
        <w:rPr>
          <w:b/>
        </w:rPr>
      </w:pPr>
      <w:r w:rsidRPr="00C4485B">
        <w:rPr>
          <w:b/>
        </w:rPr>
        <w:lastRenderedPageBreak/>
        <w:t>PE 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77777777" w:rsidR="00C4485B" w:rsidRDefault="00C4485B" w:rsidP="00C4485B">
      <w:pPr>
        <w:pStyle w:val="ListParagraph"/>
        <w:ind w:left="540"/>
      </w:pPr>
      <w:r>
        <w:t>The paired end assembly is really a two step process.  In the first step, we determine which reads to use in reference creation.  In the second step, the reference is created.  At this point, I like to generate several references then pick 3 for mapping based upon the results.</w:t>
      </w:r>
    </w:p>
    <w:p w14:paraId="086E5D51" w14:textId="77777777" w:rsidR="00C4485B" w:rsidRDefault="00C4485B" w:rsidP="00C4485B">
      <w:pPr>
        <w:pStyle w:val="ListParagraph"/>
        <w:ind w:left="540"/>
      </w:pPr>
    </w:p>
    <w:p w14:paraId="0CFE8EAC" w14:textId="77777777" w:rsidR="00177A8F" w:rsidRDefault="00177A8F" w:rsidP="00177A8F">
      <w:pPr>
        <w:pStyle w:val="ListParagraph"/>
        <w:numPr>
          <w:ilvl w:val="1"/>
          <w:numId w:val="1"/>
        </w:numPr>
        <w:ind w:left="540"/>
      </w:pPr>
      <w:r>
        <w:t xml:space="preserve">Script: </w:t>
      </w:r>
      <w:commentRangeStart w:id="384"/>
      <w:r w:rsidR="005E329F">
        <w:t>a</w:t>
      </w:r>
      <w:r w:rsidR="00735AEC">
        <w:t>ss</w:t>
      </w:r>
      <w:r w:rsidR="005E329F">
        <w:t>mFiles.sh</w:t>
      </w:r>
      <w:commentRangeEnd w:id="384"/>
      <w:r w:rsidR="008F5F43">
        <w:rPr>
          <w:rStyle w:val="CommentReference"/>
        </w:rPr>
        <w:commentReference w:id="384"/>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Type_of_Assembly (PE, SE, OL, RPE)</w:t>
      </w:r>
    </w:p>
    <w:p w14:paraId="419D387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7777777" w:rsidR="00735AEC" w:rsidRDefault="00735AEC" w:rsidP="00735AEC">
      <w:pPr>
        <w:pStyle w:val="ListParagraph"/>
        <w:numPr>
          <w:ilvl w:val="2"/>
          <w:numId w:val="1"/>
        </w:numPr>
      </w:pPr>
      <w:r>
        <w:t>Sbatch assmFiles.sh</w:t>
      </w:r>
    </w:p>
    <w:p w14:paraId="18BACF7B" w14:textId="77777777" w:rsidR="00735AEC" w:rsidRDefault="00735AEC" w:rsidP="00C1044D">
      <w:pPr>
        <w:pStyle w:val="ListParagraph"/>
        <w:numPr>
          <w:ilvl w:val="1"/>
          <w:numId w:val="1"/>
        </w:numPr>
        <w:ind w:left="540"/>
      </w:pPr>
      <w:r>
        <w:t>Squeue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77777777" w:rsidR="007B367C" w:rsidRDefault="007B367C" w:rsidP="004E3B63">
      <w:pPr>
        <w:pStyle w:val="ListParagraph"/>
        <w:numPr>
          <w:ilvl w:val="3"/>
          <w:numId w:val="1"/>
        </w:numPr>
        <w:ind w:left="1800"/>
      </w:pPr>
      <w:r>
        <w:t>If there are errors, erroneous files created in this run of ddocent should be deleted</w:t>
      </w:r>
    </w:p>
    <w:p w14:paraId="50F8C1B7" w14:textId="77777777" w:rsidR="007B367C" w:rsidRDefault="007B367C" w:rsidP="007B367C">
      <w:pPr>
        <w:pStyle w:val="ListParagraph"/>
        <w:numPr>
          <w:ilvl w:val="4"/>
          <w:numId w:val="1"/>
        </w:numPr>
      </w:pPr>
      <w:r>
        <w:lastRenderedPageBreak/>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t>Run the following command to delete erroneous files</w:t>
      </w:r>
    </w:p>
    <w:p w14:paraId="4109511A" w14:textId="77777777" w:rsidR="007B367C" w:rsidRDefault="007B367C" w:rsidP="007B367C">
      <w:pPr>
        <w:pStyle w:val="ListParagraph"/>
        <w:numPr>
          <w:ilvl w:val="5"/>
          <w:numId w:val="1"/>
        </w:numPr>
      </w:pPr>
      <w:r>
        <w:t>rm erroneousfiles</w:t>
      </w:r>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lastRenderedPageBreak/>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r w:rsidRPr="004F2AB5">
        <w:rPr>
          <w:b/>
        </w:rPr>
        <w:lastRenderedPageBreak/>
        <w:t>PE 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pPr>
      <w:r>
        <w:t>uniqCperindiv.CUTOFF1</w:t>
      </w:r>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lastRenderedPageBreak/>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lastRenderedPageBreak/>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pPr>
      <w:r>
        <w:t>This process should complete very quickly now</w:t>
      </w:r>
    </w:p>
    <w:p w14:paraId="0EA5BA2A" w14:textId="77777777" w:rsidR="00CA4E70" w:rsidRDefault="00CA4E70" w:rsidP="00CA4E70">
      <w:pPr>
        <w:pStyle w:val="ListParagraph"/>
        <w:numPr>
          <w:ilvl w:val="1"/>
          <w:numId w:val="1"/>
        </w:numPr>
      </w:pPr>
      <w:r>
        <w:t>Finally, you can evaluate the reference.fasta 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lastRenderedPageBreak/>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385" w:author="RMH" w:date="2017-03-09T10:16:00Z"/>
        </w:rPr>
      </w:pPr>
      <w:r>
        <w:t>grep –c ‘NNNNNNNNNN’ reference.cutoff1.cutoff2.fasta</w:t>
      </w:r>
    </w:p>
    <w:p w14:paraId="36A1F3C1" w14:textId="6E86E5AE" w:rsidR="00E2663E" w:rsidRDefault="00E2663E" w:rsidP="006B3936">
      <w:pPr>
        <w:pStyle w:val="ListParagraph"/>
        <w:numPr>
          <w:ilvl w:val="4"/>
          <w:numId w:val="1"/>
        </w:numPr>
        <w:rPr>
          <w:ins w:id="386" w:author="RMH" w:date="2017-03-09T10:16:00Z"/>
        </w:rPr>
      </w:pPr>
      <w:ins w:id="387" w:author="RMH" w:date="2017-03-09T10:16:00Z">
        <w:r>
          <w:t>To count for all references at once</w:t>
        </w:r>
      </w:ins>
    </w:p>
    <w:p w14:paraId="7E1108AE" w14:textId="556F63A1" w:rsidR="00E2663E" w:rsidRDefault="00E2663E" w:rsidP="00A42585">
      <w:pPr>
        <w:pStyle w:val="ListParagraph"/>
        <w:numPr>
          <w:ilvl w:val="5"/>
          <w:numId w:val="1"/>
        </w:numPr>
      </w:pPr>
      <w:ins w:id="388" w:author="RMH" w:date="2017-03-09T10:16:00Z">
        <w:r>
          <w:t>grep –c ‘NNNNNNNNNN’ reference.*.fasta</w:t>
        </w:r>
      </w:ins>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389" w:author="RMH" w:date="2017-03-09T10:16:00Z"/>
        </w:rPr>
      </w:pPr>
      <w:r>
        <w:t>grep –</w:t>
      </w:r>
      <w:r w:rsidR="00846A8D">
        <w:t>c ‘Contig</w:t>
      </w:r>
      <w:r>
        <w:t>’ reference.cutoff1.cutoff2.fasta</w:t>
      </w:r>
    </w:p>
    <w:p w14:paraId="2D4DF753" w14:textId="1ADF2315" w:rsidR="00E2663E" w:rsidRDefault="00E2663E" w:rsidP="006B3936">
      <w:pPr>
        <w:pStyle w:val="ListParagraph"/>
        <w:numPr>
          <w:ilvl w:val="4"/>
          <w:numId w:val="1"/>
        </w:numPr>
        <w:rPr>
          <w:ins w:id="390" w:author="RMH" w:date="2017-03-09T10:16:00Z"/>
        </w:rPr>
      </w:pPr>
      <w:ins w:id="391" w:author="RMH" w:date="2017-03-09T10:16:00Z">
        <w:r>
          <w:t>To count for all references at once</w:t>
        </w:r>
      </w:ins>
    </w:p>
    <w:p w14:paraId="2315EAD8" w14:textId="06CAF85D" w:rsidR="00E2663E" w:rsidRDefault="00E2663E" w:rsidP="00A42585">
      <w:pPr>
        <w:pStyle w:val="ListParagraph"/>
        <w:numPr>
          <w:ilvl w:val="5"/>
          <w:numId w:val="1"/>
        </w:numPr>
      </w:pPr>
      <w:ins w:id="392" w:author="RMH" w:date="2017-03-09T10:16:00Z">
        <w:r>
          <w:t>grep –c ‘Contig’ reference.*.fasta</w:t>
        </w:r>
      </w:ins>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Default="00732AAD" w:rsidP="00406016">
      <w:pPr>
        <w:pStyle w:val="ListParagraph"/>
        <w:numPr>
          <w:ilvl w:val="1"/>
          <w:numId w:val="1"/>
        </w:numPr>
      </w:pPr>
      <w:r>
        <w:t>Review the NumMapReads.txt file.  If there are libraries with too few reads(libraries with too many reads should have been dealt with prior to trimming), then</w:t>
      </w:r>
    </w:p>
    <w:p w14:paraId="4FC1DFB2" w14:textId="77777777" w:rsidR="00732AAD" w:rsidRDefault="00732AAD" w:rsidP="00732AAD">
      <w:pPr>
        <w:pStyle w:val="ListParagraph"/>
        <w:numPr>
          <w:ilvl w:val="2"/>
          <w:numId w:val="1"/>
        </w:numPr>
      </w:pPr>
      <w:r>
        <w:t>In the mapping directory</w:t>
      </w:r>
    </w:p>
    <w:p w14:paraId="5BAF89BA" w14:textId="77777777" w:rsidR="00732AAD" w:rsidRDefault="00732AAD" w:rsidP="00732AAD">
      <w:pPr>
        <w:pStyle w:val="ListParagraph"/>
        <w:numPr>
          <w:ilvl w:val="3"/>
          <w:numId w:val="1"/>
        </w:numPr>
      </w:pPr>
      <w:r>
        <w:t>mkdir lowReadNum</w:t>
      </w:r>
    </w:p>
    <w:p w14:paraId="78438B25" w14:textId="77777777" w:rsidR="00732AAD" w:rsidRDefault="00732AAD" w:rsidP="00732AAD">
      <w:pPr>
        <w:pStyle w:val="ListParagraph"/>
        <w:numPr>
          <w:ilvl w:val="3"/>
          <w:numId w:val="1"/>
        </w:numPr>
      </w:pPr>
      <w:r>
        <w:t>move the files with too few reads to the lowReadNum directory</w:t>
      </w:r>
    </w:p>
    <w:p w14:paraId="523DFDD5" w14:textId="77777777" w:rsidR="00865E5E" w:rsidRDefault="00865E5E" w:rsidP="00865E5E">
      <w:pPr>
        <w:pStyle w:val="ListParagraph"/>
        <w:numPr>
          <w:ilvl w:val="4"/>
          <w:numId w:val="1"/>
        </w:numPr>
      </w:pPr>
      <w:r>
        <w:t>first list files in order of size</w:t>
      </w:r>
    </w:p>
    <w:p w14:paraId="2F3FA3BB" w14:textId="77777777" w:rsidR="00865E5E" w:rsidRDefault="00865E5E" w:rsidP="00865E5E">
      <w:pPr>
        <w:pStyle w:val="ListParagraph"/>
        <w:numPr>
          <w:ilvl w:val="5"/>
          <w:numId w:val="1"/>
        </w:numPr>
      </w:pPr>
      <w:r>
        <w:t>ls –lS</w:t>
      </w:r>
    </w:p>
    <w:p w14:paraId="3778FE1F" w14:textId="77777777" w:rsidR="00865E5E" w:rsidRDefault="00865E5E" w:rsidP="00865E5E">
      <w:pPr>
        <w:pStyle w:val="ListParagraph"/>
        <w:numPr>
          <w:ilvl w:val="4"/>
          <w:numId w:val="1"/>
        </w:numPr>
      </w:pPr>
      <w:r>
        <w:t>then try to list the files to be moved on the screen</w:t>
      </w:r>
      <w:r w:rsidR="00C5528A">
        <w:t>, make sure you only get the files that you want to move</w:t>
      </w:r>
    </w:p>
    <w:p w14:paraId="37B9C627" w14:textId="77777777" w:rsidR="00865E5E" w:rsidRDefault="00865E5E" w:rsidP="00865E5E">
      <w:pPr>
        <w:pStyle w:val="ListParagraph"/>
        <w:numPr>
          <w:ilvl w:val="5"/>
          <w:numId w:val="1"/>
        </w:numPr>
      </w:pPr>
      <w:r w:rsidRPr="00865E5E">
        <w:t>find -maxdepth 1 -size +1600000c -a -size -10800000c</w:t>
      </w:r>
    </w:p>
    <w:p w14:paraId="6CF3864E" w14:textId="77777777" w:rsidR="00865E5E" w:rsidRDefault="00865E5E" w:rsidP="00865E5E">
      <w:pPr>
        <w:pStyle w:val="ListParagraph"/>
        <w:numPr>
          <w:ilvl w:val="4"/>
          <w:numId w:val="1"/>
        </w:numPr>
      </w:pPr>
      <w:r>
        <w:t>if that grabs the files you want, then move them</w:t>
      </w:r>
    </w:p>
    <w:p w14:paraId="55744AC2" w14:textId="77777777" w:rsidR="00865E5E" w:rsidRDefault="00865E5E" w:rsidP="00865E5E">
      <w:pPr>
        <w:pStyle w:val="ListParagraph"/>
        <w:numPr>
          <w:ilvl w:val="5"/>
          <w:numId w:val="1"/>
        </w:numPr>
      </w:pPr>
      <w:r w:rsidRPr="00865E5E">
        <w:t>find -maxdepth 1 -size +1600000c -a -size -10800000c -exec mv {} lowReadNum/ \;</w:t>
      </w:r>
    </w:p>
    <w:p w14:paraId="6964C805" w14:textId="77777777" w:rsidR="006D74A2" w:rsidRDefault="006D74A2" w:rsidP="006D74A2">
      <w:pPr>
        <w:pStyle w:val="ListParagraph"/>
        <w:numPr>
          <w:ilvl w:val="2"/>
          <w:numId w:val="1"/>
        </w:numPr>
      </w:pPr>
      <w:r>
        <w:t>these libraries need to be resequenced</w:t>
      </w:r>
    </w:p>
    <w:p w14:paraId="5A5A55F6" w14:textId="77777777" w:rsidR="006D74A2" w:rsidRDefault="006D74A2" w:rsidP="006D74A2">
      <w:pPr>
        <w:pStyle w:val="ListParagraph"/>
        <w:numPr>
          <w:ilvl w:val="3"/>
          <w:numId w:val="1"/>
        </w:numPr>
      </w:pPr>
      <w: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lastRenderedPageBreak/>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--mail-type=begin  #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module load ddocent/2.24</w:t>
      </w:r>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lastRenderedPageBreak/>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393" w:author="RMH" w:date="2017-03-09T10:27:00Z"/>
        </w:rPr>
      </w:pPr>
      <w:ins w:id="394" w:author="RMH" w:date="2017-03-09T10:27:00Z">
        <w:r w:rsidRPr="0044558C">
          <w:lastRenderedPageBreak/>
          <w:t>C</w:t>
        </w:r>
        <w:r w:rsidR="00C158F9" w:rsidRPr="001C265D">
          <w:t>ount</w:t>
        </w:r>
      </w:ins>
      <w:ins w:id="395" w:author="RMH" w:date="2017-03-09T10:28:00Z">
        <w:r>
          <w:t xml:space="preserve"> the</w:t>
        </w:r>
      </w:ins>
      <w:ins w:id="396" w:author="RMH" w:date="2017-03-09T10:27:00Z">
        <w:r w:rsidR="00C158F9" w:rsidRPr="001C265D">
          <w:t xml:space="preserve"> </w:t>
        </w:r>
      </w:ins>
      <w:ins w:id="397" w:author="RMH" w:date="2017-03-09T10:28:00Z">
        <w:r>
          <w:t xml:space="preserve">total number of reads mapped per individual (or pool) and the number of reads </w:t>
        </w:r>
      </w:ins>
      <w:ins w:id="398" w:author="RMH" w:date="2017-03-09T10:29:00Z">
        <w:r>
          <w:t>for which the F and R are not mapped to the same contig (i.e., mate mapped to different chromosome)</w:t>
        </w:r>
      </w:ins>
      <w:ins w:id="399" w:author="RMH" w:date="2017-03-09T10:34:00Z">
        <w:r w:rsidR="000B130B">
          <w:t>; graph to compare among references.</w:t>
        </w:r>
      </w:ins>
    </w:p>
    <w:p w14:paraId="3B79F374" w14:textId="78A7A153" w:rsidR="0044558C" w:rsidRDefault="000B130B" w:rsidP="001C265D">
      <w:pPr>
        <w:pStyle w:val="ListParagraph"/>
        <w:numPr>
          <w:ilvl w:val="2"/>
          <w:numId w:val="1"/>
        </w:numPr>
        <w:rPr>
          <w:ins w:id="400" w:author="RMH" w:date="2017-03-09T10:33:00Z"/>
        </w:rPr>
      </w:pPr>
      <w:ins w:id="401" w:author="RMH" w:date="2017-03-09T10:31:00Z">
        <w:r>
          <w:t>Update the CountMappedReadsX.X.sh script, by finding and replacing all X.X with the cutoff1.cutoff2 of the reference for which you want the counts. Repeat this process for each</w:t>
        </w:r>
      </w:ins>
      <w:ins w:id="402" w:author="RMH" w:date="2017-03-09T10:32:00Z">
        <w:r>
          <w:t xml:space="preserve"> set of </w:t>
        </w:r>
      </w:ins>
      <w:ins w:id="403" w:author="RMH" w:date="2017-03-09T10:34:00Z">
        <w:r>
          <w:t>reference cutoff results</w:t>
        </w:r>
      </w:ins>
      <w:ins w:id="404" w:author="RMH" w:date="2017-03-09T10:32:00Z">
        <w:r>
          <w:t xml:space="preserve"> you want to count.</w:t>
        </w:r>
      </w:ins>
      <w:ins w:id="405" w:author="RMH" w:date="2017-03-09T10:31:00Z">
        <w:r>
          <w:t xml:space="preserve"> </w:t>
        </w:r>
      </w:ins>
    </w:p>
    <w:p w14:paraId="7475BFF4" w14:textId="08CD42B2" w:rsidR="000B130B" w:rsidRDefault="000B130B" w:rsidP="001C265D">
      <w:pPr>
        <w:pStyle w:val="ListParagraph"/>
        <w:numPr>
          <w:ilvl w:val="3"/>
          <w:numId w:val="1"/>
        </w:numPr>
        <w:rPr>
          <w:ins w:id="406" w:author="RMH" w:date="2017-03-09T10:30:00Z"/>
        </w:rPr>
      </w:pPr>
      <w:ins w:id="407" w:author="RMH" w:date="2017-03-09T10:33:00Z">
        <w:r>
          <w:t>To find and replace in nano, type ctrl + \  then follow prompts at bottom of screen.</w:t>
        </w:r>
      </w:ins>
    </w:p>
    <w:p w14:paraId="11167DAE" w14:textId="65CA17FD" w:rsidR="00C158F9" w:rsidRPr="001C265D" w:rsidRDefault="000B130B" w:rsidP="001C265D">
      <w:pPr>
        <w:pStyle w:val="ListParagraph"/>
        <w:numPr>
          <w:ilvl w:val="2"/>
          <w:numId w:val="1"/>
        </w:numPr>
        <w:rPr>
          <w:ins w:id="408" w:author="RMH" w:date="2017-03-09T10:27:00Z"/>
        </w:rPr>
      </w:pPr>
      <w:ins w:id="409" w:author="RMH" w:date="2017-03-09T10:27:00Z">
        <w:r w:rsidRPr="000B130B">
          <w:t>sbatch</w:t>
        </w:r>
      </w:ins>
      <w:ins w:id="410" w:author="RMH" w:date="2017-03-09T10:30:00Z">
        <w:r w:rsidR="0044558C">
          <w:t xml:space="preserve"> </w:t>
        </w:r>
        <w:r w:rsidR="0044558C" w:rsidRPr="0044558C">
          <w:t>CountMappedReadsX.</w:t>
        </w:r>
        <w:r w:rsidR="0044558C">
          <w:t>X.sh</w:t>
        </w:r>
      </w:ins>
      <w:ins w:id="411" w:author="RMH" w:date="2017-03-09T10:27:00Z">
        <w:r w:rsidR="00C158F9" w:rsidRPr="001C265D">
          <w:t xml:space="preserve"> </w:t>
        </w:r>
      </w:ins>
    </w:p>
    <w:p w14:paraId="40461EDD" w14:textId="77777777" w:rsidR="00C158F9" w:rsidRPr="001C265D" w:rsidRDefault="00C158F9" w:rsidP="00C158F9">
      <w:pPr>
        <w:pStyle w:val="ListParagraph"/>
        <w:ind w:left="2160"/>
        <w:rPr>
          <w:ins w:id="412" w:author="RMH" w:date="2017-03-09T10:27:00Z"/>
          <w:rFonts w:ascii="Courier New" w:hAnsi="Courier New" w:cs="Courier New"/>
          <w:sz w:val="16"/>
          <w:szCs w:val="16"/>
        </w:rPr>
      </w:pPr>
      <w:ins w:id="413" w:author="RMH" w:date="2017-03-09T10:27:00Z">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414"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415" w:author="RMH" w:date="2017-03-09T10:27:00Z"/>
          <w:rFonts w:ascii="Courier New" w:hAnsi="Courier New" w:cs="Courier New"/>
          <w:sz w:val="16"/>
          <w:szCs w:val="16"/>
        </w:rPr>
      </w:pPr>
      <w:ins w:id="416"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417" w:author="RMH" w:date="2017-03-09T10:27:00Z"/>
          <w:rFonts w:ascii="Courier New" w:hAnsi="Courier New" w:cs="Courier New"/>
          <w:sz w:val="16"/>
          <w:szCs w:val="16"/>
        </w:rPr>
      </w:pPr>
      <w:ins w:id="418"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419" w:author="RMH" w:date="2017-03-09T10:27:00Z"/>
          <w:rFonts w:ascii="Courier New" w:hAnsi="Courier New" w:cs="Courier New"/>
          <w:sz w:val="16"/>
          <w:szCs w:val="16"/>
        </w:rPr>
      </w:pPr>
      <w:ins w:id="420"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421" w:author="RMH" w:date="2017-03-09T10:27:00Z"/>
          <w:rFonts w:ascii="Courier New" w:hAnsi="Courier New" w:cs="Courier New"/>
          <w:sz w:val="16"/>
          <w:szCs w:val="16"/>
        </w:rPr>
      </w:pPr>
      <w:ins w:id="422"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423" w:author="RMH" w:date="2017-03-09T10:27:00Z"/>
          <w:rFonts w:ascii="Courier New" w:hAnsi="Courier New" w:cs="Courier New"/>
          <w:sz w:val="16"/>
          <w:szCs w:val="16"/>
        </w:rPr>
      </w:pPr>
      <w:ins w:id="424"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425" w:author="RMH" w:date="2017-03-09T10:27:00Z"/>
          <w:rFonts w:ascii="Courier New" w:hAnsi="Courier New" w:cs="Courier New"/>
          <w:sz w:val="16"/>
          <w:szCs w:val="16"/>
        </w:rPr>
      </w:pPr>
      <w:ins w:id="426" w:author="RMH" w:date="2017-03-09T10:27:00Z">
        <w:r w:rsidRPr="001C265D">
          <w:rPr>
            <w:rFonts w:ascii="Courier New" w:hAnsi="Courier New" w:cs="Courier New"/>
            <w:sz w:val="16"/>
            <w:szCs w:val="16"/>
          </w:rPr>
          <w:t>#SBATCH --mail-type=begin  # email me when the job starts</w:t>
        </w:r>
      </w:ins>
    </w:p>
    <w:p w14:paraId="6190EC2F" w14:textId="77777777" w:rsidR="00C158F9" w:rsidRPr="001C265D" w:rsidRDefault="00C158F9" w:rsidP="00C158F9">
      <w:pPr>
        <w:pStyle w:val="ListParagraph"/>
        <w:ind w:left="2160"/>
        <w:rPr>
          <w:ins w:id="427" w:author="RMH" w:date="2017-03-09T10:27:00Z"/>
          <w:rFonts w:ascii="Courier New" w:hAnsi="Courier New" w:cs="Courier New"/>
          <w:sz w:val="16"/>
          <w:szCs w:val="16"/>
        </w:rPr>
      </w:pPr>
      <w:ins w:id="428"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429"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430"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431" w:author="RMH" w:date="2017-03-09T10:27:00Z"/>
          <w:rFonts w:ascii="Courier New" w:hAnsi="Courier New" w:cs="Courier New"/>
          <w:sz w:val="16"/>
          <w:szCs w:val="16"/>
        </w:rPr>
      </w:pPr>
      <w:ins w:id="432"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433" w:author="RMH" w:date="2017-03-09T10:27:00Z"/>
          <w:rFonts w:ascii="Courier New" w:hAnsi="Courier New" w:cs="Courier New"/>
          <w:sz w:val="16"/>
          <w:szCs w:val="16"/>
        </w:rPr>
      </w:pPr>
      <w:ins w:id="434"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435"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436"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437" w:author="RMH" w:date="2017-03-09T10:27:00Z"/>
          <w:rFonts w:ascii="Courier New" w:hAnsi="Courier New" w:cs="Courier New"/>
          <w:sz w:val="16"/>
          <w:szCs w:val="16"/>
        </w:rPr>
      </w:pPr>
      <w:ins w:id="438"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439"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440" w:author="RMH" w:date="2017-03-09T10:27:00Z"/>
          <w:rFonts w:ascii="Courier New" w:hAnsi="Courier New" w:cs="Courier New"/>
          <w:sz w:val="16"/>
          <w:szCs w:val="16"/>
        </w:rPr>
      </w:pPr>
      <w:ins w:id="441" w:author="RMH" w:date="2017-03-09T10:27:00Z">
        <w:r w:rsidRPr="001C265D">
          <w:rPr>
            <w:rFonts w:ascii="Courier New" w:hAnsi="Courier New" w:cs="Courier New"/>
            <w:sz w:val="16"/>
            <w:szCs w:val="16"/>
          </w:rPr>
          <w:t>for i in $( ls | grep 'X.X-RG.bam$' ); do</w:t>
        </w:r>
      </w:ins>
    </w:p>
    <w:p w14:paraId="42B224EC" w14:textId="77777777" w:rsidR="00C158F9" w:rsidRPr="001C265D" w:rsidRDefault="00C158F9" w:rsidP="00C158F9">
      <w:pPr>
        <w:pStyle w:val="ListParagraph"/>
        <w:ind w:left="2160"/>
        <w:rPr>
          <w:ins w:id="442" w:author="RMH" w:date="2017-03-09T10:27:00Z"/>
          <w:rFonts w:ascii="Courier New" w:hAnsi="Courier New" w:cs="Courier New"/>
          <w:sz w:val="16"/>
          <w:szCs w:val="16"/>
        </w:rPr>
      </w:pPr>
      <w:ins w:id="443"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444" w:author="RMH" w:date="2017-03-09T10:27:00Z"/>
          <w:rFonts w:ascii="Courier New" w:hAnsi="Courier New" w:cs="Courier New"/>
          <w:sz w:val="16"/>
          <w:szCs w:val="16"/>
        </w:rPr>
      </w:pPr>
      <w:ins w:id="445"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446" w:author="RMH" w:date="2017-03-09T10:27:00Z"/>
          <w:rFonts w:ascii="Courier New" w:hAnsi="Courier New" w:cs="Courier New"/>
          <w:sz w:val="16"/>
          <w:szCs w:val="16"/>
        </w:rPr>
      </w:pPr>
      <w:ins w:id="447"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448" w:author="RMH" w:date="2017-03-09T10:27:00Z"/>
          <w:rFonts w:ascii="Courier New" w:hAnsi="Courier New" w:cs="Courier New"/>
          <w:sz w:val="16"/>
          <w:szCs w:val="16"/>
        </w:rPr>
      </w:pPr>
      <w:ins w:id="449"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450"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451"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452" w:author="RMH" w:date="2017-03-09T10:27:00Z"/>
          <w:rFonts w:ascii="Courier New" w:hAnsi="Courier New" w:cs="Courier New"/>
          <w:sz w:val="16"/>
          <w:szCs w:val="16"/>
        </w:rPr>
      </w:pPr>
      <w:ins w:id="453"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454" w:author="RMH" w:date="2017-03-09T10:27:00Z"/>
          <w:rFonts w:ascii="Courier New" w:hAnsi="Courier New" w:cs="Courier New"/>
          <w:sz w:val="16"/>
          <w:szCs w:val="16"/>
        </w:rPr>
      </w:pPr>
      <w:ins w:id="455"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456" w:author="RMH" w:date="2017-03-09T10:27:00Z"/>
          <w:rFonts w:ascii="Courier New" w:hAnsi="Courier New" w:cs="Courier New"/>
          <w:sz w:val="16"/>
          <w:szCs w:val="16"/>
        </w:rPr>
      </w:pPr>
      <w:ins w:id="457"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458"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459"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460" w:author="RMH" w:date="2017-03-09T10:27:00Z"/>
          <w:rFonts w:ascii="Courier New" w:hAnsi="Courier New" w:cs="Courier New"/>
          <w:sz w:val="16"/>
          <w:szCs w:val="16"/>
        </w:rPr>
      </w:pPr>
      <w:ins w:id="461"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462" w:author="RMH" w:date="2017-03-09T10:27:00Z"/>
          <w:rFonts w:ascii="Courier New" w:hAnsi="Courier New" w:cs="Courier New"/>
          <w:sz w:val="16"/>
          <w:szCs w:val="16"/>
        </w:rPr>
      </w:pPr>
      <w:ins w:id="463"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464" w:author="RMH" w:date="2017-03-09T10:27:00Z"/>
          <w:rFonts w:ascii="Courier New" w:hAnsi="Courier New" w:cs="Courier New"/>
          <w:sz w:val="16"/>
          <w:szCs w:val="16"/>
        </w:rPr>
      </w:pPr>
      <w:ins w:id="465"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466" w:author="RMH" w:date="2017-03-09T10:26:00Z"/>
          <w:b/>
        </w:rPr>
      </w:pPr>
    </w:p>
    <w:p w14:paraId="60EADE47" w14:textId="77777777" w:rsidR="00C158F9" w:rsidRDefault="00C158F9" w:rsidP="00B651D5">
      <w:pPr>
        <w:pStyle w:val="ListParagraph"/>
        <w:rPr>
          <w:ins w:id="467" w:author="RMH" w:date="2017-03-09T10:27:00Z"/>
          <w:b/>
        </w:rPr>
      </w:pPr>
      <w:bookmarkStart w:id="468" w:name="_GoBack"/>
    </w:p>
    <w:p w14:paraId="2D5E2DF9" w14:textId="77777777" w:rsidR="00C158F9" w:rsidRDefault="00C158F9" w:rsidP="00B651D5">
      <w:pPr>
        <w:pStyle w:val="ListParagraph"/>
        <w:rPr>
          <w:ins w:id="469" w:author="RMH" w:date="2017-03-09T10:27:00Z"/>
          <w:b/>
        </w:rPr>
      </w:pPr>
    </w:p>
    <w:bookmarkEnd w:id="468"/>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A42585" w:rsidP="00284530">
      <w:pPr>
        <w:pStyle w:val="ListParagraph"/>
        <w:numPr>
          <w:ilvl w:val="2"/>
          <w:numId w:val="1"/>
        </w:numPr>
      </w:pPr>
      <w:hyperlink r:id="rId40"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A42585" w:rsidP="00E53BEE">
      <w:pPr>
        <w:pStyle w:val="ListParagraph"/>
        <w:numPr>
          <w:ilvl w:val="3"/>
          <w:numId w:val="1"/>
        </w:numPr>
      </w:pPr>
      <w:hyperlink r:id="rId41"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pPr>
      <w:r>
        <w:t>If you can’t decipher among individuals, then your filtering will need to be modified.</w:t>
      </w:r>
    </w:p>
    <w:p w14:paraId="22A9771F" w14:textId="77777777" w:rsidR="00E53BEE" w:rsidRPr="00E446EF" w:rsidRDefault="00E53BEE" w:rsidP="00E53BEE">
      <w:pPr>
        <w:pStyle w:val="ListParagraph"/>
        <w:numPr>
          <w:ilvl w:val="2"/>
          <w:numId w:val="1"/>
        </w:numPr>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7AA6D97F" w14:textId="77777777" w:rsidR="004032F0" w:rsidRDefault="004032F0" w:rsidP="004032F0">
      <w:r>
        <w:lastRenderedPageBreak/>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2"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660288"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2FE0AA" id="Rectangle 45" o:spid="_x0000_s1026" style="position:absolute;margin-left:305.25pt;margin-top:73.75pt;width:143.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C158F9" w:rsidRDefault="00C158F9"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424.5pt;margin-top:10.75pt;width:63.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" fillcolor="white [3201]" strokeweight=".5pt">
                <v:textbox>
                  <w:txbxContent>
                    <w:p w14:paraId="5CF32A4B" w14:textId="77777777" w:rsidR="004032F0" w:rsidRDefault="004032F0" w:rsidP="004032F0">
                      <w:r>
                        <w:t>CLICK</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type w14:anchorId="49D46086"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63360"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92FD1CB" id="Oval 48" o:spid="_x0000_s1026" style="position:absolute;margin-left:347.2pt;margin-top:47.05pt;width:1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C0D917" id="Straight Arrow Connector 49" o:spid="_x0000_s1026" type="#_x0000_t32" style="position:absolute;margin-left:315.7pt;margin-top:32pt;width:30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3831"/>
                    <a:stretch/>
                  </pic:blipFill>
                  <pic:spPr bwMode="auto">
                    <a:xfrm>
                      <a:off x="0" y="0"/>
                      <a:ext cx="5943600" cy="1019175"/>
                    </a:xfrm>
                    <a:prstGeom prst="rect">
                      <a:avLst/>
                    </a:prstGeom>
                    <a:ln>
                      <a:noFill/>
                    </a:ln>
                    <a:extLst>
                      <a:ext uri="{53640926-AAD7-44d8-BBD7-CCE9431645EC}">
                        <a14:shadowObscured xmlns:a14="http://schemas.microsoft.com/office/drawing/2010/main"/>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48"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7456"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C158F9" w:rsidRDefault="00C158F9"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margin-left:-61.45pt;margin-top:43.95pt;width:60.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" filled="f" strokecolor="red" strokeweight=".5pt">
                <v:textbox>
                  <w:txbxContent>
                    <w:p w14:paraId="612D845D" w14:textId="77777777" w:rsidR="004032F0" w:rsidRDefault="004032F0" w:rsidP="004032F0">
                      <w:pPr>
                        <w:jc w:val="center"/>
                      </w:pPr>
                      <w:r>
                        <w:t>CLICK</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 w14:anchorId="551C2AD7" id="Straight Arrow Connector 51" o:spid="_x0000_s1026" type="#_x0000_t32" style="position:absolute;margin-left:-27.75pt;margin-top:70.2pt;width:24.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284BB8F" id="Rectangle 52" o:spid="_x0000_s1026" style="position:absolute;margin-left:0;margin-top:92.7pt;width:147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673600"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C158F9" w:rsidRDefault="00C158F9"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8" type="#_x0000_t202" style="position:absolute;margin-left:-52.45pt;margin-top:202.15pt;width:75.7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" fillcolor="white [3201]" strokeweight=".5pt">
                <v:textbox>
                  <w:txbxContent>
                    <w:p w14:paraId="53F4519F" w14:textId="77777777" w:rsidR="004032F0" w:rsidRDefault="004032F0"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 w14:anchorId="21A8643B" id="Straight Arrow Connector 25" o:spid="_x0000_s1026" type="#_x0000_t32" style="position:absolute;margin-left:8.25pt;margin-top:222.4pt;width:20.2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CFF8ED8" id="Rectangle 24" o:spid="_x0000_s1026" style="position:absolute;margin-left:33.8pt;margin-top:238.1pt;width:43.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C158F9" w:rsidRDefault="00C158F9"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62.95pt;margin-top:139.9pt;width:77.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" fillcolor="white [3201]" strokeweight=".5pt">
                <v:textbox>
                  <w:txbxContent>
                    <w:p w14:paraId="217226E1" w14:textId="77777777" w:rsidR="004032F0" w:rsidRDefault="004032F0"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 w14:anchorId="24F9EFB1" id="Straight Arrow Connector 22" o:spid="_x0000_s1026" type="#_x0000_t32" style="position:absolute;margin-left:-7.5pt;margin-top:161.65pt;width:21.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5AFEB07" id="Rectangle 21" o:spid="_x0000_s1026" style="position:absolute;margin-left:19.5pt;margin-top:180.4pt;width:44.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r>
        <w:t>Consult the rename manual on your system by t</w:t>
      </w:r>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4" w:author="RMH" w:date="2017-02-27T11:55:00Z" w:initials="R">
    <w:p w14:paraId="05D49AC2" w14:textId="77777777" w:rsidR="00C158F9" w:rsidRDefault="00C158F9"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C158F9" w:rsidRDefault="00C158F9" w:rsidP="008F5F43">
      <w:pPr>
        <w:pStyle w:val="CommentText"/>
      </w:pPr>
    </w:p>
    <w:p w14:paraId="1CD8F634" w14:textId="77777777" w:rsidR="00C158F9" w:rsidRDefault="00C158F9" w:rsidP="008F5F43">
      <w:pPr>
        <w:pStyle w:val="CommentText"/>
      </w:pPr>
      <w:r>
        <w:t>If run on normal node, remove ‘10-‘</w:t>
      </w:r>
    </w:p>
    <w:p w14:paraId="6B2C1567" w14:textId="4A69DF70" w:rsidR="00C158F9" w:rsidRDefault="00C158F9" w:rsidP="008F5F43">
      <w:pPr>
        <w:pStyle w:val="CommentText"/>
      </w:pPr>
      <w:r w:rsidRPr="00A75695">
        <w:t>#SBATCH --time=96:00:00</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B6157" w14:textId="77777777" w:rsidR="00C158F9" w:rsidRDefault="00C158F9" w:rsidP="007870B3">
      <w:pPr>
        <w:spacing w:after="0" w:line="240" w:lineRule="auto"/>
      </w:pPr>
      <w:r>
        <w:separator/>
      </w:r>
    </w:p>
  </w:endnote>
  <w:endnote w:type="continuationSeparator" w:id="0">
    <w:p w14:paraId="49E9EEB7" w14:textId="77777777" w:rsidR="00C158F9" w:rsidRDefault="00C158F9"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Calibri"/>
    <w:charset w:val="00"/>
    <w:family w:val="swiss"/>
    <w:pitch w:val="variable"/>
    <w:sig w:usb0="E4002EFF" w:usb1="C000E47F"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9683862"/>
      <w:docPartObj>
        <w:docPartGallery w:val="Page Numbers (Bottom of Page)"/>
        <w:docPartUnique/>
      </w:docPartObj>
    </w:sdtPr>
    <w:sdtEndPr>
      <w:rPr>
        <w:noProof/>
      </w:rPr>
    </w:sdtEndPr>
    <w:sdtContent>
      <w:p w14:paraId="446071DD" w14:textId="77777777" w:rsidR="00C158F9" w:rsidRDefault="00C158F9">
        <w:pPr>
          <w:pStyle w:val="Footer"/>
          <w:jc w:val="right"/>
        </w:pPr>
        <w:r>
          <w:fldChar w:fldCharType="begin"/>
        </w:r>
        <w:r>
          <w:instrText xml:space="preserve"> PAGE   \* MERGEFORMAT </w:instrText>
        </w:r>
        <w:r>
          <w:fldChar w:fldCharType="separate"/>
        </w:r>
        <w:r w:rsidR="00B651D5">
          <w:rPr>
            <w:noProof/>
          </w:rPr>
          <w:t>36</w:t>
        </w:r>
        <w:r>
          <w:rPr>
            <w:noProof/>
          </w:rPr>
          <w:fldChar w:fldCharType="end"/>
        </w:r>
      </w:p>
    </w:sdtContent>
  </w:sdt>
  <w:p w14:paraId="42FD06FF" w14:textId="77777777" w:rsidR="00C158F9" w:rsidRDefault="00C158F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42556F" w14:textId="77777777" w:rsidR="00C158F9" w:rsidRDefault="00C158F9" w:rsidP="007870B3">
      <w:pPr>
        <w:spacing w:after="0" w:line="240" w:lineRule="auto"/>
      </w:pPr>
      <w:r>
        <w:separator/>
      </w:r>
    </w:p>
  </w:footnote>
  <w:footnote w:type="continuationSeparator" w:id="0">
    <w:p w14:paraId="62032C95" w14:textId="77777777" w:rsidR="00C158F9" w:rsidRDefault="00C158F9" w:rsidP="007870B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F903801"/>
    <w:multiLevelType w:val="hybridMultilevel"/>
    <w:tmpl w:val="677A2B98"/>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61"/>
    <w:rsid w:val="00007B5B"/>
    <w:rsid w:val="00024DFE"/>
    <w:rsid w:val="000547BC"/>
    <w:rsid w:val="000663D5"/>
    <w:rsid w:val="00082B0B"/>
    <w:rsid w:val="000B130B"/>
    <w:rsid w:val="000C1B68"/>
    <w:rsid w:val="000D097D"/>
    <w:rsid w:val="000D3FE8"/>
    <w:rsid w:val="000F5D70"/>
    <w:rsid w:val="0010206D"/>
    <w:rsid w:val="001120EF"/>
    <w:rsid w:val="00130956"/>
    <w:rsid w:val="00130CBD"/>
    <w:rsid w:val="001317C9"/>
    <w:rsid w:val="0013344B"/>
    <w:rsid w:val="00133CF4"/>
    <w:rsid w:val="00141FD5"/>
    <w:rsid w:val="00154513"/>
    <w:rsid w:val="001664D9"/>
    <w:rsid w:val="00177A8F"/>
    <w:rsid w:val="00193F10"/>
    <w:rsid w:val="001A1B5E"/>
    <w:rsid w:val="001A7BB1"/>
    <w:rsid w:val="001B377E"/>
    <w:rsid w:val="001C265D"/>
    <w:rsid w:val="001D06C1"/>
    <w:rsid w:val="001E09B2"/>
    <w:rsid w:val="001E2CFE"/>
    <w:rsid w:val="002027EB"/>
    <w:rsid w:val="0021726E"/>
    <w:rsid w:val="00225517"/>
    <w:rsid w:val="00234E9F"/>
    <w:rsid w:val="002427AD"/>
    <w:rsid w:val="002500BF"/>
    <w:rsid w:val="00254EE5"/>
    <w:rsid w:val="00257BCA"/>
    <w:rsid w:val="00260A71"/>
    <w:rsid w:val="00265654"/>
    <w:rsid w:val="0027110C"/>
    <w:rsid w:val="00276928"/>
    <w:rsid w:val="00284530"/>
    <w:rsid w:val="0029125F"/>
    <w:rsid w:val="00296DBE"/>
    <w:rsid w:val="002A68BC"/>
    <w:rsid w:val="002E7180"/>
    <w:rsid w:val="002E7916"/>
    <w:rsid w:val="002F18E8"/>
    <w:rsid w:val="002F3A01"/>
    <w:rsid w:val="003040C5"/>
    <w:rsid w:val="00317E85"/>
    <w:rsid w:val="00320FB9"/>
    <w:rsid w:val="00323381"/>
    <w:rsid w:val="00331984"/>
    <w:rsid w:val="003377B0"/>
    <w:rsid w:val="0035111B"/>
    <w:rsid w:val="00357F6B"/>
    <w:rsid w:val="00372661"/>
    <w:rsid w:val="003767EE"/>
    <w:rsid w:val="00386B0A"/>
    <w:rsid w:val="003C2278"/>
    <w:rsid w:val="003C232C"/>
    <w:rsid w:val="003D1975"/>
    <w:rsid w:val="003E2798"/>
    <w:rsid w:val="004032F0"/>
    <w:rsid w:val="00406016"/>
    <w:rsid w:val="004241A4"/>
    <w:rsid w:val="0044558C"/>
    <w:rsid w:val="00446D12"/>
    <w:rsid w:val="00452040"/>
    <w:rsid w:val="00474583"/>
    <w:rsid w:val="00486E1F"/>
    <w:rsid w:val="004A05BB"/>
    <w:rsid w:val="004A10B6"/>
    <w:rsid w:val="004A5BC5"/>
    <w:rsid w:val="004D5F64"/>
    <w:rsid w:val="004E3B63"/>
    <w:rsid w:val="004F0DA4"/>
    <w:rsid w:val="004F2AB5"/>
    <w:rsid w:val="004F37F8"/>
    <w:rsid w:val="004F517D"/>
    <w:rsid w:val="005019AE"/>
    <w:rsid w:val="005078B3"/>
    <w:rsid w:val="00512FAF"/>
    <w:rsid w:val="005314C2"/>
    <w:rsid w:val="0053178E"/>
    <w:rsid w:val="005326A0"/>
    <w:rsid w:val="0054530E"/>
    <w:rsid w:val="005556B3"/>
    <w:rsid w:val="005559BE"/>
    <w:rsid w:val="005620F8"/>
    <w:rsid w:val="005B4E31"/>
    <w:rsid w:val="005C232F"/>
    <w:rsid w:val="005C6CE2"/>
    <w:rsid w:val="005E1277"/>
    <w:rsid w:val="005E23BE"/>
    <w:rsid w:val="005E329F"/>
    <w:rsid w:val="005F098D"/>
    <w:rsid w:val="005F742F"/>
    <w:rsid w:val="006575AA"/>
    <w:rsid w:val="00671DE6"/>
    <w:rsid w:val="00673D2A"/>
    <w:rsid w:val="00683B17"/>
    <w:rsid w:val="00684C12"/>
    <w:rsid w:val="006A61B1"/>
    <w:rsid w:val="006A6320"/>
    <w:rsid w:val="006B2805"/>
    <w:rsid w:val="006B3936"/>
    <w:rsid w:val="006B6B01"/>
    <w:rsid w:val="006C219F"/>
    <w:rsid w:val="006C340C"/>
    <w:rsid w:val="006D74A2"/>
    <w:rsid w:val="006E48B2"/>
    <w:rsid w:val="006E4C07"/>
    <w:rsid w:val="00700CC3"/>
    <w:rsid w:val="0073246B"/>
    <w:rsid w:val="00732AAD"/>
    <w:rsid w:val="00735AEC"/>
    <w:rsid w:val="007455AB"/>
    <w:rsid w:val="0076032E"/>
    <w:rsid w:val="00765705"/>
    <w:rsid w:val="007765DC"/>
    <w:rsid w:val="00786BC5"/>
    <w:rsid w:val="007870B3"/>
    <w:rsid w:val="007A147C"/>
    <w:rsid w:val="007A3FC6"/>
    <w:rsid w:val="007B367C"/>
    <w:rsid w:val="007B77CC"/>
    <w:rsid w:val="007C6063"/>
    <w:rsid w:val="007E112F"/>
    <w:rsid w:val="007F6237"/>
    <w:rsid w:val="007F6453"/>
    <w:rsid w:val="007F6D30"/>
    <w:rsid w:val="00800087"/>
    <w:rsid w:val="008070E7"/>
    <w:rsid w:val="008101A5"/>
    <w:rsid w:val="00811219"/>
    <w:rsid w:val="00813819"/>
    <w:rsid w:val="008236E4"/>
    <w:rsid w:val="00826951"/>
    <w:rsid w:val="00846A8D"/>
    <w:rsid w:val="00865E5E"/>
    <w:rsid w:val="008907D2"/>
    <w:rsid w:val="008A1C87"/>
    <w:rsid w:val="008B7F99"/>
    <w:rsid w:val="008D34A3"/>
    <w:rsid w:val="008E18CD"/>
    <w:rsid w:val="008F5F43"/>
    <w:rsid w:val="009060F7"/>
    <w:rsid w:val="00924409"/>
    <w:rsid w:val="00930813"/>
    <w:rsid w:val="00943212"/>
    <w:rsid w:val="00951334"/>
    <w:rsid w:val="00966025"/>
    <w:rsid w:val="00985025"/>
    <w:rsid w:val="009901FF"/>
    <w:rsid w:val="009B6098"/>
    <w:rsid w:val="009B7FA5"/>
    <w:rsid w:val="009D5CED"/>
    <w:rsid w:val="009E64ED"/>
    <w:rsid w:val="009F4131"/>
    <w:rsid w:val="00A05483"/>
    <w:rsid w:val="00A11325"/>
    <w:rsid w:val="00A1302A"/>
    <w:rsid w:val="00A1307A"/>
    <w:rsid w:val="00A14CB4"/>
    <w:rsid w:val="00A22D59"/>
    <w:rsid w:val="00A35415"/>
    <w:rsid w:val="00A42585"/>
    <w:rsid w:val="00A44440"/>
    <w:rsid w:val="00A522DC"/>
    <w:rsid w:val="00A55266"/>
    <w:rsid w:val="00A61803"/>
    <w:rsid w:val="00A7082A"/>
    <w:rsid w:val="00A7230F"/>
    <w:rsid w:val="00A934F3"/>
    <w:rsid w:val="00AB3266"/>
    <w:rsid w:val="00AB5651"/>
    <w:rsid w:val="00AD5003"/>
    <w:rsid w:val="00AF570C"/>
    <w:rsid w:val="00B054D5"/>
    <w:rsid w:val="00B158BB"/>
    <w:rsid w:val="00B15AE8"/>
    <w:rsid w:val="00B3591E"/>
    <w:rsid w:val="00B4059E"/>
    <w:rsid w:val="00B516BC"/>
    <w:rsid w:val="00B651D5"/>
    <w:rsid w:val="00B708FD"/>
    <w:rsid w:val="00BA256F"/>
    <w:rsid w:val="00BB2C8B"/>
    <w:rsid w:val="00BB7BB0"/>
    <w:rsid w:val="00BE0F66"/>
    <w:rsid w:val="00BF48F8"/>
    <w:rsid w:val="00C02616"/>
    <w:rsid w:val="00C1044D"/>
    <w:rsid w:val="00C149F4"/>
    <w:rsid w:val="00C158F9"/>
    <w:rsid w:val="00C4485B"/>
    <w:rsid w:val="00C50353"/>
    <w:rsid w:val="00C5528A"/>
    <w:rsid w:val="00C61218"/>
    <w:rsid w:val="00C64A37"/>
    <w:rsid w:val="00C6615D"/>
    <w:rsid w:val="00C66B42"/>
    <w:rsid w:val="00C809F1"/>
    <w:rsid w:val="00C86956"/>
    <w:rsid w:val="00C97F29"/>
    <w:rsid w:val="00CA4E70"/>
    <w:rsid w:val="00CB0AF7"/>
    <w:rsid w:val="00CB5BA1"/>
    <w:rsid w:val="00CC57D1"/>
    <w:rsid w:val="00CC71A1"/>
    <w:rsid w:val="00CE1459"/>
    <w:rsid w:val="00CE5C70"/>
    <w:rsid w:val="00D04825"/>
    <w:rsid w:val="00D1427B"/>
    <w:rsid w:val="00D16669"/>
    <w:rsid w:val="00D246FD"/>
    <w:rsid w:val="00D2511E"/>
    <w:rsid w:val="00D45203"/>
    <w:rsid w:val="00D8262C"/>
    <w:rsid w:val="00DB37FF"/>
    <w:rsid w:val="00DD2046"/>
    <w:rsid w:val="00DE3831"/>
    <w:rsid w:val="00DF031A"/>
    <w:rsid w:val="00DF3AAE"/>
    <w:rsid w:val="00E1133D"/>
    <w:rsid w:val="00E1747C"/>
    <w:rsid w:val="00E22CD3"/>
    <w:rsid w:val="00E2663E"/>
    <w:rsid w:val="00E3063A"/>
    <w:rsid w:val="00E412BA"/>
    <w:rsid w:val="00E446EF"/>
    <w:rsid w:val="00E53BEE"/>
    <w:rsid w:val="00E74B10"/>
    <w:rsid w:val="00E90F45"/>
    <w:rsid w:val="00EA31A9"/>
    <w:rsid w:val="00EC4868"/>
    <w:rsid w:val="00EC5365"/>
    <w:rsid w:val="00ED1E16"/>
    <w:rsid w:val="00EE2BEF"/>
    <w:rsid w:val="00EF0C07"/>
    <w:rsid w:val="00EF0E9C"/>
    <w:rsid w:val="00EF38EE"/>
    <w:rsid w:val="00F109B9"/>
    <w:rsid w:val="00F20584"/>
    <w:rsid w:val="00F222C6"/>
    <w:rsid w:val="00F319B2"/>
    <w:rsid w:val="00F32324"/>
    <w:rsid w:val="00F40B61"/>
    <w:rsid w:val="00F43D2D"/>
    <w:rsid w:val="00F4571A"/>
    <w:rsid w:val="00F65806"/>
    <w:rsid w:val="00F720AD"/>
    <w:rsid w:val="00FA2A3E"/>
    <w:rsid w:val="00FA3382"/>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02D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www.cs.toronto.edu/~krueger/csc209h/tut/line-endings.html" TargetMode="External"/><Relationship Id="rId15" Type="http://schemas.openxmlformats.org/officeDocument/2006/relationships/hyperlink" Target="mailto:yourislanderid@hpcm.tamucc.edu" TargetMode="External"/><Relationship Id="rId16" Type="http://schemas.openxmlformats.org/officeDocument/2006/relationships/hyperlink" Target="mailto:yourislanderid@hpcm.tamucc.edu"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ddocent.com/filtering/" TargetMode="External"/><Relationship Id="rId41" Type="http://schemas.openxmlformats.org/officeDocument/2006/relationships/hyperlink" Target="https://github.com/jpuritz/dDocent/tree/master/scripts" TargetMode="External"/><Relationship Id="rId42" Type="http://schemas.openxmlformats.org/officeDocument/2006/relationships/hyperlink" Target="https://sourceforge.net/projects/xming/" TargetMode="External"/><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www.chiark.greenend.org.uk/~sgtatham/putty/download.html" TargetMode="External"/><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thomas.merrick@tamucc.edu" TargetMode="External"/><Relationship Id="rId30" Type="http://schemas.openxmlformats.org/officeDocument/2006/relationships/hyperlink" Target="http://ddocent.com/assembly/" TargetMode="External"/><Relationship Id="rId31" Type="http://schemas.openxmlformats.org/officeDocument/2006/relationships/hyperlink" Target="http://ddocent.com/UserGuide/" TargetMode="External"/><Relationship Id="rId32" Type="http://schemas.openxmlformats.org/officeDocument/2006/relationships/comments" Target="comment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ddocent.com/citing/" TargetMode="External"/><Relationship Id="rId28" Type="http://schemas.openxmlformats.org/officeDocument/2006/relationships/hyperlink" Target="http://ddocent.com/" TargetMode="External"/><Relationship Id="rId29" Type="http://schemas.openxmlformats.org/officeDocument/2006/relationships/hyperlink" Target="http://ddocent.com/quick/"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sils.unc.edu/it-services/servers/using-s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1AF89-124D-AD47-B6E4-4EFB0356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48</Pages>
  <Words>739</Words>
  <Characters>73993</Characters>
  <Application>Microsoft Macintosh Word</Application>
  <DocSecurity>0</DocSecurity>
  <Lines>1479</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RMH</cp:lastModifiedBy>
  <cp:revision>16</cp:revision>
  <cp:lastPrinted>2016-12-29T20:11:00Z</cp:lastPrinted>
  <dcterms:created xsi:type="dcterms:W3CDTF">2017-03-09T15:59:00Z</dcterms:created>
  <dcterms:modified xsi:type="dcterms:W3CDTF">2017-03-09T16:35:00Z</dcterms:modified>
</cp:coreProperties>
</file>